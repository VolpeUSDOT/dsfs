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harts/style1.xml" ContentType="application/vnd.ms-office.chartstyle+xml"/>
  <Override PartName="/word/charts/colors1.xml" ContentType="application/vnd.ms-office.chartcolorstyle+xml"/>
  <Override PartName="/word/charts/style2.xml" ContentType="application/vnd.ms-office.chartstyle+xml"/>
  <Override PartName="/word/charts/colors2.xml" ContentType="application/vnd.ms-office.chartcolorstyle+xml"/>
  <Override PartName="/word/charts/style3.xml" ContentType="application/vnd.ms-office.chartstyle+xml"/>
  <Override PartName="/word/charts/colors3.xml" ContentType="application/vnd.ms-office.chartcolorstyle+xml"/>
  <Override PartName="/word/charts/style4.xml" ContentType="application/vnd.ms-office.chartstyle+xml"/>
  <Override PartName="/word/charts/colors4.xml" ContentType="application/vnd.ms-office.chartcolorstyle+xml"/>
  <Override PartName="/word/charts/style5.xml" ContentType="application/vnd.ms-office.chartstyle+xml"/>
  <Override PartName="/word/charts/colors5.xml" ContentType="application/vnd.ms-office.chartcolorstyle+xml"/>
  <Override PartName="/word/charts/style6.xml" ContentType="application/vnd.ms-office.chartstyle+xml"/>
  <Override PartName="/word/charts/colors6.xml" ContentType="application/vnd.ms-office.chartcolorstyle+xml"/>
  <Override PartName="/word/charts/style7.xml" ContentType="application/vnd.ms-office.chartstyle+xml"/>
  <Override PartName="/word/charts/colors7.xml" ContentType="application/vnd.ms-office.chartcolorstyle+xml"/>
  <Override PartName="/word/charts/style8.xml" ContentType="application/vnd.ms-office.chartstyle+xml"/>
  <Override PartName="/word/charts/colors8.xml" ContentType="application/vnd.ms-office.chartcolorstyle+xml"/>
  <Override PartName="/word/charts/style9.xml" ContentType="application/vnd.ms-office.chartstyle+xml"/>
  <Override PartName="/word/charts/colors9.xml" ContentType="application/vnd.ms-office.chartcolorstyle+xml"/>
  <Override PartName="/word/charts/style10.xml" ContentType="application/vnd.ms-office.chartstyle+xml"/>
  <Override PartName="/word/charts/colors10.xml" ContentType="application/vnd.ms-office.chartcolorstyle+xml"/>
  <Override PartName="/word/charts/style11.xml" ContentType="application/vnd.ms-office.chartstyle+xml"/>
  <Override PartName="/word/charts/colors11.xml" ContentType="application/vnd.ms-office.chartcolorstyle+xml"/>
  <Override PartName="/word/charts/style12.xml" ContentType="application/vnd.ms-office.chartstyle+xml"/>
  <Override PartName="/word/charts/colors12.xml" ContentType="application/vnd.ms-office.chartcolorstyle+xml"/>
  <Override PartName="/word/charts/style13.xml" ContentType="application/vnd.ms-office.chartstyle+xml"/>
  <Override PartName="/word/charts/colors13.xml" ContentType="application/vnd.ms-office.chartcolorstyle+xml"/>
  <Override PartName="/word/charts/style14.xml" ContentType="application/vnd.ms-office.chartstyle+xml"/>
  <Override PartName="/word/charts/colors14.xml" ContentType="application/vnd.ms-office.chartcolorstyle+xml"/>
  <Override PartName="/word/charts/style15.xml" ContentType="application/vnd.ms-office.chartstyle+xml"/>
  <Override PartName="/word/charts/colors15.xml" ContentType="application/vnd.ms-office.chartcolorsty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C27D1F" w14:textId="0A683B09" w:rsidR="00E6503C" w:rsidRDefault="00E6503C" w:rsidP="0043615A">
      <w:pPr>
        <w:jc w:val="center"/>
        <w:rPr>
          <w:b/>
          <w:sz w:val="28"/>
          <w:szCs w:val="28"/>
        </w:rPr>
      </w:pPr>
    </w:p>
    <w:p w14:paraId="5246F2D1" w14:textId="77777777" w:rsidR="00E6503C" w:rsidRDefault="00183B4C" w:rsidP="00F6525F">
      <w:pPr>
        <w:tabs>
          <w:tab w:val="left" w:pos="3240"/>
        </w:tabs>
        <w:rPr>
          <w:b/>
          <w:sz w:val="28"/>
          <w:szCs w:val="28"/>
        </w:rPr>
      </w:pPr>
      <w:r>
        <w:rPr>
          <w:b/>
          <w:sz w:val="28"/>
          <w:szCs w:val="28"/>
        </w:rPr>
        <w:tab/>
      </w:r>
    </w:p>
    <w:p w14:paraId="06DE0CA1" w14:textId="77777777" w:rsidR="00E6503C" w:rsidRDefault="00E6503C" w:rsidP="0043615A">
      <w:pPr>
        <w:jc w:val="center"/>
        <w:rPr>
          <w:b/>
          <w:sz w:val="28"/>
          <w:szCs w:val="28"/>
        </w:rPr>
      </w:pPr>
    </w:p>
    <w:p w14:paraId="0F9721A8" w14:textId="77777777" w:rsidR="00E6503C" w:rsidRDefault="00E6503C" w:rsidP="0043615A">
      <w:pPr>
        <w:jc w:val="center"/>
        <w:rPr>
          <w:b/>
          <w:sz w:val="28"/>
          <w:szCs w:val="28"/>
        </w:rPr>
      </w:pPr>
    </w:p>
    <w:p w14:paraId="33F2E11B" w14:textId="639A60FB" w:rsidR="00E510E3" w:rsidRPr="00530C83" w:rsidRDefault="0043615A" w:rsidP="0043615A">
      <w:pPr>
        <w:jc w:val="center"/>
        <w:rPr>
          <w:b/>
          <w:sz w:val="28"/>
          <w:szCs w:val="28"/>
        </w:rPr>
      </w:pPr>
      <w:r w:rsidRPr="00530C83">
        <w:rPr>
          <w:b/>
          <w:sz w:val="28"/>
          <w:szCs w:val="28"/>
        </w:rPr>
        <w:t>Dynamic Speed Feedback Signs</w:t>
      </w:r>
      <w:r w:rsidR="00E510E3" w:rsidRPr="00530C83">
        <w:rPr>
          <w:b/>
          <w:sz w:val="28"/>
          <w:szCs w:val="28"/>
        </w:rPr>
        <w:t>:</w:t>
      </w:r>
    </w:p>
    <w:p w14:paraId="07B28FB2" w14:textId="77777777" w:rsidR="00E510E3" w:rsidRPr="00530C83" w:rsidRDefault="00E510E3" w:rsidP="0043615A">
      <w:pPr>
        <w:jc w:val="center"/>
        <w:rPr>
          <w:b/>
          <w:sz w:val="28"/>
          <w:szCs w:val="28"/>
        </w:rPr>
      </w:pPr>
      <w:r w:rsidRPr="00530C83">
        <w:rPr>
          <w:b/>
          <w:sz w:val="28"/>
          <w:szCs w:val="28"/>
        </w:rPr>
        <w:t xml:space="preserve"> </w:t>
      </w:r>
    </w:p>
    <w:p w14:paraId="683F4CB2" w14:textId="77777777" w:rsidR="0043615A" w:rsidRPr="00530C83" w:rsidRDefault="00E510E3" w:rsidP="0043615A">
      <w:pPr>
        <w:jc w:val="center"/>
        <w:rPr>
          <w:b/>
          <w:sz w:val="28"/>
          <w:szCs w:val="28"/>
        </w:rPr>
      </w:pPr>
      <w:r w:rsidRPr="00530C83">
        <w:rPr>
          <w:b/>
          <w:sz w:val="28"/>
          <w:szCs w:val="28"/>
        </w:rPr>
        <w:t xml:space="preserve">Method and Summary </w:t>
      </w:r>
      <w:r w:rsidR="001361A7" w:rsidRPr="00530C83">
        <w:rPr>
          <w:b/>
          <w:sz w:val="28"/>
          <w:szCs w:val="28"/>
        </w:rPr>
        <w:t>Conclusions</w:t>
      </w:r>
    </w:p>
    <w:p w14:paraId="5F6E28DF" w14:textId="77777777" w:rsidR="001361A7" w:rsidRPr="00530C83" w:rsidRDefault="001361A7" w:rsidP="0043615A">
      <w:pPr>
        <w:jc w:val="center"/>
        <w:rPr>
          <w:b/>
          <w:sz w:val="28"/>
          <w:szCs w:val="28"/>
        </w:rPr>
      </w:pPr>
    </w:p>
    <w:p w14:paraId="2022D58B" w14:textId="77777777" w:rsidR="001361A7" w:rsidRPr="00530C83" w:rsidRDefault="001361A7" w:rsidP="0043615A">
      <w:pPr>
        <w:jc w:val="center"/>
        <w:rPr>
          <w:b/>
          <w:sz w:val="28"/>
          <w:szCs w:val="28"/>
        </w:rPr>
      </w:pPr>
    </w:p>
    <w:p w14:paraId="736709DD" w14:textId="77777777" w:rsidR="001361A7" w:rsidRPr="00530C83" w:rsidRDefault="001361A7" w:rsidP="0043615A">
      <w:pPr>
        <w:jc w:val="center"/>
      </w:pPr>
    </w:p>
    <w:p w14:paraId="52F2515B" w14:textId="77777777" w:rsidR="00DD71A1" w:rsidRPr="00530C83" w:rsidRDefault="00DD71A1" w:rsidP="00DD71A1"/>
    <w:p w14:paraId="3527E374" w14:textId="77777777" w:rsidR="007879B7" w:rsidRPr="00530C83" w:rsidRDefault="007879B7" w:rsidP="001F46E4">
      <w:pPr>
        <w:jc w:val="center"/>
        <w:rPr>
          <w:b/>
        </w:rPr>
      </w:pPr>
      <w:r w:rsidRPr="00530C83">
        <w:rPr>
          <w:b/>
        </w:rPr>
        <w:t>Donald L. Fisher</w:t>
      </w:r>
    </w:p>
    <w:p w14:paraId="564DB959" w14:textId="77777777" w:rsidR="007879B7" w:rsidRPr="00530C83" w:rsidRDefault="007879B7" w:rsidP="001F46E4">
      <w:pPr>
        <w:jc w:val="center"/>
        <w:rPr>
          <w:b/>
        </w:rPr>
      </w:pPr>
    </w:p>
    <w:p w14:paraId="7ECC6DDC" w14:textId="77777777" w:rsidR="004D2E6B" w:rsidRPr="00530C83" w:rsidRDefault="004D2E6B" w:rsidP="001F46E4">
      <w:pPr>
        <w:jc w:val="center"/>
        <w:rPr>
          <w:b/>
        </w:rPr>
      </w:pPr>
      <w:r w:rsidRPr="00530C83">
        <w:rPr>
          <w:b/>
        </w:rPr>
        <w:t>Andrew Breck</w:t>
      </w:r>
    </w:p>
    <w:p w14:paraId="039F8BA9" w14:textId="77777777" w:rsidR="004D2E6B" w:rsidRPr="00530C83" w:rsidRDefault="004D2E6B" w:rsidP="001F46E4">
      <w:pPr>
        <w:jc w:val="center"/>
        <w:rPr>
          <w:b/>
        </w:rPr>
      </w:pPr>
    </w:p>
    <w:p w14:paraId="1ABD73E4" w14:textId="77777777" w:rsidR="004D2E6B" w:rsidRPr="00530C83" w:rsidRDefault="004D2E6B" w:rsidP="001F46E4">
      <w:pPr>
        <w:jc w:val="center"/>
        <w:rPr>
          <w:b/>
        </w:rPr>
      </w:pPr>
      <w:r w:rsidRPr="00530C83">
        <w:rPr>
          <w:b/>
        </w:rPr>
        <w:t>Olivia Gillham</w:t>
      </w:r>
    </w:p>
    <w:p w14:paraId="7113ACB8" w14:textId="77777777" w:rsidR="004D2E6B" w:rsidRPr="00530C83" w:rsidRDefault="004D2E6B" w:rsidP="001F46E4">
      <w:pPr>
        <w:jc w:val="center"/>
        <w:rPr>
          <w:b/>
        </w:rPr>
      </w:pPr>
    </w:p>
    <w:p w14:paraId="1AD60635" w14:textId="77777777" w:rsidR="004D2E6B" w:rsidRPr="00530C83" w:rsidRDefault="004D2E6B" w:rsidP="001F46E4">
      <w:pPr>
        <w:jc w:val="center"/>
        <w:rPr>
          <w:b/>
        </w:rPr>
      </w:pPr>
      <w:r w:rsidRPr="00530C83">
        <w:rPr>
          <w:b/>
        </w:rPr>
        <w:t>Daniel Flynn</w:t>
      </w:r>
    </w:p>
    <w:p w14:paraId="1FB8E05E" w14:textId="77777777" w:rsidR="004D2E6B" w:rsidRPr="00530C83" w:rsidRDefault="004D2E6B" w:rsidP="001F46E4">
      <w:pPr>
        <w:jc w:val="center"/>
        <w:rPr>
          <w:b/>
        </w:rPr>
      </w:pPr>
    </w:p>
    <w:p w14:paraId="12844A12" w14:textId="77777777" w:rsidR="00DD71A1" w:rsidRPr="00530C83" w:rsidRDefault="00DD71A1" w:rsidP="00DD71A1"/>
    <w:p w14:paraId="781A58CC" w14:textId="77777777" w:rsidR="00DD71A1" w:rsidRPr="00530C83" w:rsidRDefault="00DD71A1" w:rsidP="00DD71A1"/>
    <w:p w14:paraId="25CD7628" w14:textId="77777777" w:rsidR="00DD71A1" w:rsidRPr="00530C83" w:rsidRDefault="00DD71A1" w:rsidP="00DD71A1"/>
    <w:p w14:paraId="563AB3AC" w14:textId="77777777" w:rsidR="00DD71A1" w:rsidRPr="00530C83" w:rsidRDefault="00DD71A1" w:rsidP="00DD71A1"/>
    <w:p w14:paraId="250BB0D7" w14:textId="016F5D40" w:rsidR="00DD71A1" w:rsidRPr="00530C83" w:rsidRDefault="00177165" w:rsidP="001F46E4">
      <w:pPr>
        <w:jc w:val="center"/>
        <w:rPr>
          <w:b/>
        </w:rPr>
      </w:pPr>
      <w:r>
        <w:rPr>
          <w:b/>
        </w:rPr>
        <w:t>May</w:t>
      </w:r>
      <w:r w:rsidR="004D2E6B" w:rsidRPr="00530C83">
        <w:rPr>
          <w:b/>
        </w:rPr>
        <w:t xml:space="preserve"> 2017</w:t>
      </w:r>
    </w:p>
    <w:p w14:paraId="4C8BFC66" w14:textId="77777777" w:rsidR="004D2E6B" w:rsidRPr="00530C83" w:rsidRDefault="004D2E6B" w:rsidP="00DD71A1"/>
    <w:p w14:paraId="315EBC28" w14:textId="77777777" w:rsidR="004D2E6B" w:rsidRPr="00530C83" w:rsidRDefault="004D2E6B" w:rsidP="00DD71A1"/>
    <w:p w14:paraId="1A6521FA" w14:textId="77777777" w:rsidR="004D2E6B" w:rsidRPr="00530C83" w:rsidRDefault="004D2E6B" w:rsidP="00DD71A1"/>
    <w:p w14:paraId="34D52653" w14:textId="77777777" w:rsidR="004D2E6B" w:rsidRPr="00530C83" w:rsidRDefault="004D2E6B" w:rsidP="00DD71A1"/>
    <w:p w14:paraId="702C01F6" w14:textId="77777777" w:rsidR="004D2E6B" w:rsidRPr="00530C83" w:rsidRDefault="004D2E6B" w:rsidP="001F46E4">
      <w:pPr>
        <w:jc w:val="center"/>
        <w:rPr>
          <w:b/>
        </w:rPr>
      </w:pPr>
      <w:r w:rsidRPr="00530C83">
        <w:rPr>
          <w:b/>
        </w:rPr>
        <w:t>Volpe Nation</w:t>
      </w:r>
      <w:r w:rsidR="00E6503C" w:rsidRPr="00530C83">
        <w:rPr>
          <w:b/>
        </w:rPr>
        <w:t>al</w:t>
      </w:r>
      <w:r w:rsidRPr="00530C83">
        <w:rPr>
          <w:b/>
        </w:rPr>
        <w:t xml:space="preserve"> Transportation Systems Center</w:t>
      </w:r>
    </w:p>
    <w:p w14:paraId="635422F7" w14:textId="77777777" w:rsidR="004D2E6B" w:rsidRPr="00530C83" w:rsidRDefault="004D2E6B" w:rsidP="001F46E4">
      <w:pPr>
        <w:jc w:val="center"/>
        <w:rPr>
          <w:b/>
        </w:rPr>
      </w:pPr>
      <w:r w:rsidRPr="00530C83">
        <w:rPr>
          <w:b/>
        </w:rPr>
        <w:t>55 Broadway</w:t>
      </w:r>
    </w:p>
    <w:p w14:paraId="2DCE4D73" w14:textId="77777777" w:rsidR="004D2E6B" w:rsidRPr="00530C83" w:rsidRDefault="004D2E6B" w:rsidP="001F46E4">
      <w:pPr>
        <w:jc w:val="center"/>
        <w:rPr>
          <w:b/>
        </w:rPr>
      </w:pPr>
      <w:r w:rsidRPr="00530C83">
        <w:rPr>
          <w:b/>
        </w:rPr>
        <w:t>Cambridge, MA 021</w:t>
      </w:r>
      <w:r w:rsidR="00E6503C" w:rsidRPr="00530C83">
        <w:rPr>
          <w:b/>
        </w:rPr>
        <w:t>14</w:t>
      </w:r>
    </w:p>
    <w:p w14:paraId="5E7E07F2" w14:textId="77777777" w:rsidR="00DD71A1" w:rsidRPr="00530C83" w:rsidRDefault="00DD71A1" w:rsidP="00DD71A1"/>
    <w:p w14:paraId="2403C095" w14:textId="77777777" w:rsidR="00DD71A1" w:rsidRPr="00530C83" w:rsidRDefault="00DD71A1">
      <w:pPr>
        <w:spacing w:after="160" w:line="259" w:lineRule="auto"/>
        <w:rPr>
          <w:rFonts w:eastAsia="Times New Roman"/>
        </w:rPr>
      </w:pPr>
      <w:r w:rsidRPr="00530C83">
        <w:rPr>
          <w:rFonts w:eastAsia="Times New Roman"/>
        </w:rPr>
        <w:br w:type="page"/>
      </w:r>
    </w:p>
    <w:p w14:paraId="3EFFDCA9" w14:textId="77777777" w:rsidR="00DD71A1" w:rsidRPr="00530C83" w:rsidRDefault="00DD71A1">
      <w:pPr>
        <w:spacing w:after="160" w:line="259" w:lineRule="auto"/>
        <w:rPr>
          <w:rFonts w:eastAsia="Times New Roman"/>
        </w:rPr>
      </w:pPr>
    </w:p>
    <w:p w14:paraId="78C112A3" w14:textId="77777777" w:rsidR="00E36875" w:rsidRPr="00530C83" w:rsidRDefault="00E36875">
      <w:pPr>
        <w:spacing w:after="160" w:line="259" w:lineRule="auto"/>
        <w:rPr>
          <w:rFonts w:eastAsia="Times New Roman"/>
        </w:rPr>
      </w:pPr>
    </w:p>
    <w:sdt>
      <w:sdtPr>
        <w:rPr>
          <w:rFonts w:eastAsiaTheme="minorHAnsi" w:cs="Times New Roman"/>
          <w:b w:val="0"/>
          <w:sz w:val="24"/>
          <w:szCs w:val="24"/>
        </w:rPr>
        <w:id w:val="-695843618"/>
        <w:docPartObj>
          <w:docPartGallery w:val="Table of Contents"/>
          <w:docPartUnique/>
        </w:docPartObj>
      </w:sdtPr>
      <w:sdtEndPr>
        <w:rPr>
          <w:bCs/>
          <w:noProof/>
        </w:rPr>
      </w:sdtEndPr>
      <w:sdtContent>
        <w:p w14:paraId="21F4EFDA" w14:textId="77777777" w:rsidR="00E36875" w:rsidRPr="00530C83" w:rsidRDefault="00E36875">
          <w:pPr>
            <w:pStyle w:val="TOCHeading"/>
          </w:pPr>
          <w:r w:rsidRPr="00530C83">
            <w:t>Table of Contents</w:t>
          </w:r>
        </w:p>
        <w:p w14:paraId="3971D834" w14:textId="77777777" w:rsidR="000F3047" w:rsidRDefault="00CD546C">
          <w:pPr>
            <w:pStyle w:val="TOC1"/>
            <w:tabs>
              <w:tab w:val="left" w:pos="480"/>
              <w:tab w:val="right" w:leader="dot" w:pos="9350"/>
            </w:tabs>
            <w:rPr>
              <w:rFonts w:asciiTheme="minorHAnsi" w:eastAsiaTheme="minorEastAsia" w:hAnsiTheme="minorHAnsi" w:cstheme="minorBidi"/>
              <w:noProof/>
              <w:sz w:val="22"/>
              <w:szCs w:val="22"/>
            </w:rPr>
          </w:pPr>
          <w:r w:rsidRPr="00530C83">
            <w:fldChar w:fldCharType="begin"/>
          </w:r>
          <w:r w:rsidRPr="00530C83">
            <w:instrText xml:space="preserve"> TOC \o "1-2" \h \z \u </w:instrText>
          </w:r>
          <w:r w:rsidRPr="00530C83">
            <w:fldChar w:fldCharType="separate"/>
          </w:r>
          <w:hyperlink w:anchor="_Toc478394843" w:history="1">
            <w:r w:rsidR="000F3047" w:rsidRPr="00523B29">
              <w:rPr>
                <w:rStyle w:val="Hyperlink"/>
                <w:rFonts w:eastAsia="Times New Roman"/>
                <w:noProof/>
              </w:rPr>
              <w:t>1</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Abstract</w:t>
            </w:r>
            <w:r w:rsidR="000F3047">
              <w:rPr>
                <w:noProof/>
                <w:webHidden/>
              </w:rPr>
              <w:tab/>
            </w:r>
            <w:r w:rsidR="000F3047">
              <w:rPr>
                <w:noProof/>
                <w:webHidden/>
              </w:rPr>
              <w:fldChar w:fldCharType="begin"/>
            </w:r>
            <w:r w:rsidR="000F3047">
              <w:rPr>
                <w:noProof/>
                <w:webHidden/>
              </w:rPr>
              <w:instrText xml:space="preserve"> PAGEREF _Toc478394843 \h </w:instrText>
            </w:r>
            <w:r w:rsidR="000F3047">
              <w:rPr>
                <w:noProof/>
                <w:webHidden/>
              </w:rPr>
            </w:r>
            <w:r w:rsidR="000F3047">
              <w:rPr>
                <w:noProof/>
                <w:webHidden/>
              </w:rPr>
              <w:fldChar w:fldCharType="separate"/>
            </w:r>
            <w:r w:rsidR="004055C6">
              <w:rPr>
                <w:noProof/>
                <w:webHidden/>
              </w:rPr>
              <w:t>4</w:t>
            </w:r>
            <w:r w:rsidR="000F3047">
              <w:rPr>
                <w:noProof/>
                <w:webHidden/>
              </w:rPr>
              <w:fldChar w:fldCharType="end"/>
            </w:r>
          </w:hyperlink>
        </w:p>
        <w:p w14:paraId="5F801875"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44" w:history="1">
            <w:r w:rsidR="000F3047" w:rsidRPr="00523B29">
              <w:rPr>
                <w:rStyle w:val="Hyperlink"/>
                <w:rFonts w:eastAsia="Times New Roman"/>
                <w:noProof/>
              </w:rPr>
              <w:t>2</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Introduction</w:t>
            </w:r>
            <w:r w:rsidR="000F3047">
              <w:rPr>
                <w:noProof/>
                <w:webHidden/>
              </w:rPr>
              <w:tab/>
            </w:r>
            <w:r w:rsidR="000F3047">
              <w:rPr>
                <w:noProof/>
                <w:webHidden/>
              </w:rPr>
              <w:fldChar w:fldCharType="begin"/>
            </w:r>
            <w:r w:rsidR="000F3047">
              <w:rPr>
                <w:noProof/>
                <w:webHidden/>
              </w:rPr>
              <w:instrText xml:space="preserve"> PAGEREF _Toc478394844 \h </w:instrText>
            </w:r>
            <w:r w:rsidR="000F3047">
              <w:rPr>
                <w:noProof/>
                <w:webHidden/>
              </w:rPr>
            </w:r>
            <w:r w:rsidR="000F3047">
              <w:rPr>
                <w:noProof/>
                <w:webHidden/>
              </w:rPr>
              <w:fldChar w:fldCharType="separate"/>
            </w:r>
            <w:r w:rsidR="004055C6">
              <w:rPr>
                <w:noProof/>
                <w:webHidden/>
              </w:rPr>
              <w:t>5</w:t>
            </w:r>
            <w:r w:rsidR="000F3047">
              <w:rPr>
                <w:noProof/>
                <w:webHidden/>
              </w:rPr>
              <w:fldChar w:fldCharType="end"/>
            </w:r>
          </w:hyperlink>
        </w:p>
        <w:p w14:paraId="50372AFA"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45" w:history="1">
            <w:r w:rsidR="000F3047" w:rsidRPr="00523B29">
              <w:rPr>
                <w:rStyle w:val="Hyperlink"/>
                <w:noProof/>
                <w14:scene3d>
                  <w14:camera w14:prst="orthographicFront"/>
                  <w14:lightRig w14:rig="threePt" w14:dir="t">
                    <w14:rot w14:lat="0" w14:lon="0" w14:rev="0"/>
                  </w14:lightRig>
                </w14:scene3d>
              </w:rPr>
              <w:t>2.1</w:t>
            </w:r>
            <w:r w:rsidR="000F3047">
              <w:rPr>
                <w:rFonts w:asciiTheme="minorHAnsi" w:eastAsiaTheme="minorEastAsia" w:hAnsiTheme="minorHAnsi" w:cstheme="minorBidi"/>
                <w:noProof/>
                <w:sz w:val="22"/>
                <w:szCs w:val="22"/>
              </w:rPr>
              <w:tab/>
            </w:r>
            <w:r w:rsidR="000F3047" w:rsidRPr="00523B29">
              <w:rPr>
                <w:rStyle w:val="Hyperlink"/>
                <w:noProof/>
              </w:rPr>
              <w:t>Background</w:t>
            </w:r>
            <w:r w:rsidR="000F3047">
              <w:rPr>
                <w:noProof/>
                <w:webHidden/>
              </w:rPr>
              <w:tab/>
            </w:r>
            <w:r w:rsidR="000F3047">
              <w:rPr>
                <w:noProof/>
                <w:webHidden/>
              </w:rPr>
              <w:fldChar w:fldCharType="begin"/>
            </w:r>
            <w:r w:rsidR="000F3047">
              <w:rPr>
                <w:noProof/>
                <w:webHidden/>
              </w:rPr>
              <w:instrText xml:space="preserve"> PAGEREF _Toc478394845 \h </w:instrText>
            </w:r>
            <w:r w:rsidR="000F3047">
              <w:rPr>
                <w:noProof/>
                <w:webHidden/>
              </w:rPr>
            </w:r>
            <w:r w:rsidR="000F3047">
              <w:rPr>
                <w:noProof/>
                <w:webHidden/>
              </w:rPr>
              <w:fldChar w:fldCharType="separate"/>
            </w:r>
            <w:r w:rsidR="004055C6">
              <w:rPr>
                <w:noProof/>
                <w:webHidden/>
              </w:rPr>
              <w:t>5</w:t>
            </w:r>
            <w:r w:rsidR="000F3047">
              <w:rPr>
                <w:noProof/>
                <w:webHidden/>
              </w:rPr>
              <w:fldChar w:fldCharType="end"/>
            </w:r>
          </w:hyperlink>
        </w:p>
        <w:p w14:paraId="6F7896ED"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46" w:history="1">
            <w:r w:rsidR="000F3047" w:rsidRPr="00523B29">
              <w:rPr>
                <w:rStyle w:val="Hyperlink"/>
                <w:noProof/>
                <w14:scene3d>
                  <w14:camera w14:prst="orthographicFront"/>
                  <w14:lightRig w14:rig="threePt" w14:dir="t">
                    <w14:rot w14:lat="0" w14:lon="0" w14:rev="0"/>
                  </w14:lightRig>
                </w14:scene3d>
              </w:rPr>
              <w:t>2.2</w:t>
            </w:r>
            <w:r w:rsidR="000F3047">
              <w:rPr>
                <w:rFonts w:asciiTheme="minorHAnsi" w:eastAsiaTheme="minorEastAsia" w:hAnsiTheme="minorHAnsi" w:cstheme="minorBidi"/>
                <w:noProof/>
                <w:sz w:val="22"/>
                <w:szCs w:val="22"/>
              </w:rPr>
              <w:tab/>
            </w:r>
            <w:r w:rsidR="000F3047" w:rsidRPr="00523B29">
              <w:rPr>
                <w:rStyle w:val="Hyperlink"/>
                <w:noProof/>
              </w:rPr>
              <w:t>Objective</w:t>
            </w:r>
            <w:r w:rsidR="000F3047">
              <w:rPr>
                <w:noProof/>
                <w:webHidden/>
              </w:rPr>
              <w:tab/>
            </w:r>
            <w:r w:rsidR="000F3047">
              <w:rPr>
                <w:noProof/>
                <w:webHidden/>
              </w:rPr>
              <w:fldChar w:fldCharType="begin"/>
            </w:r>
            <w:r w:rsidR="000F3047">
              <w:rPr>
                <w:noProof/>
                <w:webHidden/>
              </w:rPr>
              <w:instrText xml:space="preserve"> PAGEREF _Toc478394846 \h </w:instrText>
            </w:r>
            <w:r w:rsidR="000F3047">
              <w:rPr>
                <w:noProof/>
                <w:webHidden/>
              </w:rPr>
            </w:r>
            <w:r w:rsidR="000F3047">
              <w:rPr>
                <w:noProof/>
                <w:webHidden/>
              </w:rPr>
              <w:fldChar w:fldCharType="separate"/>
            </w:r>
            <w:r w:rsidR="004055C6">
              <w:rPr>
                <w:noProof/>
                <w:webHidden/>
              </w:rPr>
              <w:t>5</w:t>
            </w:r>
            <w:r w:rsidR="000F3047">
              <w:rPr>
                <w:noProof/>
                <w:webHidden/>
              </w:rPr>
              <w:fldChar w:fldCharType="end"/>
            </w:r>
          </w:hyperlink>
        </w:p>
        <w:p w14:paraId="004307B3"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47" w:history="1">
            <w:r w:rsidR="000F3047" w:rsidRPr="00523B29">
              <w:rPr>
                <w:rStyle w:val="Hyperlink"/>
                <w:noProof/>
                <w14:scene3d>
                  <w14:camera w14:prst="orthographicFront"/>
                  <w14:lightRig w14:rig="threePt" w14:dir="t">
                    <w14:rot w14:lat="0" w14:lon="0" w14:rev="0"/>
                  </w14:lightRig>
                </w14:scene3d>
              </w:rPr>
              <w:t>2.3</w:t>
            </w:r>
            <w:r w:rsidR="000F3047">
              <w:rPr>
                <w:rFonts w:asciiTheme="minorHAnsi" w:eastAsiaTheme="minorEastAsia" w:hAnsiTheme="minorHAnsi" w:cstheme="minorBidi"/>
                <w:noProof/>
                <w:sz w:val="22"/>
                <w:szCs w:val="22"/>
              </w:rPr>
              <w:tab/>
            </w:r>
            <w:r w:rsidR="000F3047" w:rsidRPr="00523B29">
              <w:rPr>
                <w:rStyle w:val="Hyperlink"/>
                <w:noProof/>
              </w:rPr>
              <w:t>Summary of Findings</w:t>
            </w:r>
            <w:r w:rsidR="000F3047">
              <w:rPr>
                <w:noProof/>
                <w:webHidden/>
              </w:rPr>
              <w:tab/>
            </w:r>
            <w:r w:rsidR="000F3047">
              <w:rPr>
                <w:noProof/>
                <w:webHidden/>
              </w:rPr>
              <w:fldChar w:fldCharType="begin"/>
            </w:r>
            <w:r w:rsidR="000F3047">
              <w:rPr>
                <w:noProof/>
                <w:webHidden/>
              </w:rPr>
              <w:instrText xml:space="preserve"> PAGEREF _Toc478394847 \h </w:instrText>
            </w:r>
            <w:r w:rsidR="000F3047">
              <w:rPr>
                <w:noProof/>
                <w:webHidden/>
              </w:rPr>
            </w:r>
            <w:r w:rsidR="000F3047">
              <w:rPr>
                <w:noProof/>
                <w:webHidden/>
              </w:rPr>
              <w:fldChar w:fldCharType="separate"/>
            </w:r>
            <w:r w:rsidR="004055C6">
              <w:rPr>
                <w:noProof/>
                <w:webHidden/>
              </w:rPr>
              <w:t>6</w:t>
            </w:r>
            <w:r w:rsidR="000F3047">
              <w:rPr>
                <w:noProof/>
                <w:webHidden/>
              </w:rPr>
              <w:fldChar w:fldCharType="end"/>
            </w:r>
          </w:hyperlink>
        </w:p>
        <w:p w14:paraId="268B0C69"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48" w:history="1">
            <w:r w:rsidR="000F3047" w:rsidRPr="00523B29">
              <w:rPr>
                <w:rStyle w:val="Hyperlink"/>
                <w:rFonts w:eastAsia="Times New Roman"/>
                <w:noProof/>
              </w:rPr>
              <w:t>3</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Literature Search Methods</w:t>
            </w:r>
            <w:r w:rsidR="000F3047">
              <w:rPr>
                <w:noProof/>
                <w:webHidden/>
              </w:rPr>
              <w:tab/>
            </w:r>
            <w:r w:rsidR="000F3047">
              <w:rPr>
                <w:noProof/>
                <w:webHidden/>
              </w:rPr>
              <w:fldChar w:fldCharType="begin"/>
            </w:r>
            <w:r w:rsidR="000F3047">
              <w:rPr>
                <w:noProof/>
                <w:webHidden/>
              </w:rPr>
              <w:instrText xml:space="preserve"> PAGEREF _Toc478394848 \h </w:instrText>
            </w:r>
            <w:r w:rsidR="000F3047">
              <w:rPr>
                <w:noProof/>
                <w:webHidden/>
              </w:rPr>
            </w:r>
            <w:r w:rsidR="000F3047">
              <w:rPr>
                <w:noProof/>
                <w:webHidden/>
              </w:rPr>
              <w:fldChar w:fldCharType="separate"/>
            </w:r>
            <w:r w:rsidR="004055C6">
              <w:rPr>
                <w:noProof/>
                <w:webHidden/>
              </w:rPr>
              <w:t>7</w:t>
            </w:r>
            <w:r w:rsidR="000F3047">
              <w:rPr>
                <w:noProof/>
                <w:webHidden/>
              </w:rPr>
              <w:fldChar w:fldCharType="end"/>
            </w:r>
          </w:hyperlink>
        </w:p>
        <w:p w14:paraId="3F67DC55"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49" w:history="1">
            <w:r w:rsidR="000F3047" w:rsidRPr="00523B29">
              <w:rPr>
                <w:rStyle w:val="Hyperlink"/>
                <w:noProof/>
                <w14:scene3d>
                  <w14:camera w14:prst="orthographicFront"/>
                  <w14:lightRig w14:rig="threePt" w14:dir="t">
                    <w14:rot w14:lat="0" w14:lon="0" w14:rev="0"/>
                  </w14:lightRig>
                </w14:scene3d>
              </w:rPr>
              <w:t>3.1</w:t>
            </w:r>
            <w:r w:rsidR="000F3047">
              <w:rPr>
                <w:rFonts w:asciiTheme="minorHAnsi" w:eastAsiaTheme="minorEastAsia" w:hAnsiTheme="minorHAnsi" w:cstheme="minorBidi"/>
                <w:noProof/>
                <w:sz w:val="22"/>
                <w:szCs w:val="22"/>
              </w:rPr>
              <w:tab/>
            </w:r>
            <w:r w:rsidR="000F3047" w:rsidRPr="00523B29">
              <w:rPr>
                <w:rStyle w:val="Hyperlink"/>
                <w:noProof/>
              </w:rPr>
              <w:t>Search Words and Phrases</w:t>
            </w:r>
            <w:r w:rsidR="000F3047">
              <w:rPr>
                <w:noProof/>
                <w:webHidden/>
              </w:rPr>
              <w:tab/>
            </w:r>
            <w:r w:rsidR="000F3047">
              <w:rPr>
                <w:noProof/>
                <w:webHidden/>
              </w:rPr>
              <w:fldChar w:fldCharType="begin"/>
            </w:r>
            <w:r w:rsidR="000F3047">
              <w:rPr>
                <w:noProof/>
                <w:webHidden/>
              </w:rPr>
              <w:instrText xml:space="preserve"> PAGEREF _Toc478394849 \h </w:instrText>
            </w:r>
            <w:r w:rsidR="000F3047">
              <w:rPr>
                <w:noProof/>
                <w:webHidden/>
              </w:rPr>
            </w:r>
            <w:r w:rsidR="000F3047">
              <w:rPr>
                <w:noProof/>
                <w:webHidden/>
              </w:rPr>
              <w:fldChar w:fldCharType="separate"/>
            </w:r>
            <w:r w:rsidR="004055C6">
              <w:rPr>
                <w:noProof/>
                <w:webHidden/>
              </w:rPr>
              <w:t>7</w:t>
            </w:r>
            <w:r w:rsidR="000F3047">
              <w:rPr>
                <w:noProof/>
                <w:webHidden/>
              </w:rPr>
              <w:fldChar w:fldCharType="end"/>
            </w:r>
          </w:hyperlink>
        </w:p>
        <w:p w14:paraId="0E7C75FC"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50" w:history="1">
            <w:r w:rsidR="000F3047" w:rsidRPr="00523B29">
              <w:rPr>
                <w:rStyle w:val="Hyperlink"/>
                <w:noProof/>
                <w14:scene3d>
                  <w14:camera w14:prst="orthographicFront"/>
                  <w14:lightRig w14:rig="threePt" w14:dir="t">
                    <w14:rot w14:lat="0" w14:lon="0" w14:rev="0"/>
                  </w14:lightRig>
                </w14:scene3d>
              </w:rPr>
              <w:t>3.2</w:t>
            </w:r>
            <w:r w:rsidR="000F3047">
              <w:rPr>
                <w:rFonts w:asciiTheme="minorHAnsi" w:eastAsiaTheme="minorEastAsia" w:hAnsiTheme="minorHAnsi" w:cstheme="minorBidi"/>
                <w:noProof/>
                <w:sz w:val="22"/>
                <w:szCs w:val="22"/>
              </w:rPr>
              <w:tab/>
            </w:r>
            <w:r w:rsidR="000F3047" w:rsidRPr="00523B29">
              <w:rPr>
                <w:rStyle w:val="Hyperlink"/>
                <w:noProof/>
              </w:rPr>
              <w:t>Results of Search</w:t>
            </w:r>
            <w:r w:rsidR="000F3047">
              <w:rPr>
                <w:noProof/>
                <w:webHidden/>
              </w:rPr>
              <w:tab/>
            </w:r>
            <w:r w:rsidR="000F3047">
              <w:rPr>
                <w:noProof/>
                <w:webHidden/>
              </w:rPr>
              <w:fldChar w:fldCharType="begin"/>
            </w:r>
            <w:r w:rsidR="000F3047">
              <w:rPr>
                <w:noProof/>
                <w:webHidden/>
              </w:rPr>
              <w:instrText xml:space="preserve"> PAGEREF _Toc478394850 \h </w:instrText>
            </w:r>
            <w:r w:rsidR="000F3047">
              <w:rPr>
                <w:noProof/>
                <w:webHidden/>
              </w:rPr>
            </w:r>
            <w:r w:rsidR="000F3047">
              <w:rPr>
                <w:noProof/>
                <w:webHidden/>
              </w:rPr>
              <w:fldChar w:fldCharType="separate"/>
            </w:r>
            <w:r w:rsidR="004055C6">
              <w:rPr>
                <w:noProof/>
                <w:webHidden/>
              </w:rPr>
              <w:t>8</w:t>
            </w:r>
            <w:r w:rsidR="000F3047">
              <w:rPr>
                <w:noProof/>
                <w:webHidden/>
              </w:rPr>
              <w:fldChar w:fldCharType="end"/>
            </w:r>
          </w:hyperlink>
        </w:p>
        <w:p w14:paraId="57C6F480"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51" w:history="1">
            <w:r w:rsidR="000F3047" w:rsidRPr="00523B29">
              <w:rPr>
                <w:rStyle w:val="Hyperlink"/>
                <w:noProof/>
              </w:rPr>
              <w:t>4</w:t>
            </w:r>
            <w:r w:rsidR="000F3047">
              <w:rPr>
                <w:rFonts w:asciiTheme="minorHAnsi" w:eastAsiaTheme="minorEastAsia" w:hAnsiTheme="minorHAnsi" w:cstheme="minorBidi"/>
                <w:noProof/>
                <w:sz w:val="22"/>
                <w:szCs w:val="22"/>
              </w:rPr>
              <w:tab/>
            </w:r>
            <w:r w:rsidR="000F3047" w:rsidRPr="00523B29">
              <w:rPr>
                <w:rStyle w:val="Hyperlink"/>
                <w:noProof/>
              </w:rPr>
              <w:t>Types of Dynamic Feedback Signs</w:t>
            </w:r>
            <w:r w:rsidR="000F3047">
              <w:rPr>
                <w:noProof/>
                <w:webHidden/>
              </w:rPr>
              <w:tab/>
            </w:r>
            <w:r w:rsidR="000F3047">
              <w:rPr>
                <w:noProof/>
                <w:webHidden/>
              </w:rPr>
              <w:fldChar w:fldCharType="begin"/>
            </w:r>
            <w:r w:rsidR="000F3047">
              <w:rPr>
                <w:noProof/>
                <w:webHidden/>
              </w:rPr>
              <w:instrText xml:space="preserve"> PAGEREF _Toc478394851 \h </w:instrText>
            </w:r>
            <w:r w:rsidR="000F3047">
              <w:rPr>
                <w:noProof/>
                <w:webHidden/>
              </w:rPr>
            </w:r>
            <w:r w:rsidR="000F3047">
              <w:rPr>
                <w:noProof/>
                <w:webHidden/>
              </w:rPr>
              <w:fldChar w:fldCharType="separate"/>
            </w:r>
            <w:r w:rsidR="004055C6">
              <w:rPr>
                <w:noProof/>
                <w:webHidden/>
              </w:rPr>
              <w:t>10</w:t>
            </w:r>
            <w:r w:rsidR="000F3047">
              <w:rPr>
                <w:noProof/>
                <w:webHidden/>
              </w:rPr>
              <w:fldChar w:fldCharType="end"/>
            </w:r>
          </w:hyperlink>
        </w:p>
        <w:p w14:paraId="069EB5EF"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52" w:history="1">
            <w:r w:rsidR="000F3047" w:rsidRPr="00523B29">
              <w:rPr>
                <w:rStyle w:val="Hyperlink"/>
                <w:noProof/>
              </w:rPr>
              <w:t>5</w:t>
            </w:r>
            <w:r w:rsidR="000F3047">
              <w:rPr>
                <w:rFonts w:asciiTheme="minorHAnsi" w:eastAsiaTheme="minorEastAsia" w:hAnsiTheme="minorHAnsi" w:cstheme="minorBidi"/>
                <w:noProof/>
                <w:sz w:val="22"/>
                <w:szCs w:val="22"/>
              </w:rPr>
              <w:tab/>
            </w:r>
            <w:r w:rsidR="000F3047" w:rsidRPr="00523B29">
              <w:rPr>
                <w:rStyle w:val="Hyperlink"/>
                <w:noProof/>
              </w:rPr>
              <w:t>Article Review Template</w:t>
            </w:r>
            <w:r w:rsidR="000F3047">
              <w:rPr>
                <w:noProof/>
                <w:webHidden/>
              </w:rPr>
              <w:tab/>
            </w:r>
            <w:r w:rsidR="000F3047">
              <w:rPr>
                <w:noProof/>
                <w:webHidden/>
              </w:rPr>
              <w:fldChar w:fldCharType="begin"/>
            </w:r>
            <w:r w:rsidR="000F3047">
              <w:rPr>
                <w:noProof/>
                <w:webHidden/>
              </w:rPr>
              <w:instrText xml:space="preserve"> PAGEREF _Toc478394852 \h </w:instrText>
            </w:r>
            <w:r w:rsidR="000F3047">
              <w:rPr>
                <w:noProof/>
                <w:webHidden/>
              </w:rPr>
            </w:r>
            <w:r w:rsidR="000F3047">
              <w:rPr>
                <w:noProof/>
                <w:webHidden/>
              </w:rPr>
              <w:fldChar w:fldCharType="separate"/>
            </w:r>
            <w:r w:rsidR="004055C6">
              <w:rPr>
                <w:noProof/>
                <w:webHidden/>
              </w:rPr>
              <w:t>11</w:t>
            </w:r>
            <w:r w:rsidR="000F3047">
              <w:rPr>
                <w:noProof/>
                <w:webHidden/>
              </w:rPr>
              <w:fldChar w:fldCharType="end"/>
            </w:r>
          </w:hyperlink>
        </w:p>
        <w:p w14:paraId="11B646BA"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53" w:history="1">
            <w:r w:rsidR="000F3047" w:rsidRPr="00523B29">
              <w:rPr>
                <w:rStyle w:val="Hyperlink"/>
                <w:noProof/>
              </w:rPr>
              <w:t>6</w:t>
            </w:r>
            <w:r w:rsidR="000F3047">
              <w:rPr>
                <w:rFonts w:asciiTheme="minorHAnsi" w:eastAsiaTheme="minorEastAsia" w:hAnsiTheme="minorHAnsi" w:cstheme="minorBidi"/>
                <w:noProof/>
                <w:sz w:val="22"/>
                <w:szCs w:val="22"/>
              </w:rPr>
              <w:tab/>
            </w:r>
            <w:r w:rsidR="000F3047" w:rsidRPr="00523B29">
              <w:rPr>
                <w:rStyle w:val="Hyperlink"/>
                <w:noProof/>
              </w:rPr>
              <w:t>Vote-count Summary</w:t>
            </w:r>
            <w:r w:rsidR="000F3047">
              <w:rPr>
                <w:noProof/>
                <w:webHidden/>
              </w:rPr>
              <w:tab/>
            </w:r>
            <w:r w:rsidR="000F3047">
              <w:rPr>
                <w:noProof/>
                <w:webHidden/>
              </w:rPr>
              <w:fldChar w:fldCharType="begin"/>
            </w:r>
            <w:r w:rsidR="000F3047">
              <w:rPr>
                <w:noProof/>
                <w:webHidden/>
              </w:rPr>
              <w:instrText xml:space="preserve"> PAGEREF _Toc478394853 \h </w:instrText>
            </w:r>
            <w:r w:rsidR="000F3047">
              <w:rPr>
                <w:noProof/>
                <w:webHidden/>
              </w:rPr>
            </w:r>
            <w:r w:rsidR="000F3047">
              <w:rPr>
                <w:noProof/>
                <w:webHidden/>
              </w:rPr>
              <w:fldChar w:fldCharType="separate"/>
            </w:r>
            <w:r w:rsidR="004055C6">
              <w:rPr>
                <w:noProof/>
                <w:webHidden/>
              </w:rPr>
              <w:t>11</w:t>
            </w:r>
            <w:r w:rsidR="000F3047">
              <w:rPr>
                <w:noProof/>
                <w:webHidden/>
              </w:rPr>
              <w:fldChar w:fldCharType="end"/>
            </w:r>
          </w:hyperlink>
        </w:p>
        <w:p w14:paraId="18C40A31"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54" w:history="1">
            <w:r w:rsidR="000F3047" w:rsidRPr="00523B29">
              <w:rPr>
                <w:rStyle w:val="Hyperlink"/>
                <w:rFonts w:eastAsia="Times New Roman"/>
                <w:noProof/>
                <w14:scene3d>
                  <w14:camera w14:prst="orthographicFront"/>
                  <w14:lightRig w14:rig="threePt" w14:dir="t">
                    <w14:rot w14:lat="0" w14:lon="0" w14:rev="0"/>
                  </w14:lightRig>
                </w14:scene3d>
              </w:rPr>
              <w:t>6.1</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Hypotheses</w:t>
            </w:r>
            <w:r w:rsidR="000F3047">
              <w:rPr>
                <w:noProof/>
                <w:webHidden/>
              </w:rPr>
              <w:tab/>
            </w:r>
            <w:r w:rsidR="000F3047">
              <w:rPr>
                <w:noProof/>
                <w:webHidden/>
              </w:rPr>
              <w:fldChar w:fldCharType="begin"/>
            </w:r>
            <w:r w:rsidR="000F3047">
              <w:rPr>
                <w:noProof/>
                <w:webHidden/>
              </w:rPr>
              <w:instrText xml:space="preserve"> PAGEREF _Toc478394854 \h </w:instrText>
            </w:r>
            <w:r w:rsidR="000F3047">
              <w:rPr>
                <w:noProof/>
                <w:webHidden/>
              </w:rPr>
            </w:r>
            <w:r w:rsidR="000F3047">
              <w:rPr>
                <w:noProof/>
                <w:webHidden/>
              </w:rPr>
              <w:fldChar w:fldCharType="separate"/>
            </w:r>
            <w:r w:rsidR="004055C6">
              <w:rPr>
                <w:noProof/>
                <w:webHidden/>
              </w:rPr>
              <w:t>11</w:t>
            </w:r>
            <w:r w:rsidR="000F3047">
              <w:rPr>
                <w:noProof/>
                <w:webHidden/>
              </w:rPr>
              <w:fldChar w:fldCharType="end"/>
            </w:r>
          </w:hyperlink>
        </w:p>
        <w:p w14:paraId="33C7AB41"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55" w:history="1">
            <w:r w:rsidR="000F3047" w:rsidRPr="00523B29">
              <w:rPr>
                <w:rStyle w:val="Hyperlink"/>
                <w:rFonts w:eastAsia="Times New Roman"/>
                <w:noProof/>
                <w14:scene3d>
                  <w14:camera w14:prst="orthographicFront"/>
                  <w14:lightRig w14:rig="threePt" w14:dir="t">
                    <w14:rot w14:lat="0" w14:lon="0" w14:rev="0"/>
                  </w14:lightRig>
                </w14:scene3d>
              </w:rPr>
              <w:t>6.2</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Dependent Variables</w:t>
            </w:r>
            <w:r w:rsidR="000F3047">
              <w:rPr>
                <w:noProof/>
                <w:webHidden/>
              </w:rPr>
              <w:tab/>
            </w:r>
            <w:r w:rsidR="000F3047">
              <w:rPr>
                <w:noProof/>
                <w:webHidden/>
              </w:rPr>
              <w:fldChar w:fldCharType="begin"/>
            </w:r>
            <w:r w:rsidR="000F3047">
              <w:rPr>
                <w:noProof/>
                <w:webHidden/>
              </w:rPr>
              <w:instrText xml:space="preserve"> PAGEREF _Toc478394855 \h </w:instrText>
            </w:r>
            <w:r w:rsidR="000F3047">
              <w:rPr>
                <w:noProof/>
                <w:webHidden/>
              </w:rPr>
            </w:r>
            <w:r w:rsidR="000F3047">
              <w:rPr>
                <w:noProof/>
                <w:webHidden/>
              </w:rPr>
              <w:fldChar w:fldCharType="separate"/>
            </w:r>
            <w:r w:rsidR="004055C6">
              <w:rPr>
                <w:noProof/>
                <w:webHidden/>
              </w:rPr>
              <w:t>12</w:t>
            </w:r>
            <w:r w:rsidR="000F3047">
              <w:rPr>
                <w:noProof/>
                <w:webHidden/>
              </w:rPr>
              <w:fldChar w:fldCharType="end"/>
            </w:r>
          </w:hyperlink>
        </w:p>
        <w:p w14:paraId="0E01B1F6"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56" w:history="1">
            <w:r w:rsidR="000F3047" w:rsidRPr="00523B29">
              <w:rPr>
                <w:rStyle w:val="Hyperlink"/>
                <w:rFonts w:eastAsia="Times New Roman"/>
                <w:noProof/>
                <w14:scene3d>
                  <w14:camera w14:prst="orthographicFront"/>
                  <w14:lightRig w14:rig="threePt" w14:dir="t">
                    <w14:rot w14:lat="0" w14:lon="0" w14:rev="0"/>
                  </w14:lightRig>
                </w14:scene3d>
              </w:rPr>
              <w:t>6.3</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 xml:space="preserve">Systematic, </w:t>
            </w:r>
            <w:r w:rsidR="000F3047" w:rsidRPr="00523B29">
              <w:rPr>
                <w:rStyle w:val="Hyperlink"/>
                <w:noProof/>
              </w:rPr>
              <w:t>Quantitative</w:t>
            </w:r>
            <w:r w:rsidR="000F3047" w:rsidRPr="00523B29">
              <w:rPr>
                <w:rStyle w:val="Hyperlink"/>
                <w:rFonts w:eastAsia="Times New Roman"/>
                <w:noProof/>
              </w:rPr>
              <w:t xml:space="preserve"> Review: Vote-counts</w:t>
            </w:r>
            <w:r w:rsidR="000F3047">
              <w:rPr>
                <w:noProof/>
                <w:webHidden/>
              </w:rPr>
              <w:tab/>
            </w:r>
            <w:r w:rsidR="000F3047">
              <w:rPr>
                <w:noProof/>
                <w:webHidden/>
              </w:rPr>
              <w:fldChar w:fldCharType="begin"/>
            </w:r>
            <w:r w:rsidR="000F3047">
              <w:rPr>
                <w:noProof/>
                <w:webHidden/>
              </w:rPr>
              <w:instrText xml:space="preserve"> PAGEREF _Toc478394856 \h </w:instrText>
            </w:r>
            <w:r w:rsidR="000F3047">
              <w:rPr>
                <w:noProof/>
                <w:webHidden/>
              </w:rPr>
            </w:r>
            <w:r w:rsidR="000F3047">
              <w:rPr>
                <w:noProof/>
                <w:webHidden/>
              </w:rPr>
              <w:fldChar w:fldCharType="separate"/>
            </w:r>
            <w:r w:rsidR="004055C6">
              <w:rPr>
                <w:noProof/>
                <w:webHidden/>
              </w:rPr>
              <w:t>12</w:t>
            </w:r>
            <w:r w:rsidR="000F3047">
              <w:rPr>
                <w:noProof/>
                <w:webHidden/>
              </w:rPr>
              <w:fldChar w:fldCharType="end"/>
            </w:r>
          </w:hyperlink>
        </w:p>
        <w:p w14:paraId="7214D992"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57" w:history="1">
            <w:r w:rsidR="000F3047" w:rsidRPr="00523B29">
              <w:rPr>
                <w:rStyle w:val="Hyperlink"/>
                <w:noProof/>
              </w:rPr>
              <w:t>7</w:t>
            </w:r>
            <w:r w:rsidR="000F3047">
              <w:rPr>
                <w:rFonts w:asciiTheme="minorHAnsi" w:eastAsiaTheme="minorEastAsia" w:hAnsiTheme="minorHAnsi" w:cstheme="minorBidi"/>
                <w:noProof/>
                <w:sz w:val="22"/>
                <w:szCs w:val="22"/>
              </w:rPr>
              <w:tab/>
            </w:r>
            <w:r w:rsidR="000F3047" w:rsidRPr="00523B29">
              <w:rPr>
                <w:rStyle w:val="Hyperlink"/>
                <w:noProof/>
              </w:rPr>
              <w:t>Hypotheses</w:t>
            </w:r>
            <w:r w:rsidR="000F3047">
              <w:rPr>
                <w:noProof/>
                <w:webHidden/>
              </w:rPr>
              <w:tab/>
            </w:r>
            <w:r w:rsidR="000F3047">
              <w:rPr>
                <w:noProof/>
                <w:webHidden/>
              </w:rPr>
              <w:fldChar w:fldCharType="begin"/>
            </w:r>
            <w:r w:rsidR="000F3047">
              <w:rPr>
                <w:noProof/>
                <w:webHidden/>
              </w:rPr>
              <w:instrText xml:space="preserve"> PAGEREF _Toc478394857 \h </w:instrText>
            </w:r>
            <w:r w:rsidR="000F3047">
              <w:rPr>
                <w:noProof/>
                <w:webHidden/>
              </w:rPr>
            </w:r>
            <w:r w:rsidR="000F3047">
              <w:rPr>
                <w:noProof/>
                <w:webHidden/>
              </w:rPr>
              <w:fldChar w:fldCharType="separate"/>
            </w:r>
            <w:r w:rsidR="004055C6">
              <w:rPr>
                <w:noProof/>
                <w:webHidden/>
              </w:rPr>
              <w:t>15</w:t>
            </w:r>
            <w:r w:rsidR="000F3047">
              <w:rPr>
                <w:noProof/>
                <w:webHidden/>
              </w:rPr>
              <w:fldChar w:fldCharType="end"/>
            </w:r>
          </w:hyperlink>
        </w:p>
        <w:p w14:paraId="24EBA084"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58" w:history="1">
            <w:r w:rsidR="000F3047" w:rsidRPr="00523B29">
              <w:rPr>
                <w:rStyle w:val="Hyperlink"/>
                <w:noProof/>
                <w14:scene3d>
                  <w14:camera w14:prst="orthographicFront"/>
                  <w14:lightRig w14:rig="threePt" w14:dir="t">
                    <w14:rot w14:lat="0" w14:lon="0" w14:rev="0"/>
                  </w14:lightRig>
                </w14:scene3d>
              </w:rPr>
              <w:t>7.1</w:t>
            </w:r>
            <w:r w:rsidR="000F3047">
              <w:rPr>
                <w:rFonts w:asciiTheme="minorHAnsi" w:eastAsiaTheme="minorEastAsia" w:hAnsiTheme="minorHAnsi" w:cstheme="minorBidi"/>
                <w:noProof/>
                <w:sz w:val="22"/>
                <w:szCs w:val="22"/>
              </w:rPr>
              <w:tab/>
            </w:r>
            <w:r w:rsidR="000F3047" w:rsidRPr="00523B29">
              <w:rPr>
                <w:rStyle w:val="Hyperlink"/>
                <w:noProof/>
              </w:rPr>
              <w:t>Hypothesis 1: Activation Effect at DSFS</w:t>
            </w:r>
            <w:r w:rsidR="000F3047">
              <w:rPr>
                <w:noProof/>
                <w:webHidden/>
              </w:rPr>
              <w:tab/>
            </w:r>
            <w:r w:rsidR="000F3047">
              <w:rPr>
                <w:noProof/>
                <w:webHidden/>
              </w:rPr>
              <w:fldChar w:fldCharType="begin"/>
            </w:r>
            <w:r w:rsidR="000F3047">
              <w:rPr>
                <w:noProof/>
                <w:webHidden/>
              </w:rPr>
              <w:instrText xml:space="preserve"> PAGEREF _Toc478394858 \h </w:instrText>
            </w:r>
            <w:r w:rsidR="000F3047">
              <w:rPr>
                <w:noProof/>
                <w:webHidden/>
              </w:rPr>
            </w:r>
            <w:r w:rsidR="000F3047">
              <w:rPr>
                <w:noProof/>
                <w:webHidden/>
              </w:rPr>
              <w:fldChar w:fldCharType="separate"/>
            </w:r>
            <w:r w:rsidR="004055C6">
              <w:rPr>
                <w:noProof/>
                <w:webHidden/>
              </w:rPr>
              <w:t>15</w:t>
            </w:r>
            <w:r w:rsidR="000F3047">
              <w:rPr>
                <w:noProof/>
                <w:webHidden/>
              </w:rPr>
              <w:fldChar w:fldCharType="end"/>
            </w:r>
          </w:hyperlink>
        </w:p>
        <w:p w14:paraId="7E799FC5"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59" w:history="1">
            <w:r w:rsidR="000F3047" w:rsidRPr="00523B29">
              <w:rPr>
                <w:rStyle w:val="Hyperlink"/>
                <w:noProof/>
                <w14:scene3d>
                  <w14:camera w14:prst="orthographicFront"/>
                  <w14:lightRig w14:rig="threePt" w14:dir="t">
                    <w14:rot w14:lat="0" w14:lon="0" w14:rev="0"/>
                  </w14:lightRig>
                </w14:scene3d>
              </w:rPr>
              <w:t>7.2</w:t>
            </w:r>
            <w:r w:rsidR="000F3047">
              <w:rPr>
                <w:rFonts w:asciiTheme="minorHAnsi" w:eastAsiaTheme="minorEastAsia" w:hAnsiTheme="minorHAnsi" w:cstheme="minorBidi"/>
                <w:noProof/>
                <w:sz w:val="22"/>
                <w:szCs w:val="22"/>
              </w:rPr>
              <w:tab/>
            </w:r>
            <w:r w:rsidR="000F3047" w:rsidRPr="00523B29">
              <w:rPr>
                <w:rStyle w:val="Hyperlink"/>
                <w:noProof/>
              </w:rPr>
              <w:t>Hypothesis 2: Downstream Activation Effect</w:t>
            </w:r>
            <w:r w:rsidR="000F3047">
              <w:rPr>
                <w:noProof/>
                <w:webHidden/>
              </w:rPr>
              <w:tab/>
            </w:r>
            <w:r w:rsidR="000F3047">
              <w:rPr>
                <w:noProof/>
                <w:webHidden/>
              </w:rPr>
              <w:fldChar w:fldCharType="begin"/>
            </w:r>
            <w:r w:rsidR="000F3047">
              <w:rPr>
                <w:noProof/>
                <w:webHidden/>
              </w:rPr>
              <w:instrText xml:space="preserve"> PAGEREF _Toc478394859 \h </w:instrText>
            </w:r>
            <w:r w:rsidR="000F3047">
              <w:rPr>
                <w:noProof/>
                <w:webHidden/>
              </w:rPr>
            </w:r>
            <w:r w:rsidR="000F3047">
              <w:rPr>
                <w:noProof/>
                <w:webHidden/>
              </w:rPr>
              <w:fldChar w:fldCharType="separate"/>
            </w:r>
            <w:r w:rsidR="004055C6">
              <w:rPr>
                <w:noProof/>
                <w:webHidden/>
              </w:rPr>
              <w:t>18</w:t>
            </w:r>
            <w:r w:rsidR="000F3047">
              <w:rPr>
                <w:noProof/>
                <w:webHidden/>
              </w:rPr>
              <w:fldChar w:fldCharType="end"/>
            </w:r>
          </w:hyperlink>
        </w:p>
        <w:p w14:paraId="1AF35522"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60" w:history="1">
            <w:r w:rsidR="000F3047" w:rsidRPr="00523B29">
              <w:rPr>
                <w:rStyle w:val="Hyperlink"/>
                <w:noProof/>
                <w14:scene3d>
                  <w14:camera w14:prst="orthographicFront"/>
                  <w14:lightRig w14:rig="threePt" w14:dir="t">
                    <w14:rot w14:lat="0" w14:lon="0" w14:rev="0"/>
                  </w14:lightRig>
                </w14:scene3d>
              </w:rPr>
              <w:t>7.3</w:t>
            </w:r>
            <w:r w:rsidR="000F3047">
              <w:rPr>
                <w:rFonts w:asciiTheme="minorHAnsi" w:eastAsiaTheme="minorEastAsia" w:hAnsiTheme="minorHAnsi" w:cstheme="minorBidi"/>
                <w:noProof/>
                <w:sz w:val="22"/>
                <w:szCs w:val="22"/>
              </w:rPr>
              <w:tab/>
            </w:r>
            <w:r w:rsidR="000F3047" w:rsidRPr="00523B29">
              <w:rPr>
                <w:rStyle w:val="Hyperlink"/>
                <w:noProof/>
              </w:rPr>
              <w:t>Hypothesis 3: Deactivation Effect at the DSFS</w:t>
            </w:r>
            <w:r w:rsidR="000F3047">
              <w:rPr>
                <w:noProof/>
                <w:webHidden/>
              </w:rPr>
              <w:tab/>
            </w:r>
            <w:r w:rsidR="000F3047">
              <w:rPr>
                <w:noProof/>
                <w:webHidden/>
              </w:rPr>
              <w:fldChar w:fldCharType="begin"/>
            </w:r>
            <w:r w:rsidR="000F3047">
              <w:rPr>
                <w:noProof/>
                <w:webHidden/>
              </w:rPr>
              <w:instrText xml:space="preserve"> PAGEREF _Toc478394860 \h </w:instrText>
            </w:r>
            <w:r w:rsidR="000F3047">
              <w:rPr>
                <w:noProof/>
                <w:webHidden/>
              </w:rPr>
            </w:r>
            <w:r w:rsidR="000F3047">
              <w:rPr>
                <w:noProof/>
                <w:webHidden/>
              </w:rPr>
              <w:fldChar w:fldCharType="separate"/>
            </w:r>
            <w:r w:rsidR="004055C6">
              <w:rPr>
                <w:noProof/>
                <w:webHidden/>
              </w:rPr>
              <w:t>20</w:t>
            </w:r>
            <w:r w:rsidR="000F3047">
              <w:rPr>
                <w:noProof/>
                <w:webHidden/>
              </w:rPr>
              <w:fldChar w:fldCharType="end"/>
            </w:r>
          </w:hyperlink>
        </w:p>
        <w:p w14:paraId="0415C9E7"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61" w:history="1">
            <w:r w:rsidR="000F3047" w:rsidRPr="00523B29">
              <w:rPr>
                <w:rStyle w:val="Hyperlink"/>
                <w:rFonts w:eastAsia="Times New Roman"/>
                <w:noProof/>
              </w:rPr>
              <w:t>8</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Dependent Variables</w:t>
            </w:r>
            <w:r w:rsidR="000F3047">
              <w:rPr>
                <w:noProof/>
                <w:webHidden/>
              </w:rPr>
              <w:tab/>
            </w:r>
            <w:r w:rsidR="000F3047">
              <w:rPr>
                <w:noProof/>
                <w:webHidden/>
              </w:rPr>
              <w:fldChar w:fldCharType="begin"/>
            </w:r>
            <w:r w:rsidR="000F3047">
              <w:rPr>
                <w:noProof/>
                <w:webHidden/>
              </w:rPr>
              <w:instrText xml:space="preserve"> PAGEREF _Toc478394861 \h </w:instrText>
            </w:r>
            <w:r w:rsidR="000F3047">
              <w:rPr>
                <w:noProof/>
                <w:webHidden/>
              </w:rPr>
            </w:r>
            <w:r w:rsidR="000F3047">
              <w:rPr>
                <w:noProof/>
                <w:webHidden/>
              </w:rPr>
              <w:fldChar w:fldCharType="separate"/>
            </w:r>
            <w:r w:rsidR="004055C6">
              <w:rPr>
                <w:noProof/>
                <w:webHidden/>
              </w:rPr>
              <w:t>21</w:t>
            </w:r>
            <w:r w:rsidR="000F3047">
              <w:rPr>
                <w:noProof/>
                <w:webHidden/>
              </w:rPr>
              <w:fldChar w:fldCharType="end"/>
            </w:r>
          </w:hyperlink>
        </w:p>
        <w:p w14:paraId="52EF6082"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62" w:history="1">
            <w:r w:rsidR="000F3047" w:rsidRPr="00523B29">
              <w:rPr>
                <w:rStyle w:val="Hyperlink"/>
                <w:noProof/>
                <w14:scene3d>
                  <w14:camera w14:prst="orthographicFront"/>
                  <w14:lightRig w14:rig="threePt" w14:dir="t">
                    <w14:rot w14:lat="0" w14:lon="0" w14:rev="0"/>
                  </w14:lightRig>
                </w14:scene3d>
              </w:rPr>
              <w:t>8.1</w:t>
            </w:r>
            <w:r w:rsidR="000F3047">
              <w:rPr>
                <w:rFonts w:asciiTheme="minorHAnsi" w:eastAsiaTheme="minorEastAsia" w:hAnsiTheme="minorHAnsi" w:cstheme="minorBidi"/>
                <w:noProof/>
                <w:sz w:val="22"/>
                <w:szCs w:val="22"/>
              </w:rPr>
              <w:tab/>
            </w:r>
            <w:r w:rsidR="000F3047" w:rsidRPr="00523B29">
              <w:rPr>
                <w:rStyle w:val="Hyperlink"/>
                <w:noProof/>
              </w:rPr>
              <w:t>Description</w:t>
            </w:r>
            <w:r w:rsidR="000F3047">
              <w:rPr>
                <w:noProof/>
                <w:webHidden/>
              </w:rPr>
              <w:tab/>
            </w:r>
            <w:r w:rsidR="000F3047">
              <w:rPr>
                <w:noProof/>
                <w:webHidden/>
              </w:rPr>
              <w:fldChar w:fldCharType="begin"/>
            </w:r>
            <w:r w:rsidR="000F3047">
              <w:rPr>
                <w:noProof/>
                <w:webHidden/>
              </w:rPr>
              <w:instrText xml:space="preserve"> PAGEREF _Toc478394862 \h </w:instrText>
            </w:r>
            <w:r w:rsidR="000F3047">
              <w:rPr>
                <w:noProof/>
                <w:webHidden/>
              </w:rPr>
            </w:r>
            <w:r w:rsidR="000F3047">
              <w:rPr>
                <w:noProof/>
                <w:webHidden/>
              </w:rPr>
              <w:fldChar w:fldCharType="separate"/>
            </w:r>
            <w:r w:rsidR="004055C6">
              <w:rPr>
                <w:noProof/>
                <w:webHidden/>
              </w:rPr>
              <w:t>21</w:t>
            </w:r>
            <w:r w:rsidR="000F3047">
              <w:rPr>
                <w:noProof/>
                <w:webHidden/>
              </w:rPr>
              <w:fldChar w:fldCharType="end"/>
            </w:r>
          </w:hyperlink>
        </w:p>
        <w:p w14:paraId="445640E8"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63" w:history="1">
            <w:r w:rsidR="000F3047" w:rsidRPr="00523B29">
              <w:rPr>
                <w:rStyle w:val="Hyperlink"/>
                <w:noProof/>
                <w14:scene3d>
                  <w14:camera w14:prst="orthographicFront"/>
                  <w14:lightRig w14:rig="threePt" w14:dir="t">
                    <w14:rot w14:lat="0" w14:lon="0" w14:rev="0"/>
                  </w14:lightRig>
                </w14:scene3d>
              </w:rPr>
              <w:t>8.2</w:t>
            </w:r>
            <w:r w:rsidR="000F3047">
              <w:rPr>
                <w:rFonts w:asciiTheme="minorHAnsi" w:eastAsiaTheme="minorEastAsia" w:hAnsiTheme="minorHAnsi" w:cstheme="minorBidi"/>
                <w:noProof/>
                <w:sz w:val="22"/>
                <w:szCs w:val="22"/>
              </w:rPr>
              <w:tab/>
            </w:r>
            <w:r w:rsidR="000F3047" w:rsidRPr="00523B29">
              <w:rPr>
                <w:rStyle w:val="Hyperlink"/>
                <w:noProof/>
              </w:rPr>
              <w:t>Motivation</w:t>
            </w:r>
            <w:r w:rsidR="000F3047">
              <w:rPr>
                <w:noProof/>
                <w:webHidden/>
              </w:rPr>
              <w:tab/>
            </w:r>
            <w:r w:rsidR="000F3047">
              <w:rPr>
                <w:noProof/>
                <w:webHidden/>
              </w:rPr>
              <w:fldChar w:fldCharType="begin"/>
            </w:r>
            <w:r w:rsidR="000F3047">
              <w:rPr>
                <w:noProof/>
                <w:webHidden/>
              </w:rPr>
              <w:instrText xml:space="preserve"> PAGEREF _Toc478394863 \h </w:instrText>
            </w:r>
            <w:r w:rsidR="000F3047">
              <w:rPr>
                <w:noProof/>
                <w:webHidden/>
              </w:rPr>
            </w:r>
            <w:r w:rsidR="000F3047">
              <w:rPr>
                <w:noProof/>
                <w:webHidden/>
              </w:rPr>
              <w:fldChar w:fldCharType="separate"/>
            </w:r>
            <w:r w:rsidR="004055C6">
              <w:rPr>
                <w:noProof/>
                <w:webHidden/>
              </w:rPr>
              <w:t>22</w:t>
            </w:r>
            <w:r w:rsidR="000F3047">
              <w:rPr>
                <w:noProof/>
                <w:webHidden/>
              </w:rPr>
              <w:fldChar w:fldCharType="end"/>
            </w:r>
          </w:hyperlink>
        </w:p>
        <w:p w14:paraId="3C04CA6A"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64" w:history="1">
            <w:r w:rsidR="000F3047" w:rsidRPr="00523B29">
              <w:rPr>
                <w:rStyle w:val="Hyperlink"/>
                <w:rFonts w:eastAsia="Times New Roman"/>
                <w:noProof/>
              </w:rPr>
              <w:t>9</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DSFS Implementation Characteristics</w:t>
            </w:r>
            <w:r w:rsidR="000F3047">
              <w:rPr>
                <w:noProof/>
                <w:webHidden/>
              </w:rPr>
              <w:tab/>
            </w:r>
            <w:r w:rsidR="000F3047">
              <w:rPr>
                <w:noProof/>
                <w:webHidden/>
              </w:rPr>
              <w:fldChar w:fldCharType="begin"/>
            </w:r>
            <w:r w:rsidR="000F3047">
              <w:rPr>
                <w:noProof/>
                <w:webHidden/>
              </w:rPr>
              <w:instrText xml:space="preserve"> PAGEREF _Toc478394864 \h </w:instrText>
            </w:r>
            <w:r w:rsidR="000F3047">
              <w:rPr>
                <w:noProof/>
                <w:webHidden/>
              </w:rPr>
            </w:r>
            <w:r w:rsidR="000F3047">
              <w:rPr>
                <w:noProof/>
                <w:webHidden/>
              </w:rPr>
              <w:fldChar w:fldCharType="separate"/>
            </w:r>
            <w:r w:rsidR="004055C6">
              <w:rPr>
                <w:noProof/>
                <w:webHidden/>
              </w:rPr>
              <w:t>22</w:t>
            </w:r>
            <w:r w:rsidR="000F3047">
              <w:rPr>
                <w:noProof/>
                <w:webHidden/>
              </w:rPr>
              <w:fldChar w:fldCharType="end"/>
            </w:r>
          </w:hyperlink>
        </w:p>
        <w:p w14:paraId="1ED61EF3"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65" w:history="1">
            <w:r w:rsidR="000F3047" w:rsidRPr="00523B29">
              <w:rPr>
                <w:rStyle w:val="Hyperlink"/>
                <w:noProof/>
                <w14:scene3d>
                  <w14:camera w14:prst="orthographicFront"/>
                  <w14:lightRig w14:rig="threePt" w14:dir="t">
                    <w14:rot w14:lat="0" w14:lon="0" w14:rev="0"/>
                  </w14:lightRig>
                </w14:scene3d>
              </w:rPr>
              <w:t>9.1</w:t>
            </w:r>
            <w:r w:rsidR="000F3047">
              <w:rPr>
                <w:rFonts w:asciiTheme="minorHAnsi" w:eastAsiaTheme="minorEastAsia" w:hAnsiTheme="minorHAnsi" w:cstheme="minorBidi"/>
                <w:noProof/>
                <w:sz w:val="22"/>
                <w:szCs w:val="22"/>
              </w:rPr>
              <w:tab/>
            </w:r>
            <w:r w:rsidR="000F3047" w:rsidRPr="00523B29">
              <w:rPr>
                <w:rStyle w:val="Hyperlink"/>
                <w:noProof/>
              </w:rPr>
              <w:t>Safety Focus</w:t>
            </w:r>
            <w:r w:rsidR="000F3047">
              <w:rPr>
                <w:noProof/>
                <w:webHidden/>
              </w:rPr>
              <w:tab/>
            </w:r>
            <w:r w:rsidR="000F3047">
              <w:rPr>
                <w:noProof/>
                <w:webHidden/>
              </w:rPr>
              <w:fldChar w:fldCharType="begin"/>
            </w:r>
            <w:r w:rsidR="000F3047">
              <w:rPr>
                <w:noProof/>
                <w:webHidden/>
              </w:rPr>
              <w:instrText xml:space="preserve"> PAGEREF _Toc478394865 \h </w:instrText>
            </w:r>
            <w:r w:rsidR="000F3047">
              <w:rPr>
                <w:noProof/>
                <w:webHidden/>
              </w:rPr>
            </w:r>
            <w:r w:rsidR="000F3047">
              <w:rPr>
                <w:noProof/>
                <w:webHidden/>
              </w:rPr>
              <w:fldChar w:fldCharType="separate"/>
            </w:r>
            <w:r w:rsidR="004055C6">
              <w:rPr>
                <w:noProof/>
                <w:webHidden/>
              </w:rPr>
              <w:t>22</w:t>
            </w:r>
            <w:r w:rsidR="000F3047">
              <w:rPr>
                <w:noProof/>
                <w:webHidden/>
              </w:rPr>
              <w:fldChar w:fldCharType="end"/>
            </w:r>
          </w:hyperlink>
        </w:p>
        <w:p w14:paraId="176E0CF9"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66" w:history="1">
            <w:r w:rsidR="000F3047" w:rsidRPr="00523B29">
              <w:rPr>
                <w:rStyle w:val="Hyperlink"/>
                <w:noProof/>
                <w14:scene3d>
                  <w14:camera w14:prst="orthographicFront"/>
                  <w14:lightRig w14:rig="threePt" w14:dir="t">
                    <w14:rot w14:lat="0" w14:lon="0" w14:rev="0"/>
                  </w14:lightRig>
                </w14:scene3d>
              </w:rPr>
              <w:t>9.2</w:t>
            </w:r>
            <w:r w:rsidR="000F3047">
              <w:rPr>
                <w:rFonts w:asciiTheme="minorHAnsi" w:eastAsiaTheme="minorEastAsia" w:hAnsiTheme="minorHAnsi" w:cstheme="minorBidi"/>
                <w:noProof/>
                <w:sz w:val="22"/>
                <w:szCs w:val="22"/>
              </w:rPr>
              <w:tab/>
            </w:r>
            <w:r w:rsidR="000F3047" w:rsidRPr="00523B29">
              <w:rPr>
                <w:rStyle w:val="Hyperlink"/>
                <w:noProof/>
              </w:rPr>
              <w:t>DSFS (Several Descriptors)</w:t>
            </w:r>
            <w:r w:rsidR="000F3047">
              <w:rPr>
                <w:noProof/>
                <w:webHidden/>
              </w:rPr>
              <w:tab/>
            </w:r>
            <w:r w:rsidR="000F3047">
              <w:rPr>
                <w:noProof/>
                <w:webHidden/>
              </w:rPr>
              <w:fldChar w:fldCharType="begin"/>
            </w:r>
            <w:r w:rsidR="000F3047">
              <w:rPr>
                <w:noProof/>
                <w:webHidden/>
              </w:rPr>
              <w:instrText xml:space="preserve"> PAGEREF _Toc478394866 \h </w:instrText>
            </w:r>
            <w:r w:rsidR="000F3047">
              <w:rPr>
                <w:noProof/>
                <w:webHidden/>
              </w:rPr>
            </w:r>
            <w:r w:rsidR="000F3047">
              <w:rPr>
                <w:noProof/>
                <w:webHidden/>
              </w:rPr>
              <w:fldChar w:fldCharType="separate"/>
            </w:r>
            <w:r w:rsidR="004055C6">
              <w:rPr>
                <w:noProof/>
                <w:webHidden/>
              </w:rPr>
              <w:t>23</w:t>
            </w:r>
            <w:r w:rsidR="000F3047">
              <w:rPr>
                <w:noProof/>
                <w:webHidden/>
              </w:rPr>
              <w:fldChar w:fldCharType="end"/>
            </w:r>
          </w:hyperlink>
        </w:p>
        <w:p w14:paraId="73F464E0"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67" w:history="1">
            <w:r w:rsidR="000F3047" w:rsidRPr="00523B29">
              <w:rPr>
                <w:rStyle w:val="Hyperlink"/>
                <w:noProof/>
                <w14:scene3d>
                  <w14:camera w14:prst="orthographicFront"/>
                  <w14:lightRig w14:rig="threePt" w14:dir="t">
                    <w14:rot w14:lat="0" w14:lon="0" w14:rev="0"/>
                  </w14:lightRig>
                </w14:scene3d>
              </w:rPr>
              <w:t>9.3</w:t>
            </w:r>
            <w:r w:rsidR="000F3047">
              <w:rPr>
                <w:rFonts w:asciiTheme="minorHAnsi" w:eastAsiaTheme="minorEastAsia" w:hAnsiTheme="minorHAnsi" w:cstheme="minorBidi"/>
                <w:noProof/>
                <w:sz w:val="22"/>
                <w:szCs w:val="22"/>
              </w:rPr>
              <w:tab/>
            </w:r>
            <w:r w:rsidR="000F3047" w:rsidRPr="00523B29">
              <w:rPr>
                <w:rStyle w:val="Hyperlink"/>
                <w:noProof/>
              </w:rPr>
              <w:t>Level of Service</w:t>
            </w:r>
            <w:r w:rsidR="000F3047">
              <w:rPr>
                <w:noProof/>
                <w:webHidden/>
              </w:rPr>
              <w:tab/>
            </w:r>
            <w:r w:rsidR="000F3047">
              <w:rPr>
                <w:noProof/>
                <w:webHidden/>
              </w:rPr>
              <w:fldChar w:fldCharType="begin"/>
            </w:r>
            <w:r w:rsidR="000F3047">
              <w:rPr>
                <w:noProof/>
                <w:webHidden/>
              </w:rPr>
              <w:instrText xml:space="preserve"> PAGEREF _Toc478394867 \h </w:instrText>
            </w:r>
            <w:r w:rsidR="000F3047">
              <w:rPr>
                <w:noProof/>
                <w:webHidden/>
              </w:rPr>
            </w:r>
            <w:r w:rsidR="000F3047">
              <w:rPr>
                <w:noProof/>
                <w:webHidden/>
              </w:rPr>
              <w:fldChar w:fldCharType="separate"/>
            </w:r>
            <w:r w:rsidR="004055C6">
              <w:rPr>
                <w:noProof/>
                <w:webHidden/>
              </w:rPr>
              <w:t>23</w:t>
            </w:r>
            <w:r w:rsidR="000F3047">
              <w:rPr>
                <w:noProof/>
                <w:webHidden/>
              </w:rPr>
              <w:fldChar w:fldCharType="end"/>
            </w:r>
          </w:hyperlink>
        </w:p>
        <w:p w14:paraId="01CEDCF7"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68" w:history="1">
            <w:r w:rsidR="000F3047" w:rsidRPr="00523B29">
              <w:rPr>
                <w:rStyle w:val="Hyperlink"/>
                <w:noProof/>
                <w14:scene3d>
                  <w14:camera w14:prst="orthographicFront"/>
                  <w14:lightRig w14:rig="threePt" w14:dir="t">
                    <w14:rot w14:lat="0" w14:lon="0" w14:rev="0"/>
                  </w14:lightRig>
                </w14:scene3d>
              </w:rPr>
              <w:t>9.4</w:t>
            </w:r>
            <w:r w:rsidR="000F3047">
              <w:rPr>
                <w:rFonts w:asciiTheme="minorHAnsi" w:eastAsiaTheme="minorEastAsia" w:hAnsiTheme="minorHAnsi" w:cstheme="minorBidi"/>
                <w:noProof/>
                <w:sz w:val="22"/>
                <w:szCs w:val="22"/>
              </w:rPr>
              <w:tab/>
            </w:r>
            <w:r w:rsidR="000F3047" w:rsidRPr="00523B29">
              <w:rPr>
                <w:rStyle w:val="Hyperlink"/>
                <w:noProof/>
              </w:rPr>
              <w:t>Roadway Type</w:t>
            </w:r>
            <w:r w:rsidR="000F3047">
              <w:rPr>
                <w:noProof/>
                <w:webHidden/>
              </w:rPr>
              <w:tab/>
            </w:r>
            <w:r w:rsidR="000F3047">
              <w:rPr>
                <w:noProof/>
                <w:webHidden/>
              </w:rPr>
              <w:fldChar w:fldCharType="begin"/>
            </w:r>
            <w:r w:rsidR="000F3047">
              <w:rPr>
                <w:noProof/>
                <w:webHidden/>
              </w:rPr>
              <w:instrText xml:space="preserve"> PAGEREF _Toc478394868 \h </w:instrText>
            </w:r>
            <w:r w:rsidR="000F3047">
              <w:rPr>
                <w:noProof/>
                <w:webHidden/>
              </w:rPr>
            </w:r>
            <w:r w:rsidR="000F3047">
              <w:rPr>
                <w:noProof/>
                <w:webHidden/>
              </w:rPr>
              <w:fldChar w:fldCharType="separate"/>
            </w:r>
            <w:r w:rsidR="004055C6">
              <w:rPr>
                <w:noProof/>
                <w:webHidden/>
              </w:rPr>
              <w:t>24</w:t>
            </w:r>
            <w:r w:rsidR="000F3047">
              <w:rPr>
                <w:noProof/>
                <w:webHidden/>
              </w:rPr>
              <w:fldChar w:fldCharType="end"/>
            </w:r>
          </w:hyperlink>
        </w:p>
        <w:p w14:paraId="77FF9F4F"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69" w:history="1">
            <w:r w:rsidR="000F3047" w:rsidRPr="00523B29">
              <w:rPr>
                <w:rStyle w:val="Hyperlink"/>
                <w:noProof/>
                <w14:scene3d>
                  <w14:camera w14:prst="orthographicFront"/>
                  <w14:lightRig w14:rig="threePt" w14:dir="t">
                    <w14:rot w14:lat="0" w14:lon="0" w14:rev="0"/>
                  </w14:lightRig>
                </w14:scene3d>
              </w:rPr>
              <w:t>9.5</w:t>
            </w:r>
            <w:r w:rsidR="000F3047">
              <w:rPr>
                <w:rFonts w:asciiTheme="minorHAnsi" w:eastAsiaTheme="minorEastAsia" w:hAnsiTheme="minorHAnsi" w:cstheme="minorBidi"/>
                <w:noProof/>
                <w:sz w:val="22"/>
                <w:szCs w:val="22"/>
              </w:rPr>
              <w:tab/>
            </w:r>
            <w:r w:rsidR="000F3047" w:rsidRPr="00523B29">
              <w:rPr>
                <w:rStyle w:val="Hyperlink"/>
                <w:noProof/>
              </w:rPr>
              <w:t>Roadway Area</w:t>
            </w:r>
            <w:r w:rsidR="000F3047">
              <w:rPr>
                <w:noProof/>
                <w:webHidden/>
              </w:rPr>
              <w:tab/>
            </w:r>
            <w:r w:rsidR="000F3047">
              <w:rPr>
                <w:noProof/>
                <w:webHidden/>
              </w:rPr>
              <w:fldChar w:fldCharType="begin"/>
            </w:r>
            <w:r w:rsidR="000F3047">
              <w:rPr>
                <w:noProof/>
                <w:webHidden/>
              </w:rPr>
              <w:instrText xml:space="preserve"> PAGEREF _Toc478394869 \h </w:instrText>
            </w:r>
            <w:r w:rsidR="000F3047">
              <w:rPr>
                <w:noProof/>
                <w:webHidden/>
              </w:rPr>
            </w:r>
            <w:r w:rsidR="000F3047">
              <w:rPr>
                <w:noProof/>
                <w:webHidden/>
              </w:rPr>
              <w:fldChar w:fldCharType="separate"/>
            </w:r>
            <w:r w:rsidR="004055C6">
              <w:rPr>
                <w:noProof/>
                <w:webHidden/>
              </w:rPr>
              <w:t>24</w:t>
            </w:r>
            <w:r w:rsidR="000F3047">
              <w:rPr>
                <w:noProof/>
                <w:webHidden/>
              </w:rPr>
              <w:fldChar w:fldCharType="end"/>
            </w:r>
          </w:hyperlink>
        </w:p>
        <w:p w14:paraId="248F80A8"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70" w:history="1">
            <w:r w:rsidR="000F3047" w:rsidRPr="00523B29">
              <w:rPr>
                <w:rStyle w:val="Hyperlink"/>
                <w:noProof/>
                <w14:scene3d>
                  <w14:camera w14:prst="orthographicFront"/>
                  <w14:lightRig w14:rig="threePt" w14:dir="t">
                    <w14:rot w14:lat="0" w14:lon="0" w14:rev="0"/>
                  </w14:lightRig>
                </w14:scene3d>
              </w:rPr>
              <w:t>9.6</w:t>
            </w:r>
            <w:r w:rsidR="000F3047">
              <w:rPr>
                <w:rFonts w:asciiTheme="minorHAnsi" w:eastAsiaTheme="minorEastAsia" w:hAnsiTheme="minorHAnsi" w:cstheme="minorBidi"/>
                <w:noProof/>
                <w:sz w:val="22"/>
                <w:szCs w:val="22"/>
              </w:rPr>
              <w:tab/>
            </w:r>
            <w:r w:rsidR="000F3047" w:rsidRPr="00523B29">
              <w:rPr>
                <w:rStyle w:val="Hyperlink"/>
                <w:noProof/>
              </w:rPr>
              <w:t>Sidewalks</w:t>
            </w:r>
            <w:r w:rsidR="000F3047">
              <w:rPr>
                <w:noProof/>
                <w:webHidden/>
              </w:rPr>
              <w:tab/>
            </w:r>
            <w:r w:rsidR="000F3047">
              <w:rPr>
                <w:noProof/>
                <w:webHidden/>
              </w:rPr>
              <w:fldChar w:fldCharType="begin"/>
            </w:r>
            <w:r w:rsidR="000F3047">
              <w:rPr>
                <w:noProof/>
                <w:webHidden/>
              </w:rPr>
              <w:instrText xml:space="preserve"> PAGEREF _Toc478394870 \h </w:instrText>
            </w:r>
            <w:r w:rsidR="000F3047">
              <w:rPr>
                <w:noProof/>
                <w:webHidden/>
              </w:rPr>
            </w:r>
            <w:r w:rsidR="000F3047">
              <w:rPr>
                <w:noProof/>
                <w:webHidden/>
              </w:rPr>
              <w:fldChar w:fldCharType="separate"/>
            </w:r>
            <w:r w:rsidR="004055C6">
              <w:rPr>
                <w:noProof/>
                <w:webHidden/>
              </w:rPr>
              <w:t>24</w:t>
            </w:r>
            <w:r w:rsidR="000F3047">
              <w:rPr>
                <w:noProof/>
                <w:webHidden/>
              </w:rPr>
              <w:fldChar w:fldCharType="end"/>
            </w:r>
          </w:hyperlink>
        </w:p>
        <w:p w14:paraId="30476740"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71" w:history="1">
            <w:r w:rsidR="000F3047" w:rsidRPr="00523B29">
              <w:rPr>
                <w:rStyle w:val="Hyperlink"/>
                <w:noProof/>
                <w14:scene3d>
                  <w14:camera w14:prst="orthographicFront"/>
                  <w14:lightRig w14:rig="threePt" w14:dir="t">
                    <w14:rot w14:lat="0" w14:lon="0" w14:rev="0"/>
                  </w14:lightRig>
                </w14:scene3d>
              </w:rPr>
              <w:t>9.7</w:t>
            </w:r>
            <w:r w:rsidR="000F3047">
              <w:rPr>
                <w:rFonts w:asciiTheme="minorHAnsi" w:eastAsiaTheme="minorEastAsia" w:hAnsiTheme="minorHAnsi" w:cstheme="minorBidi"/>
                <w:noProof/>
                <w:sz w:val="22"/>
                <w:szCs w:val="22"/>
              </w:rPr>
              <w:tab/>
            </w:r>
            <w:r w:rsidR="000F3047" w:rsidRPr="00523B29">
              <w:rPr>
                <w:rStyle w:val="Hyperlink"/>
                <w:noProof/>
              </w:rPr>
              <w:t>Classes of Vehicles</w:t>
            </w:r>
            <w:r w:rsidR="000F3047">
              <w:rPr>
                <w:noProof/>
                <w:webHidden/>
              </w:rPr>
              <w:tab/>
            </w:r>
            <w:r w:rsidR="000F3047">
              <w:rPr>
                <w:noProof/>
                <w:webHidden/>
              </w:rPr>
              <w:fldChar w:fldCharType="begin"/>
            </w:r>
            <w:r w:rsidR="000F3047">
              <w:rPr>
                <w:noProof/>
                <w:webHidden/>
              </w:rPr>
              <w:instrText xml:space="preserve"> PAGEREF _Toc478394871 \h </w:instrText>
            </w:r>
            <w:r w:rsidR="000F3047">
              <w:rPr>
                <w:noProof/>
                <w:webHidden/>
              </w:rPr>
            </w:r>
            <w:r w:rsidR="000F3047">
              <w:rPr>
                <w:noProof/>
                <w:webHidden/>
              </w:rPr>
              <w:fldChar w:fldCharType="separate"/>
            </w:r>
            <w:r w:rsidR="004055C6">
              <w:rPr>
                <w:noProof/>
                <w:webHidden/>
              </w:rPr>
              <w:t>24</w:t>
            </w:r>
            <w:r w:rsidR="000F3047">
              <w:rPr>
                <w:noProof/>
                <w:webHidden/>
              </w:rPr>
              <w:fldChar w:fldCharType="end"/>
            </w:r>
          </w:hyperlink>
        </w:p>
        <w:p w14:paraId="3E50E142"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72" w:history="1">
            <w:r w:rsidR="000F3047" w:rsidRPr="00523B29">
              <w:rPr>
                <w:rStyle w:val="Hyperlink"/>
                <w:noProof/>
                <w14:scene3d>
                  <w14:camera w14:prst="orthographicFront"/>
                  <w14:lightRig w14:rig="threePt" w14:dir="t">
                    <w14:rot w14:lat="0" w14:lon="0" w14:rev="0"/>
                  </w14:lightRig>
                </w14:scene3d>
              </w:rPr>
              <w:t>9.8</w:t>
            </w:r>
            <w:r w:rsidR="000F3047">
              <w:rPr>
                <w:rFonts w:asciiTheme="minorHAnsi" w:eastAsiaTheme="minorEastAsia" w:hAnsiTheme="minorHAnsi" w:cstheme="minorBidi"/>
                <w:noProof/>
                <w:sz w:val="22"/>
                <w:szCs w:val="22"/>
              </w:rPr>
              <w:tab/>
            </w:r>
            <w:r w:rsidR="000F3047" w:rsidRPr="00523B29">
              <w:rPr>
                <w:rStyle w:val="Hyperlink"/>
                <w:noProof/>
              </w:rPr>
              <w:t>Posted Speeds</w:t>
            </w:r>
            <w:r w:rsidR="000F3047">
              <w:rPr>
                <w:noProof/>
                <w:webHidden/>
              </w:rPr>
              <w:tab/>
            </w:r>
            <w:r w:rsidR="000F3047">
              <w:rPr>
                <w:noProof/>
                <w:webHidden/>
              </w:rPr>
              <w:fldChar w:fldCharType="begin"/>
            </w:r>
            <w:r w:rsidR="000F3047">
              <w:rPr>
                <w:noProof/>
                <w:webHidden/>
              </w:rPr>
              <w:instrText xml:space="preserve"> PAGEREF _Toc478394872 \h </w:instrText>
            </w:r>
            <w:r w:rsidR="000F3047">
              <w:rPr>
                <w:noProof/>
                <w:webHidden/>
              </w:rPr>
            </w:r>
            <w:r w:rsidR="000F3047">
              <w:rPr>
                <w:noProof/>
                <w:webHidden/>
              </w:rPr>
              <w:fldChar w:fldCharType="separate"/>
            </w:r>
            <w:r w:rsidR="004055C6">
              <w:rPr>
                <w:noProof/>
                <w:webHidden/>
              </w:rPr>
              <w:t>25</w:t>
            </w:r>
            <w:r w:rsidR="000F3047">
              <w:rPr>
                <w:noProof/>
                <w:webHidden/>
              </w:rPr>
              <w:fldChar w:fldCharType="end"/>
            </w:r>
          </w:hyperlink>
        </w:p>
        <w:p w14:paraId="3FDE871B" w14:textId="77777777" w:rsidR="000F3047" w:rsidRDefault="00BC018E">
          <w:pPr>
            <w:pStyle w:val="TOC2"/>
            <w:tabs>
              <w:tab w:val="left" w:pos="880"/>
              <w:tab w:val="right" w:leader="dot" w:pos="9350"/>
            </w:tabs>
            <w:rPr>
              <w:rFonts w:asciiTheme="minorHAnsi" w:eastAsiaTheme="minorEastAsia" w:hAnsiTheme="minorHAnsi" w:cstheme="minorBidi"/>
              <w:noProof/>
              <w:sz w:val="22"/>
              <w:szCs w:val="22"/>
            </w:rPr>
          </w:pPr>
          <w:hyperlink w:anchor="_Toc478394873" w:history="1">
            <w:r w:rsidR="000F3047" w:rsidRPr="00523B29">
              <w:rPr>
                <w:rStyle w:val="Hyperlink"/>
                <w:noProof/>
                <w14:scene3d>
                  <w14:camera w14:prst="orthographicFront"/>
                  <w14:lightRig w14:rig="threePt" w14:dir="t">
                    <w14:rot w14:lat="0" w14:lon="0" w14:rev="0"/>
                  </w14:lightRig>
                </w14:scene3d>
              </w:rPr>
              <w:t>9.9</w:t>
            </w:r>
            <w:r w:rsidR="000F3047">
              <w:rPr>
                <w:rFonts w:asciiTheme="minorHAnsi" w:eastAsiaTheme="minorEastAsia" w:hAnsiTheme="minorHAnsi" w:cstheme="minorBidi"/>
                <w:noProof/>
                <w:sz w:val="22"/>
                <w:szCs w:val="22"/>
              </w:rPr>
              <w:tab/>
            </w:r>
            <w:r w:rsidR="000F3047" w:rsidRPr="00523B29">
              <w:rPr>
                <w:rStyle w:val="Hyperlink"/>
                <w:noProof/>
              </w:rPr>
              <w:t>Sensor Types</w:t>
            </w:r>
            <w:r w:rsidR="000F3047">
              <w:rPr>
                <w:noProof/>
                <w:webHidden/>
              </w:rPr>
              <w:tab/>
            </w:r>
            <w:r w:rsidR="000F3047">
              <w:rPr>
                <w:noProof/>
                <w:webHidden/>
              </w:rPr>
              <w:fldChar w:fldCharType="begin"/>
            </w:r>
            <w:r w:rsidR="000F3047">
              <w:rPr>
                <w:noProof/>
                <w:webHidden/>
              </w:rPr>
              <w:instrText xml:space="preserve"> PAGEREF _Toc478394873 \h </w:instrText>
            </w:r>
            <w:r w:rsidR="000F3047">
              <w:rPr>
                <w:noProof/>
                <w:webHidden/>
              </w:rPr>
            </w:r>
            <w:r w:rsidR="000F3047">
              <w:rPr>
                <w:noProof/>
                <w:webHidden/>
              </w:rPr>
              <w:fldChar w:fldCharType="separate"/>
            </w:r>
            <w:r w:rsidR="004055C6">
              <w:rPr>
                <w:noProof/>
                <w:webHidden/>
              </w:rPr>
              <w:t>25</w:t>
            </w:r>
            <w:r w:rsidR="000F3047">
              <w:rPr>
                <w:noProof/>
                <w:webHidden/>
              </w:rPr>
              <w:fldChar w:fldCharType="end"/>
            </w:r>
          </w:hyperlink>
        </w:p>
        <w:p w14:paraId="56F1E063"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74" w:history="1">
            <w:r w:rsidR="000F3047" w:rsidRPr="00523B29">
              <w:rPr>
                <w:rStyle w:val="Hyperlink"/>
                <w:noProof/>
                <w14:scene3d>
                  <w14:camera w14:prst="orthographicFront"/>
                  <w14:lightRig w14:rig="threePt" w14:dir="t">
                    <w14:rot w14:lat="0" w14:lon="0" w14:rev="0"/>
                  </w14:lightRig>
                </w14:scene3d>
              </w:rPr>
              <w:t>9.10</w:t>
            </w:r>
            <w:r w:rsidR="000F3047">
              <w:rPr>
                <w:rFonts w:asciiTheme="minorHAnsi" w:eastAsiaTheme="minorEastAsia" w:hAnsiTheme="minorHAnsi" w:cstheme="minorBidi"/>
                <w:noProof/>
                <w:sz w:val="22"/>
                <w:szCs w:val="22"/>
              </w:rPr>
              <w:tab/>
            </w:r>
            <w:r w:rsidR="000F3047" w:rsidRPr="00523B29">
              <w:rPr>
                <w:rStyle w:val="Hyperlink"/>
                <w:noProof/>
              </w:rPr>
              <w:t>Mobile Units</w:t>
            </w:r>
            <w:r w:rsidR="000F3047">
              <w:rPr>
                <w:noProof/>
                <w:webHidden/>
              </w:rPr>
              <w:tab/>
            </w:r>
            <w:r w:rsidR="000F3047">
              <w:rPr>
                <w:noProof/>
                <w:webHidden/>
              </w:rPr>
              <w:fldChar w:fldCharType="begin"/>
            </w:r>
            <w:r w:rsidR="000F3047">
              <w:rPr>
                <w:noProof/>
                <w:webHidden/>
              </w:rPr>
              <w:instrText xml:space="preserve"> PAGEREF _Toc478394874 \h </w:instrText>
            </w:r>
            <w:r w:rsidR="000F3047">
              <w:rPr>
                <w:noProof/>
                <w:webHidden/>
              </w:rPr>
            </w:r>
            <w:r w:rsidR="000F3047">
              <w:rPr>
                <w:noProof/>
                <w:webHidden/>
              </w:rPr>
              <w:fldChar w:fldCharType="separate"/>
            </w:r>
            <w:r w:rsidR="004055C6">
              <w:rPr>
                <w:noProof/>
                <w:webHidden/>
              </w:rPr>
              <w:t>26</w:t>
            </w:r>
            <w:r w:rsidR="000F3047">
              <w:rPr>
                <w:noProof/>
                <w:webHidden/>
              </w:rPr>
              <w:fldChar w:fldCharType="end"/>
            </w:r>
          </w:hyperlink>
        </w:p>
        <w:p w14:paraId="183A1E0B"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75" w:history="1">
            <w:r w:rsidR="000F3047" w:rsidRPr="00523B29">
              <w:rPr>
                <w:rStyle w:val="Hyperlink"/>
                <w:noProof/>
                <w14:scene3d>
                  <w14:camera w14:prst="orthographicFront"/>
                  <w14:lightRig w14:rig="threePt" w14:dir="t">
                    <w14:rot w14:lat="0" w14:lon="0" w14:rev="0"/>
                  </w14:lightRig>
                </w14:scene3d>
              </w:rPr>
              <w:t>9.11</w:t>
            </w:r>
            <w:r w:rsidR="000F3047">
              <w:rPr>
                <w:rFonts w:asciiTheme="minorHAnsi" w:eastAsiaTheme="minorEastAsia" w:hAnsiTheme="minorHAnsi" w:cstheme="minorBidi"/>
                <w:noProof/>
                <w:sz w:val="22"/>
                <w:szCs w:val="22"/>
              </w:rPr>
              <w:tab/>
            </w:r>
            <w:r w:rsidR="000F3047" w:rsidRPr="00523B29">
              <w:rPr>
                <w:rStyle w:val="Hyperlink"/>
                <w:noProof/>
              </w:rPr>
              <w:t>Type of Treatments</w:t>
            </w:r>
            <w:r w:rsidR="000F3047">
              <w:rPr>
                <w:noProof/>
                <w:webHidden/>
              </w:rPr>
              <w:tab/>
            </w:r>
            <w:r w:rsidR="000F3047">
              <w:rPr>
                <w:noProof/>
                <w:webHidden/>
              </w:rPr>
              <w:fldChar w:fldCharType="begin"/>
            </w:r>
            <w:r w:rsidR="000F3047">
              <w:rPr>
                <w:noProof/>
                <w:webHidden/>
              </w:rPr>
              <w:instrText xml:space="preserve"> PAGEREF _Toc478394875 \h </w:instrText>
            </w:r>
            <w:r w:rsidR="000F3047">
              <w:rPr>
                <w:noProof/>
                <w:webHidden/>
              </w:rPr>
            </w:r>
            <w:r w:rsidR="000F3047">
              <w:rPr>
                <w:noProof/>
                <w:webHidden/>
              </w:rPr>
              <w:fldChar w:fldCharType="separate"/>
            </w:r>
            <w:r w:rsidR="004055C6">
              <w:rPr>
                <w:noProof/>
                <w:webHidden/>
              </w:rPr>
              <w:t>26</w:t>
            </w:r>
            <w:r w:rsidR="000F3047">
              <w:rPr>
                <w:noProof/>
                <w:webHidden/>
              </w:rPr>
              <w:fldChar w:fldCharType="end"/>
            </w:r>
          </w:hyperlink>
        </w:p>
        <w:p w14:paraId="089F4AF1"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76" w:history="1">
            <w:r w:rsidR="000F3047" w:rsidRPr="00523B29">
              <w:rPr>
                <w:rStyle w:val="Hyperlink"/>
                <w:rFonts w:eastAsia="Times New Roman"/>
                <w:noProof/>
              </w:rPr>
              <w:t>10</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Study Design Characteristics</w:t>
            </w:r>
            <w:r w:rsidR="000F3047">
              <w:rPr>
                <w:noProof/>
                <w:webHidden/>
              </w:rPr>
              <w:tab/>
            </w:r>
            <w:r w:rsidR="000F3047">
              <w:rPr>
                <w:noProof/>
                <w:webHidden/>
              </w:rPr>
              <w:fldChar w:fldCharType="begin"/>
            </w:r>
            <w:r w:rsidR="000F3047">
              <w:rPr>
                <w:noProof/>
                <w:webHidden/>
              </w:rPr>
              <w:instrText xml:space="preserve"> PAGEREF _Toc478394876 \h </w:instrText>
            </w:r>
            <w:r w:rsidR="000F3047">
              <w:rPr>
                <w:noProof/>
                <w:webHidden/>
              </w:rPr>
            </w:r>
            <w:r w:rsidR="000F3047">
              <w:rPr>
                <w:noProof/>
                <w:webHidden/>
              </w:rPr>
              <w:fldChar w:fldCharType="separate"/>
            </w:r>
            <w:r w:rsidR="004055C6">
              <w:rPr>
                <w:noProof/>
                <w:webHidden/>
              </w:rPr>
              <w:t>26</w:t>
            </w:r>
            <w:r w:rsidR="000F3047">
              <w:rPr>
                <w:noProof/>
                <w:webHidden/>
              </w:rPr>
              <w:fldChar w:fldCharType="end"/>
            </w:r>
          </w:hyperlink>
        </w:p>
        <w:p w14:paraId="620AA2D7"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77" w:history="1">
            <w:r w:rsidR="000F3047" w:rsidRPr="00523B29">
              <w:rPr>
                <w:rStyle w:val="Hyperlink"/>
                <w:noProof/>
                <w14:scene3d>
                  <w14:camera w14:prst="orthographicFront"/>
                  <w14:lightRig w14:rig="threePt" w14:dir="t">
                    <w14:rot w14:lat="0" w14:lon="0" w14:rev="0"/>
                  </w14:lightRig>
                </w14:scene3d>
              </w:rPr>
              <w:t>10.1</w:t>
            </w:r>
            <w:r w:rsidR="000F3047">
              <w:rPr>
                <w:rFonts w:asciiTheme="minorHAnsi" w:eastAsiaTheme="minorEastAsia" w:hAnsiTheme="minorHAnsi" w:cstheme="minorBidi"/>
                <w:noProof/>
                <w:sz w:val="22"/>
                <w:szCs w:val="22"/>
              </w:rPr>
              <w:tab/>
            </w:r>
            <w:r w:rsidR="000F3047" w:rsidRPr="00523B29">
              <w:rPr>
                <w:rStyle w:val="Hyperlink"/>
                <w:noProof/>
              </w:rPr>
              <w:t>Sensor Positions</w:t>
            </w:r>
            <w:r w:rsidR="000F3047">
              <w:rPr>
                <w:noProof/>
                <w:webHidden/>
              </w:rPr>
              <w:tab/>
            </w:r>
            <w:r w:rsidR="000F3047">
              <w:rPr>
                <w:noProof/>
                <w:webHidden/>
              </w:rPr>
              <w:fldChar w:fldCharType="begin"/>
            </w:r>
            <w:r w:rsidR="000F3047">
              <w:rPr>
                <w:noProof/>
                <w:webHidden/>
              </w:rPr>
              <w:instrText xml:space="preserve"> PAGEREF _Toc478394877 \h </w:instrText>
            </w:r>
            <w:r w:rsidR="000F3047">
              <w:rPr>
                <w:noProof/>
                <w:webHidden/>
              </w:rPr>
            </w:r>
            <w:r w:rsidR="000F3047">
              <w:rPr>
                <w:noProof/>
                <w:webHidden/>
              </w:rPr>
              <w:fldChar w:fldCharType="separate"/>
            </w:r>
            <w:r w:rsidR="004055C6">
              <w:rPr>
                <w:noProof/>
                <w:webHidden/>
              </w:rPr>
              <w:t>26</w:t>
            </w:r>
            <w:r w:rsidR="000F3047">
              <w:rPr>
                <w:noProof/>
                <w:webHidden/>
              </w:rPr>
              <w:fldChar w:fldCharType="end"/>
            </w:r>
          </w:hyperlink>
        </w:p>
        <w:p w14:paraId="4D160126"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78" w:history="1">
            <w:r w:rsidR="000F3047" w:rsidRPr="00523B29">
              <w:rPr>
                <w:rStyle w:val="Hyperlink"/>
                <w:noProof/>
                <w14:scene3d>
                  <w14:camera w14:prst="orthographicFront"/>
                  <w14:lightRig w14:rig="threePt" w14:dir="t">
                    <w14:rot w14:lat="0" w14:lon="0" w14:rev="0"/>
                  </w14:lightRig>
                </w14:scene3d>
              </w:rPr>
              <w:t>10.2</w:t>
            </w:r>
            <w:r w:rsidR="000F3047">
              <w:rPr>
                <w:rFonts w:asciiTheme="minorHAnsi" w:eastAsiaTheme="minorEastAsia" w:hAnsiTheme="minorHAnsi" w:cstheme="minorBidi"/>
                <w:noProof/>
                <w:sz w:val="22"/>
                <w:szCs w:val="22"/>
              </w:rPr>
              <w:tab/>
            </w:r>
            <w:r w:rsidR="000F3047" w:rsidRPr="00523B29">
              <w:rPr>
                <w:rStyle w:val="Hyperlink"/>
                <w:noProof/>
              </w:rPr>
              <w:t>Sites Used to Evaluated Each Treatment</w:t>
            </w:r>
            <w:r w:rsidR="000F3047">
              <w:rPr>
                <w:noProof/>
                <w:webHidden/>
              </w:rPr>
              <w:tab/>
            </w:r>
            <w:r w:rsidR="000F3047">
              <w:rPr>
                <w:noProof/>
                <w:webHidden/>
              </w:rPr>
              <w:fldChar w:fldCharType="begin"/>
            </w:r>
            <w:r w:rsidR="000F3047">
              <w:rPr>
                <w:noProof/>
                <w:webHidden/>
              </w:rPr>
              <w:instrText xml:space="preserve"> PAGEREF _Toc478394878 \h </w:instrText>
            </w:r>
            <w:r w:rsidR="000F3047">
              <w:rPr>
                <w:noProof/>
                <w:webHidden/>
              </w:rPr>
            </w:r>
            <w:r w:rsidR="000F3047">
              <w:rPr>
                <w:noProof/>
                <w:webHidden/>
              </w:rPr>
              <w:fldChar w:fldCharType="separate"/>
            </w:r>
            <w:r w:rsidR="004055C6">
              <w:rPr>
                <w:noProof/>
                <w:webHidden/>
              </w:rPr>
              <w:t>27</w:t>
            </w:r>
            <w:r w:rsidR="000F3047">
              <w:rPr>
                <w:noProof/>
                <w:webHidden/>
              </w:rPr>
              <w:fldChar w:fldCharType="end"/>
            </w:r>
          </w:hyperlink>
        </w:p>
        <w:p w14:paraId="6036EFFC"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79" w:history="1">
            <w:r w:rsidR="000F3047" w:rsidRPr="00523B29">
              <w:rPr>
                <w:rStyle w:val="Hyperlink"/>
                <w:noProof/>
                <w14:scene3d>
                  <w14:camera w14:prst="orthographicFront"/>
                  <w14:lightRig w14:rig="threePt" w14:dir="t">
                    <w14:rot w14:lat="0" w14:lon="0" w14:rev="0"/>
                  </w14:lightRig>
                </w14:scene3d>
              </w:rPr>
              <w:t>10.3</w:t>
            </w:r>
            <w:r w:rsidR="000F3047">
              <w:rPr>
                <w:rFonts w:asciiTheme="minorHAnsi" w:eastAsiaTheme="minorEastAsia" w:hAnsiTheme="minorHAnsi" w:cstheme="minorBidi"/>
                <w:noProof/>
                <w:sz w:val="22"/>
                <w:szCs w:val="22"/>
              </w:rPr>
              <w:tab/>
            </w:r>
            <w:r w:rsidR="000F3047" w:rsidRPr="00523B29">
              <w:rPr>
                <w:rStyle w:val="Hyperlink"/>
                <w:noProof/>
              </w:rPr>
              <w:t>Before DSFS Activation Measures (Several Features)</w:t>
            </w:r>
            <w:r w:rsidR="000F3047">
              <w:rPr>
                <w:noProof/>
                <w:webHidden/>
              </w:rPr>
              <w:tab/>
            </w:r>
            <w:r w:rsidR="000F3047">
              <w:rPr>
                <w:noProof/>
                <w:webHidden/>
              </w:rPr>
              <w:fldChar w:fldCharType="begin"/>
            </w:r>
            <w:r w:rsidR="000F3047">
              <w:rPr>
                <w:noProof/>
                <w:webHidden/>
              </w:rPr>
              <w:instrText xml:space="preserve"> PAGEREF _Toc478394879 \h </w:instrText>
            </w:r>
            <w:r w:rsidR="000F3047">
              <w:rPr>
                <w:noProof/>
                <w:webHidden/>
              </w:rPr>
            </w:r>
            <w:r w:rsidR="000F3047">
              <w:rPr>
                <w:noProof/>
                <w:webHidden/>
              </w:rPr>
              <w:fldChar w:fldCharType="separate"/>
            </w:r>
            <w:r w:rsidR="004055C6">
              <w:rPr>
                <w:noProof/>
                <w:webHidden/>
              </w:rPr>
              <w:t>27</w:t>
            </w:r>
            <w:r w:rsidR="000F3047">
              <w:rPr>
                <w:noProof/>
                <w:webHidden/>
              </w:rPr>
              <w:fldChar w:fldCharType="end"/>
            </w:r>
          </w:hyperlink>
        </w:p>
        <w:p w14:paraId="36A186F1"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80" w:history="1">
            <w:r w:rsidR="000F3047" w:rsidRPr="00523B29">
              <w:rPr>
                <w:rStyle w:val="Hyperlink"/>
                <w:noProof/>
                <w14:scene3d>
                  <w14:camera w14:prst="orthographicFront"/>
                  <w14:lightRig w14:rig="threePt" w14:dir="t">
                    <w14:rot w14:lat="0" w14:lon="0" w14:rev="0"/>
                  </w14:lightRig>
                </w14:scene3d>
              </w:rPr>
              <w:t>10.4</w:t>
            </w:r>
            <w:r w:rsidR="000F3047">
              <w:rPr>
                <w:rFonts w:asciiTheme="minorHAnsi" w:eastAsiaTheme="minorEastAsia" w:hAnsiTheme="minorHAnsi" w:cstheme="minorBidi"/>
                <w:noProof/>
                <w:sz w:val="22"/>
                <w:szCs w:val="22"/>
              </w:rPr>
              <w:tab/>
            </w:r>
            <w:r w:rsidR="000F3047" w:rsidRPr="00523B29">
              <w:rPr>
                <w:rStyle w:val="Hyperlink"/>
                <w:noProof/>
              </w:rPr>
              <w:t>During DSFS activation measures (Several Features)</w:t>
            </w:r>
            <w:r w:rsidR="000F3047">
              <w:rPr>
                <w:noProof/>
                <w:webHidden/>
              </w:rPr>
              <w:tab/>
            </w:r>
            <w:r w:rsidR="000F3047">
              <w:rPr>
                <w:noProof/>
                <w:webHidden/>
              </w:rPr>
              <w:fldChar w:fldCharType="begin"/>
            </w:r>
            <w:r w:rsidR="000F3047">
              <w:rPr>
                <w:noProof/>
                <w:webHidden/>
              </w:rPr>
              <w:instrText xml:space="preserve"> PAGEREF _Toc478394880 \h </w:instrText>
            </w:r>
            <w:r w:rsidR="000F3047">
              <w:rPr>
                <w:noProof/>
                <w:webHidden/>
              </w:rPr>
            </w:r>
            <w:r w:rsidR="000F3047">
              <w:rPr>
                <w:noProof/>
                <w:webHidden/>
              </w:rPr>
              <w:fldChar w:fldCharType="separate"/>
            </w:r>
            <w:r w:rsidR="004055C6">
              <w:rPr>
                <w:noProof/>
                <w:webHidden/>
              </w:rPr>
              <w:t>28</w:t>
            </w:r>
            <w:r w:rsidR="000F3047">
              <w:rPr>
                <w:noProof/>
                <w:webHidden/>
              </w:rPr>
              <w:fldChar w:fldCharType="end"/>
            </w:r>
          </w:hyperlink>
        </w:p>
        <w:p w14:paraId="6DC290B5"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81" w:history="1">
            <w:r w:rsidR="000F3047" w:rsidRPr="00523B29">
              <w:rPr>
                <w:rStyle w:val="Hyperlink"/>
                <w:noProof/>
                <w14:scene3d>
                  <w14:camera w14:prst="orthographicFront"/>
                  <w14:lightRig w14:rig="threePt" w14:dir="t">
                    <w14:rot w14:lat="0" w14:lon="0" w14:rev="0"/>
                  </w14:lightRig>
                </w14:scene3d>
              </w:rPr>
              <w:t>10.5</w:t>
            </w:r>
            <w:r w:rsidR="000F3047">
              <w:rPr>
                <w:rFonts w:asciiTheme="minorHAnsi" w:eastAsiaTheme="minorEastAsia" w:hAnsiTheme="minorHAnsi" w:cstheme="minorBidi"/>
                <w:noProof/>
                <w:sz w:val="22"/>
                <w:szCs w:val="22"/>
              </w:rPr>
              <w:tab/>
            </w:r>
            <w:r w:rsidR="000F3047" w:rsidRPr="00523B29">
              <w:rPr>
                <w:rStyle w:val="Hyperlink"/>
                <w:noProof/>
              </w:rPr>
              <w:t>After DSFS Deactivation Measures (Several Features)</w:t>
            </w:r>
            <w:r w:rsidR="000F3047">
              <w:rPr>
                <w:noProof/>
                <w:webHidden/>
              </w:rPr>
              <w:tab/>
            </w:r>
            <w:r w:rsidR="000F3047">
              <w:rPr>
                <w:noProof/>
                <w:webHidden/>
              </w:rPr>
              <w:fldChar w:fldCharType="begin"/>
            </w:r>
            <w:r w:rsidR="000F3047">
              <w:rPr>
                <w:noProof/>
                <w:webHidden/>
              </w:rPr>
              <w:instrText xml:space="preserve"> PAGEREF _Toc478394881 \h </w:instrText>
            </w:r>
            <w:r w:rsidR="000F3047">
              <w:rPr>
                <w:noProof/>
                <w:webHidden/>
              </w:rPr>
            </w:r>
            <w:r w:rsidR="000F3047">
              <w:rPr>
                <w:noProof/>
                <w:webHidden/>
              </w:rPr>
              <w:fldChar w:fldCharType="separate"/>
            </w:r>
            <w:r w:rsidR="004055C6">
              <w:rPr>
                <w:noProof/>
                <w:webHidden/>
              </w:rPr>
              <w:t>28</w:t>
            </w:r>
            <w:r w:rsidR="000F3047">
              <w:rPr>
                <w:noProof/>
                <w:webHidden/>
              </w:rPr>
              <w:fldChar w:fldCharType="end"/>
            </w:r>
          </w:hyperlink>
        </w:p>
        <w:p w14:paraId="5C3662B1"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82" w:history="1">
            <w:r w:rsidR="000F3047" w:rsidRPr="00523B29">
              <w:rPr>
                <w:rStyle w:val="Hyperlink"/>
                <w:noProof/>
                <w14:scene3d>
                  <w14:camera w14:prst="orthographicFront"/>
                  <w14:lightRig w14:rig="threePt" w14:dir="t">
                    <w14:rot w14:lat="0" w14:lon="0" w14:rev="0"/>
                  </w14:lightRig>
                </w14:scene3d>
              </w:rPr>
              <w:t>10.6</w:t>
            </w:r>
            <w:r w:rsidR="000F3047">
              <w:rPr>
                <w:rFonts w:asciiTheme="minorHAnsi" w:eastAsiaTheme="minorEastAsia" w:hAnsiTheme="minorHAnsi" w:cstheme="minorBidi"/>
                <w:noProof/>
                <w:sz w:val="22"/>
                <w:szCs w:val="22"/>
              </w:rPr>
              <w:tab/>
            </w:r>
            <w:r w:rsidR="000F3047" w:rsidRPr="00523B29">
              <w:rPr>
                <w:rStyle w:val="Hyperlink"/>
                <w:noProof/>
              </w:rPr>
              <w:t>Experimental Design</w:t>
            </w:r>
            <w:r w:rsidR="000F3047">
              <w:rPr>
                <w:noProof/>
                <w:webHidden/>
              </w:rPr>
              <w:tab/>
            </w:r>
            <w:r w:rsidR="000F3047">
              <w:rPr>
                <w:noProof/>
                <w:webHidden/>
              </w:rPr>
              <w:fldChar w:fldCharType="begin"/>
            </w:r>
            <w:r w:rsidR="000F3047">
              <w:rPr>
                <w:noProof/>
                <w:webHidden/>
              </w:rPr>
              <w:instrText xml:space="preserve"> PAGEREF _Toc478394882 \h </w:instrText>
            </w:r>
            <w:r w:rsidR="000F3047">
              <w:rPr>
                <w:noProof/>
                <w:webHidden/>
              </w:rPr>
            </w:r>
            <w:r w:rsidR="000F3047">
              <w:rPr>
                <w:noProof/>
                <w:webHidden/>
              </w:rPr>
              <w:fldChar w:fldCharType="separate"/>
            </w:r>
            <w:r w:rsidR="004055C6">
              <w:rPr>
                <w:noProof/>
                <w:webHidden/>
              </w:rPr>
              <w:t>29</w:t>
            </w:r>
            <w:r w:rsidR="000F3047">
              <w:rPr>
                <w:noProof/>
                <w:webHidden/>
              </w:rPr>
              <w:fldChar w:fldCharType="end"/>
            </w:r>
          </w:hyperlink>
        </w:p>
        <w:p w14:paraId="2D7512B8"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83" w:history="1">
            <w:r w:rsidR="000F3047" w:rsidRPr="00523B29">
              <w:rPr>
                <w:rStyle w:val="Hyperlink"/>
                <w:rFonts w:eastAsia="Times New Roman"/>
                <w:noProof/>
              </w:rPr>
              <w:t>11</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Vote-Count Summary by Safety Focus</w:t>
            </w:r>
            <w:r w:rsidR="000F3047">
              <w:rPr>
                <w:noProof/>
                <w:webHidden/>
              </w:rPr>
              <w:tab/>
            </w:r>
            <w:r w:rsidR="000F3047">
              <w:rPr>
                <w:noProof/>
                <w:webHidden/>
              </w:rPr>
              <w:fldChar w:fldCharType="begin"/>
            </w:r>
            <w:r w:rsidR="000F3047">
              <w:rPr>
                <w:noProof/>
                <w:webHidden/>
              </w:rPr>
              <w:instrText xml:space="preserve"> PAGEREF _Toc478394883 \h </w:instrText>
            </w:r>
            <w:r w:rsidR="000F3047">
              <w:rPr>
                <w:noProof/>
                <w:webHidden/>
              </w:rPr>
            </w:r>
            <w:r w:rsidR="000F3047">
              <w:rPr>
                <w:noProof/>
                <w:webHidden/>
              </w:rPr>
              <w:fldChar w:fldCharType="separate"/>
            </w:r>
            <w:r w:rsidR="004055C6">
              <w:rPr>
                <w:noProof/>
                <w:webHidden/>
              </w:rPr>
              <w:t>30</w:t>
            </w:r>
            <w:r w:rsidR="000F3047">
              <w:rPr>
                <w:noProof/>
                <w:webHidden/>
              </w:rPr>
              <w:fldChar w:fldCharType="end"/>
            </w:r>
          </w:hyperlink>
        </w:p>
        <w:p w14:paraId="7F5BDE54"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84" w:history="1">
            <w:r w:rsidR="000F3047" w:rsidRPr="00523B29">
              <w:rPr>
                <w:rStyle w:val="Hyperlink"/>
                <w:noProof/>
                <w14:scene3d>
                  <w14:camera w14:prst="orthographicFront"/>
                  <w14:lightRig w14:rig="threePt" w14:dir="t">
                    <w14:rot w14:lat="0" w14:lon="0" w14:rev="0"/>
                  </w14:lightRig>
                </w14:scene3d>
              </w:rPr>
              <w:t>11.1</w:t>
            </w:r>
            <w:r w:rsidR="000F3047">
              <w:rPr>
                <w:rFonts w:asciiTheme="minorHAnsi" w:eastAsiaTheme="minorEastAsia" w:hAnsiTheme="minorHAnsi" w:cstheme="minorBidi"/>
                <w:noProof/>
                <w:sz w:val="22"/>
                <w:szCs w:val="22"/>
              </w:rPr>
              <w:tab/>
            </w:r>
            <w:r w:rsidR="000F3047" w:rsidRPr="00523B29">
              <w:rPr>
                <w:rStyle w:val="Hyperlink"/>
                <w:noProof/>
              </w:rPr>
              <w:t>Work Zone</w:t>
            </w:r>
            <w:r w:rsidR="000F3047">
              <w:rPr>
                <w:noProof/>
                <w:webHidden/>
              </w:rPr>
              <w:tab/>
            </w:r>
            <w:r w:rsidR="000F3047">
              <w:rPr>
                <w:noProof/>
                <w:webHidden/>
              </w:rPr>
              <w:fldChar w:fldCharType="begin"/>
            </w:r>
            <w:r w:rsidR="000F3047">
              <w:rPr>
                <w:noProof/>
                <w:webHidden/>
              </w:rPr>
              <w:instrText xml:space="preserve"> PAGEREF _Toc478394884 \h </w:instrText>
            </w:r>
            <w:r w:rsidR="000F3047">
              <w:rPr>
                <w:noProof/>
                <w:webHidden/>
              </w:rPr>
            </w:r>
            <w:r w:rsidR="000F3047">
              <w:rPr>
                <w:noProof/>
                <w:webHidden/>
              </w:rPr>
              <w:fldChar w:fldCharType="separate"/>
            </w:r>
            <w:r w:rsidR="004055C6">
              <w:rPr>
                <w:noProof/>
                <w:webHidden/>
              </w:rPr>
              <w:t>32</w:t>
            </w:r>
            <w:r w:rsidR="000F3047">
              <w:rPr>
                <w:noProof/>
                <w:webHidden/>
              </w:rPr>
              <w:fldChar w:fldCharType="end"/>
            </w:r>
          </w:hyperlink>
        </w:p>
        <w:p w14:paraId="026D3348"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85" w:history="1">
            <w:r w:rsidR="000F3047" w:rsidRPr="00523B29">
              <w:rPr>
                <w:rStyle w:val="Hyperlink"/>
                <w:noProof/>
                <w14:scene3d>
                  <w14:camera w14:prst="orthographicFront"/>
                  <w14:lightRig w14:rig="threePt" w14:dir="t">
                    <w14:rot w14:lat="0" w14:lon="0" w14:rev="0"/>
                  </w14:lightRig>
                </w14:scene3d>
              </w:rPr>
              <w:t>11.2</w:t>
            </w:r>
            <w:r w:rsidR="000F3047">
              <w:rPr>
                <w:rFonts w:asciiTheme="minorHAnsi" w:eastAsiaTheme="minorEastAsia" w:hAnsiTheme="minorHAnsi" w:cstheme="minorBidi"/>
                <w:noProof/>
                <w:sz w:val="22"/>
                <w:szCs w:val="22"/>
              </w:rPr>
              <w:tab/>
            </w:r>
            <w:r w:rsidR="000F3047" w:rsidRPr="00523B29">
              <w:rPr>
                <w:rStyle w:val="Hyperlink"/>
                <w:noProof/>
              </w:rPr>
              <w:t>School Zone</w:t>
            </w:r>
            <w:r w:rsidR="000F3047">
              <w:rPr>
                <w:noProof/>
                <w:webHidden/>
              </w:rPr>
              <w:tab/>
            </w:r>
            <w:r w:rsidR="000F3047">
              <w:rPr>
                <w:noProof/>
                <w:webHidden/>
              </w:rPr>
              <w:fldChar w:fldCharType="begin"/>
            </w:r>
            <w:r w:rsidR="000F3047">
              <w:rPr>
                <w:noProof/>
                <w:webHidden/>
              </w:rPr>
              <w:instrText xml:space="preserve"> PAGEREF _Toc478394885 \h </w:instrText>
            </w:r>
            <w:r w:rsidR="000F3047">
              <w:rPr>
                <w:noProof/>
                <w:webHidden/>
              </w:rPr>
            </w:r>
            <w:r w:rsidR="000F3047">
              <w:rPr>
                <w:noProof/>
                <w:webHidden/>
              </w:rPr>
              <w:fldChar w:fldCharType="separate"/>
            </w:r>
            <w:r w:rsidR="004055C6">
              <w:rPr>
                <w:noProof/>
                <w:webHidden/>
              </w:rPr>
              <w:t>36</w:t>
            </w:r>
            <w:r w:rsidR="000F3047">
              <w:rPr>
                <w:noProof/>
                <w:webHidden/>
              </w:rPr>
              <w:fldChar w:fldCharType="end"/>
            </w:r>
          </w:hyperlink>
        </w:p>
        <w:p w14:paraId="325500E3"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86" w:history="1">
            <w:r w:rsidR="000F3047" w:rsidRPr="00523B29">
              <w:rPr>
                <w:rStyle w:val="Hyperlink"/>
                <w:noProof/>
                <w14:scene3d>
                  <w14:camera w14:prst="orthographicFront"/>
                  <w14:lightRig w14:rig="threePt" w14:dir="t">
                    <w14:rot w14:lat="0" w14:lon="0" w14:rev="0"/>
                  </w14:lightRig>
                </w14:scene3d>
              </w:rPr>
              <w:t>11.3</w:t>
            </w:r>
            <w:r w:rsidR="000F3047">
              <w:rPr>
                <w:rFonts w:asciiTheme="minorHAnsi" w:eastAsiaTheme="minorEastAsia" w:hAnsiTheme="minorHAnsi" w:cstheme="minorBidi"/>
                <w:noProof/>
                <w:sz w:val="22"/>
                <w:szCs w:val="22"/>
              </w:rPr>
              <w:tab/>
            </w:r>
            <w:r w:rsidR="000F3047" w:rsidRPr="00523B29">
              <w:rPr>
                <w:rStyle w:val="Hyperlink"/>
                <w:noProof/>
              </w:rPr>
              <w:t>Transition Zone</w:t>
            </w:r>
            <w:r w:rsidR="000F3047">
              <w:rPr>
                <w:noProof/>
                <w:webHidden/>
              </w:rPr>
              <w:tab/>
            </w:r>
            <w:r w:rsidR="000F3047">
              <w:rPr>
                <w:noProof/>
                <w:webHidden/>
              </w:rPr>
              <w:fldChar w:fldCharType="begin"/>
            </w:r>
            <w:r w:rsidR="000F3047">
              <w:rPr>
                <w:noProof/>
                <w:webHidden/>
              </w:rPr>
              <w:instrText xml:space="preserve"> PAGEREF _Toc478394886 \h </w:instrText>
            </w:r>
            <w:r w:rsidR="000F3047">
              <w:rPr>
                <w:noProof/>
                <w:webHidden/>
              </w:rPr>
            </w:r>
            <w:r w:rsidR="000F3047">
              <w:rPr>
                <w:noProof/>
                <w:webHidden/>
              </w:rPr>
              <w:fldChar w:fldCharType="separate"/>
            </w:r>
            <w:r w:rsidR="004055C6">
              <w:rPr>
                <w:noProof/>
                <w:webHidden/>
              </w:rPr>
              <w:t>39</w:t>
            </w:r>
            <w:r w:rsidR="000F3047">
              <w:rPr>
                <w:noProof/>
                <w:webHidden/>
              </w:rPr>
              <w:fldChar w:fldCharType="end"/>
            </w:r>
          </w:hyperlink>
        </w:p>
        <w:p w14:paraId="020FD2FF"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87" w:history="1">
            <w:r w:rsidR="000F3047" w:rsidRPr="00523B29">
              <w:rPr>
                <w:rStyle w:val="Hyperlink"/>
                <w:noProof/>
                <w14:scene3d>
                  <w14:camera w14:prst="orthographicFront"/>
                  <w14:lightRig w14:rig="threePt" w14:dir="t">
                    <w14:rot w14:lat="0" w14:lon="0" w14:rev="0"/>
                  </w14:lightRig>
                </w14:scene3d>
              </w:rPr>
              <w:t>11.4</w:t>
            </w:r>
            <w:r w:rsidR="000F3047">
              <w:rPr>
                <w:rFonts w:asciiTheme="minorHAnsi" w:eastAsiaTheme="minorEastAsia" w:hAnsiTheme="minorHAnsi" w:cstheme="minorBidi"/>
                <w:noProof/>
                <w:sz w:val="22"/>
                <w:szCs w:val="22"/>
              </w:rPr>
              <w:tab/>
            </w:r>
            <w:r w:rsidR="000F3047" w:rsidRPr="00523B29">
              <w:rPr>
                <w:rStyle w:val="Hyperlink"/>
                <w:noProof/>
              </w:rPr>
              <w:t>Curved Section</w:t>
            </w:r>
            <w:r w:rsidR="000F3047">
              <w:rPr>
                <w:noProof/>
                <w:webHidden/>
              </w:rPr>
              <w:tab/>
            </w:r>
            <w:r w:rsidR="000F3047">
              <w:rPr>
                <w:noProof/>
                <w:webHidden/>
              </w:rPr>
              <w:fldChar w:fldCharType="begin"/>
            </w:r>
            <w:r w:rsidR="000F3047">
              <w:rPr>
                <w:noProof/>
                <w:webHidden/>
              </w:rPr>
              <w:instrText xml:space="preserve"> PAGEREF _Toc478394887 \h </w:instrText>
            </w:r>
            <w:r w:rsidR="000F3047">
              <w:rPr>
                <w:noProof/>
                <w:webHidden/>
              </w:rPr>
            </w:r>
            <w:r w:rsidR="000F3047">
              <w:rPr>
                <w:noProof/>
                <w:webHidden/>
              </w:rPr>
              <w:fldChar w:fldCharType="separate"/>
            </w:r>
            <w:r w:rsidR="004055C6">
              <w:rPr>
                <w:noProof/>
                <w:webHidden/>
              </w:rPr>
              <w:t>42</w:t>
            </w:r>
            <w:r w:rsidR="000F3047">
              <w:rPr>
                <w:noProof/>
                <w:webHidden/>
              </w:rPr>
              <w:fldChar w:fldCharType="end"/>
            </w:r>
          </w:hyperlink>
        </w:p>
        <w:p w14:paraId="341E328A"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88" w:history="1">
            <w:r w:rsidR="000F3047" w:rsidRPr="00523B29">
              <w:rPr>
                <w:rStyle w:val="Hyperlink"/>
                <w:noProof/>
                <w14:scene3d>
                  <w14:camera w14:prst="orthographicFront"/>
                  <w14:lightRig w14:rig="threePt" w14:dir="t">
                    <w14:rot w14:lat="0" w14:lon="0" w14:rev="0"/>
                  </w14:lightRig>
                </w14:scene3d>
              </w:rPr>
              <w:t>11.5</w:t>
            </w:r>
            <w:r w:rsidR="000F3047">
              <w:rPr>
                <w:rFonts w:asciiTheme="minorHAnsi" w:eastAsiaTheme="minorEastAsia" w:hAnsiTheme="minorHAnsi" w:cstheme="minorBidi"/>
                <w:noProof/>
                <w:sz w:val="22"/>
                <w:szCs w:val="22"/>
              </w:rPr>
              <w:tab/>
            </w:r>
            <w:r w:rsidR="000F3047" w:rsidRPr="00523B29">
              <w:rPr>
                <w:rStyle w:val="Hyperlink"/>
                <w:noProof/>
              </w:rPr>
              <w:t>Straight Section</w:t>
            </w:r>
            <w:r w:rsidR="000F3047">
              <w:rPr>
                <w:noProof/>
                <w:webHidden/>
              </w:rPr>
              <w:tab/>
            </w:r>
            <w:r w:rsidR="000F3047">
              <w:rPr>
                <w:noProof/>
                <w:webHidden/>
              </w:rPr>
              <w:fldChar w:fldCharType="begin"/>
            </w:r>
            <w:r w:rsidR="000F3047">
              <w:rPr>
                <w:noProof/>
                <w:webHidden/>
              </w:rPr>
              <w:instrText xml:space="preserve"> PAGEREF _Toc478394888 \h </w:instrText>
            </w:r>
            <w:r w:rsidR="000F3047">
              <w:rPr>
                <w:noProof/>
                <w:webHidden/>
              </w:rPr>
            </w:r>
            <w:r w:rsidR="000F3047">
              <w:rPr>
                <w:noProof/>
                <w:webHidden/>
              </w:rPr>
              <w:fldChar w:fldCharType="separate"/>
            </w:r>
            <w:r w:rsidR="004055C6">
              <w:rPr>
                <w:noProof/>
                <w:webHidden/>
              </w:rPr>
              <w:t>44</w:t>
            </w:r>
            <w:r w:rsidR="000F3047">
              <w:rPr>
                <w:noProof/>
                <w:webHidden/>
              </w:rPr>
              <w:fldChar w:fldCharType="end"/>
            </w:r>
          </w:hyperlink>
        </w:p>
        <w:p w14:paraId="0585B0EE"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89" w:history="1">
            <w:r w:rsidR="000F3047" w:rsidRPr="00523B29">
              <w:rPr>
                <w:rStyle w:val="Hyperlink"/>
                <w:rFonts w:eastAsia="Times New Roman"/>
                <w:noProof/>
              </w:rPr>
              <w:t>12</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Discussion</w:t>
            </w:r>
            <w:r w:rsidR="000F3047">
              <w:rPr>
                <w:noProof/>
                <w:webHidden/>
              </w:rPr>
              <w:tab/>
            </w:r>
            <w:r w:rsidR="000F3047">
              <w:rPr>
                <w:noProof/>
                <w:webHidden/>
              </w:rPr>
              <w:fldChar w:fldCharType="begin"/>
            </w:r>
            <w:r w:rsidR="000F3047">
              <w:rPr>
                <w:noProof/>
                <w:webHidden/>
              </w:rPr>
              <w:instrText xml:space="preserve"> PAGEREF _Toc478394889 \h </w:instrText>
            </w:r>
            <w:r w:rsidR="000F3047">
              <w:rPr>
                <w:noProof/>
                <w:webHidden/>
              </w:rPr>
            </w:r>
            <w:r w:rsidR="000F3047">
              <w:rPr>
                <w:noProof/>
                <w:webHidden/>
              </w:rPr>
              <w:fldChar w:fldCharType="separate"/>
            </w:r>
            <w:r w:rsidR="004055C6">
              <w:rPr>
                <w:noProof/>
                <w:webHidden/>
              </w:rPr>
              <w:t>47</w:t>
            </w:r>
            <w:r w:rsidR="000F3047">
              <w:rPr>
                <w:noProof/>
                <w:webHidden/>
              </w:rPr>
              <w:fldChar w:fldCharType="end"/>
            </w:r>
          </w:hyperlink>
        </w:p>
        <w:p w14:paraId="74E147F1"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90" w:history="1">
            <w:r w:rsidR="000F3047" w:rsidRPr="00523B29">
              <w:rPr>
                <w:rStyle w:val="Hyperlink"/>
                <w:noProof/>
                <w14:scene3d>
                  <w14:camera w14:prst="orthographicFront"/>
                  <w14:lightRig w14:rig="threePt" w14:dir="t">
                    <w14:rot w14:lat="0" w14:lon="0" w14:rev="0"/>
                  </w14:lightRig>
                </w14:scene3d>
              </w:rPr>
              <w:t>12.1</w:t>
            </w:r>
            <w:r w:rsidR="000F3047">
              <w:rPr>
                <w:rFonts w:asciiTheme="minorHAnsi" w:eastAsiaTheme="minorEastAsia" w:hAnsiTheme="minorHAnsi" w:cstheme="minorBidi"/>
                <w:noProof/>
                <w:sz w:val="22"/>
                <w:szCs w:val="22"/>
              </w:rPr>
              <w:tab/>
            </w:r>
            <w:r w:rsidR="000F3047" w:rsidRPr="00523B29">
              <w:rPr>
                <w:rStyle w:val="Hyperlink"/>
                <w:noProof/>
              </w:rPr>
              <w:t>Overall</w:t>
            </w:r>
            <w:r w:rsidR="000F3047">
              <w:rPr>
                <w:noProof/>
                <w:webHidden/>
              </w:rPr>
              <w:tab/>
            </w:r>
            <w:r w:rsidR="000F3047">
              <w:rPr>
                <w:noProof/>
                <w:webHidden/>
              </w:rPr>
              <w:fldChar w:fldCharType="begin"/>
            </w:r>
            <w:r w:rsidR="000F3047">
              <w:rPr>
                <w:noProof/>
                <w:webHidden/>
              </w:rPr>
              <w:instrText xml:space="preserve"> PAGEREF _Toc478394890 \h </w:instrText>
            </w:r>
            <w:r w:rsidR="000F3047">
              <w:rPr>
                <w:noProof/>
                <w:webHidden/>
              </w:rPr>
            </w:r>
            <w:r w:rsidR="000F3047">
              <w:rPr>
                <w:noProof/>
                <w:webHidden/>
              </w:rPr>
              <w:fldChar w:fldCharType="separate"/>
            </w:r>
            <w:r w:rsidR="004055C6">
              <w:rPr>
                <w:noProof/>
                <w:webHidden/>
              </w:rPr>
              <w:t>47</w:t>
            </w:r>
            <w:r w:rsidR="000F3047">
              <w:rPr>
                <w:noProof/>
                <w:webHidden/>
              </w:rPr>
              <w:fldChar w:fldCharType="end"/>
            </w:r>
          </w:hyperlink>
        </w:p>
        <w:p w14:paraId="0191CC36"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91" w:history="1">
            <w:r w:rsidR="000F3047" w:rsidRPr="00523B29">
              <w:rPr>
                <w:rStyle w:val="Hyperlink"/>
                <w:noProof/>
                <w14:scene3d>
                  <w14:camera w14:prst="orthographicFront"/>
                  <w14:lightRig w14:rig="threePt" w14:dir="t">
                    <w14:rot w14:lat="0" w14:lon="0" w14:rev="0"/>
                  </w14:lightRig>
                </w14:scene3d>
              </w:rPr>
              <w:t>12.2</w:t>
            </w:r>
            <w:r w:rsidR="000F3047">
              <w:rPr>
                <w:rFonts w:asciiTheme="minorHAnsi" w:eastAsiaTheme="minorEastAsia" w:hAnsiTheme="minorHAnsi" w:cstheme="minorBidi"/>
                <w:noProof/>
                <w:sz w:val="22"/>
                <w:szCs w:val="22"/>
              </w:rPr>
              <w:tab/>
            </w:r>
            <w:r w:rsidR="000F3047" w:rsidRPr="00523B29">
              <w:rPr>
                <w:rStyle w:val="Hyperlink"/>
                <w:noProof/>
              </w:rPr>
              <w:t>Safety Focus</w:t>
            </w:r>
            <w:r w:rsidR="000F3047">
              <w:rPr>
                <w:noProof/>
                <w:webHidden/>
              </w:rPr>
              <w:tab/>
            </w:r>
            <w:r w:rsidR="000F3047">
              <w:rPr>
                <w:noProof/>
                <w:webHidden/>
              </w:rPr>
              <w:fldChar w:fldCharType="begin"/>
            </w:r>
            <w:r w:rsidR="000F3047">
              <w:rPr>
                <w:noProof/>
                <w:webHidden/>
              </w:rPr>
              <w:instrText xml:space="preserve"> PAGEREF _Toc478394891 \h </w:instrText>
            </w:r>
            <w:r w:rsidR="000F3047">
              <w:rPr>
                <w:noProof/>
                <w:webHidden/>
              </w:rPr>
            </w:r>
            <w:r w:rsidR="000F3047">
              <w:rPr>
                <w:noProof/>
                <w:webHidden/>
              </w:rPr>
              <w:fldChar w:fldCharType="separate"/>
            </w:r>
            <w:r w:rsidR="004055C6">
              <w:rPr>
                <w:noProof/>
                <w:webHidden/>
              </w:rPr>
              <w:t>47</w:t>
            </w:r>
            <w:r w:rsidR="000F3047">
              <w:rPr>
                <w:noProof/>
                <w:webHidden/>
              </w:rPr>
              <w:fldChar w:fldCharType="end"/>
            </w:r>
          </w:hyperlink>
        </w:p>
        <w:p w14:paraId="5153D735"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92" w:history="1">
            <w:r w:rsidR="000F3047" w:rsidRPr="00523B29">
              <w:rPr>
                <w:rStyle w:val="Hyperlink"/>
                <w:rFonts w:eastAsia="Times New Roman"/>
                <w:noProof/>
                <w14:scene3d>
                  <w14:camera w14:prst="orthographicFront"/>
                  <w14:lightRig w14:rig="threePt" w14:dir="t">
                    <w14:rot w14:lat="0" w14:lon="0" w14:rev="0"/>
                  </w14:lightRig>
                </w14:scene3d>
              </w:rPr>
              <w:t>12.3</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Limitations</w:t>
            </w:r>
            <w:r w:rsidR="000F3047">
              <w:rPr>
                <w:noProof/>
                <w:webHidden/>
              </w:rPr>
              <w:tab/>
            </w:r>
            <w:r w:rsidR="000F3047">
              <w:rPr>
                <w:noProof/>
                <w:webHidden/>
              </w:rPr>
              <w:fldChar w:fldCharType="begin"/>
            </w:r>
            <w:r w:rsidR="000F3047">
              <w:rPr>
                <w:noProof/>
                <w:webHidden/>
              </w:rPr>
              <w:instrText xml:space="preserve"> PAGEREF _Toc478394892 \h </w:instrText>
            </w:r>
            <w:r w:rsidR="000F3047">
              <w:rPr>
                <w:noProof/>
                <w:webHidden/>
              </w:rPr>
            </w:r>
            <w:r w:rsidR="000F3047">
              <w:rPr>
                <w:noProof/>
                <w:webHidden/>
              </w:rPr>
              <w:fldChar w:fldCharType="separate"/>
            </w:r>
            <w:r w:rsidR="004055C6">
              <w:rPr>
                <w:noProof/>
                <w:webHidden/>
              </w:rPr>
              <w:t>48</w:t>
            </w:r>
            <w:r w:rsidR="000F3047">
              <w:rPr>
                <w:noProof/>
                <w:webHidden/>
              </w:rPr>
              <w:fldChar w:fldCharType="end"/>
            </w:r>
          </w:hyperlink>
        </w:p>
        <w:p w14:paraId="1873F0D0"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93" w:history="1">
            <w:r w:rsidR="000F3047" w:rsidRPr="00523B29">
              <w:rPr>
                <w:rStyle w:val="Hyperlink"/>
                <w:noProof/>
              </w:rPr>
              <w:t>13</w:t>
            </w:r>
            <w:r w:rsidR="000F3047">
              <w:rPr>
                <w:rFonts w:asciiTheme="minorHAnsi" w:eastAsiaTheme="minorEastAsia" w:hAnsiTheme="minorHAnsi" w:cstheme="minorBidi"/>
                <w:noProof/>
                <w:sz w:val="22"/>
                <w:szCs w:val="22"/>
              </w:rPr>
              <w:tab/>
            </w:r>
            <w:r w:rsidR="000F3047" w:rsidRPr="00523B29">
              <w:rPr>
                <w:rStyle w:val="Hyperlink"/>
                <w:noProof/>
              </w:rPr>
              <w:t>References</w:t>
            </w:r>
            <w:r w:rsidR="000F3047">
              <w:rPr>
                <w:noProof/>
                <w:webHidden/>
              </w:rPr>
              <w:tab/>
            </w:r>
            <w:r w:rsidR="000F3047">
              <w:rPr>
                <w:noProof/>
                <w:webHidden/>
              </w:rPr>
              <w:fldChar w:fldCharType="begin"/>
            </w:r>
            <w:r w:rsidR="000F3047">
              <w:rPr>
                <w:noProof/>
                <w:webHidden/>
              </w:rPr>
              <w:instrText xml:space="preserve"> PAGEREF _Toc478394893 \h </w:instrText>
            </w:r>
            <w:r w:rsidR="000F3047">
              <w:rPr>
                <w:noProof/>
                <w:webHidden/>
              </w:rPr>
            </w:r>
            <w:r w:rsidR="000F3047">
              <w:rPr>
                <w:noProof/>
                <w:webHidden/>
              </w:rPr>
              <w:fldChar w:fldCharType="separate"/>
            </w:r>
            <w:r w:rsidR="004055C6">
              <w:rPr>
                <w:noProof/>
                <w:webHidden/>
              </w:rPr>
              <w:t>49</w:t>
            </w:r>
            <w:r w:rsidR="000F3047">
              <w:rPr>
                <w:noProof/>
                <w:webHidden/>
              </w:rPr>
              <w:fldChar w:fldCharType="end"/>
            </w:r>
          </w:hyperlink>
        </w:p>
        <w:p w14:paraId="32EA115D"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94" w:history="1">
            <w:r w:rsidR="000F3047" w:rsidRPr="00523B29">
              <w:rPr>
                <w:rStyle w:val="Hyperlink"/>
                <w:noProof/>
              </w:rPr>
              <w:t>14</w:t>
            </w:r>
            <w:r w:rsidR="000F3047">
              <w:rPr>
                <w:rFonts w:asciiTheme="minorHAnsi" w:eastAsiaTheme="minorEastAsia" w:hAnsiTheme="minorHAnsi" w:cstheme="minorBidi"/>
                <w:noProof/>
                <w:sz w:val="22"/>
                <w:szCs w:val="22"/>
              </w:rPr>
              <w:tab/>
            </w:r>
            <w:r w:rsidR="000F3047" w:rsidRPr="00523B29">
              <w:rPr>
                <w:rStyle w:val="Hyperlink"/>
                <w:noProof/>
              </w:rPr>
              <w:t>Appendix A: Dynamic Speed Feedback Sign Examples</w:t>
            </w:r>
            <w:r w:rsidR="000F3047">
              <w:rPr>
                <w:noProof/>
                <w:webHidden/>
              </w:rPr>
              <w:tab/>
            </w:r>
            <w:r w:rsidR="000F3047">
              <w:rPr>
                <w:noProof/>
                <w:webHidden/>
              </w:rPr>
              <w:fldChar w:fldCharType="begin"/>
            </w:r>
            <w:r w:rsidR="000F3047">
              <w:rPr>
                <w:noProof/>
                <w:webHidden/>
              </w:rPr>
              <w:instrText xml:space="preserve"> PAGEREF _Toc478394894 \h </w:instrText>
            </w:r>
            <w:r w:rsidR="000F3047">
              <w:rPr>
                <w:noProof/>
                <w:webHidden/>
              </w:rPr>
            </w:r>
            <w:r w:rsidR="000F3047">
              <w:rPr>
                <w:noProof/>
                <w:webHidden/>
              </w:rPr>
              <w:fldChar w:fldCharType="separate"/>
            </w:r>
            <w:r w:rsidR="004055C6">
              <w:rPr>
                <w:noProof/>
                <w:webHidden/>
              </w:rPr>
              <w:t>53</w:t>
            </w:r>
            <w:r w:rsidR="000F3047">
              <w:rPr>
                <w:noProof/>
                <w:webHidden/>
              </w:rPr>
              <w:fldChar w:fldCharType="end"/>
            </w:r>
          </w:hyperlink>
        </w:p>
        <w:p w14:paraId="58A8E04B"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895" w:history="1">
            <w:r w:rsidR="000F3047" w:rsidRPr="00523B29">
              <w:rPr>
                <w:rStyle w:val="Hyperlink"/>
                <w:noProof/>
              </w:rPr>
              <w:t>15</w:t>
            </w:r>
            <w:r w:rsidR="000F3047">
              <w:rPr>
                <w:rFonts w:asciiTheme="minorHAnsi" w:eastAsiaTheme="minorEastAsia" w:hAnsiTheme="minorHAnsi" w:cstheme="minorBidi"/>
                <w:noProof/>
                <w:sz w:val="22"/>
                <w:szCs w:val="22"/>
              </w:rPr>
              <w:tab/>
            </w:r>
            <w:r w:rsidR="000F3047" w:rsidRPr="00523B29">
              <w:rPr>
                <w:rStyle w:val="Hyperlink"/>
                <w:noProof/>
              </w:rPr>
              <w:t>Appendix B: Article Review Template</w:t>
            </w:r>
            <w:r w:rsidR="000F3047">
              <w:rPr>
                <w:noProof/>
                <w:webHidden/>
              </w:rPr>
              <w:tab/>
            </w:r>
            <w:r w:rsidR="000F3047">
              <w:rPr>
                <w:noProof/>
                <w:webHidden/>
              </w:rPr>
              <w:fldChar w:fldCharType="begin"/>
            </w:r>
            <w:r w:rsidR="000F3047">
              <w:rPr>
                <w:noProof/>
                <w:webHidden/>
              </w:rPr>
              <w:instrText xml:space="preserve"> PAGEREF _Toc478394895 \h </w:instrText>
            </w:r>
            <w:r w:rsidR="000F3047">
              <w:rPr>
                <w:noProof/>
                <w:webHidden/>
              </w:rPr>
            </w:r>
            <w:r w:rsidR="000F3047">
              <w:rPr>
                <w:noProof/>
                <w:webHidden/>
              </w:rPr>
              <w:fldChar w:fldCharType="separate"/>
            </w:r>
            <w:r w:rsidR="004055C6">
              <w:rPr>
                <w:noProof/>
                <w:webHidden/>
              </w:rPr>
              <w:t>57</w:t>
            </w:r>
            <w:r w:rsidR="000F3047">
              <w:rPr>
                <w:noProof/>
                <w:webHidden/>
              </w:rPr>
              <w:fldChar w:fldCharType="end"/>
            </w:r>
          </w:hyperlink>
        </w:p>
        <w:p w14:paraId="61B19056"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96" w:history="1">
            <w:r w:rsidR="000F3047" w:rsidRPr="00523B29">
              <w:rPr>
                <w:rStyle w:val="Hyperlink"/>
                <w:noProof/>
                <w14:scene3d>
                  <w14:camera w14:prst="orthographicFront"/>
                  <w14:lightRig w14:rig="threePt" w14:dir="t">
                    <w14:rot w14:lat="0" w14:lon="0" w14:rev="0"/>
                  </w14:lightRig>
                </w14:scene3d>
              </w:rPr>
              <w:t>15.1</w:t>
            </w:r>
            <w:r w:rsidR="000F3047">
              <w:rPr>
                <w:rFonts w:asciiTheme="minorHAnsi" w:eastAsiaTheme="minorEastAsia" w:hAnsiTheme="minorHAnsi" w:cstheme="minorBidi"/>
                <w:noProof/>
                <w:sz w:val="22"/>
                <w:szCs w:val="22"/>
              </w:rPr>
              <w:tab/>
            </w:r>
            <w:r w:rsidR="000F3047" w:rsidRPr="00523B29">
              <w:rPr>
                <w:rStyle w:val="Hyperlink"/>
                <w:noProof/>
              </w:rPr>
              <w:t>Introductory Information</w:t>
            </w:r>
            <w:r w:rsidR="000F3047">
              <w:rPr>
                <w:noProof/>
                <w:webHidden/>
              </w:rPr>
              <w:tab/>
            </w:r>
            <w:r w:rsidR="000F3047">
              <w:rPr>
                <w:noProof/>
                <w:webHidden/>
              </w:rPr>
              <w:fldChar w:fldCharType="begin"/>
            </w:r>
            <w:r w:rsidR="000F3047">
              <w:rPr>
                <w:noProof/>
                <w:webHidden/>
              </w:rPr>
              <w:instrText xml:space="preserve"> PAGEREF _Toc478394896 \h </w:instrText>
            </w:r>
            <w:r w:rsidR="000F3047">
              <w:rPr>
                <w:noProof/>
                <w:webHidden/>
              </w:rPr>
            </w:r>
            <w:r w:rsidR="000F3047">
              <w:rPr>
                <w:noProof/>
                <w:webHidden/>
              </w:rPr>
              <w:fldChar w:fldCharType="separate"/>
            </w:r>
            <w:r w:rsidR="004055C6">
              <w:rPr>
                <w:noProof/>
                <w:webHidden/>
              </w:rPr>
              <w:t>57</w:t>
            </w:r>
            <w:r w:rsidR="000F3047">
              <w:rPr>
                <w:noProof/>
                <w:webHidden/>
              </w:rPr>
              <w:fldChar w:fldCharType="end"/>
            </w:r>
          </w:hyperlink>
        </w:p>
        <w:p w14:paraId="73FB0D14"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97" w:history="1">
            <w:r w:rsidR="000F3047" w:rsidRPr="00523B29">
              <w:rPr>
                <w:rStyle w:val="Hyperlink"/>
                <w:noProof/>
                <w14:scene3d>
                  <w14:camera w14:prst="orthographicFront"/>
                  <w14:lightRig w14:rig="threePt" w14:dir="t">
                    <w14:rot w14:lat="0" w14:lon="0" w14:rev="0"/>
                  </w14:lightRig>
                </w14:scene3d>
              </w:rPr>
              <w:t>15.2</w:t>
            </w:r>
            <w:r w:rsidR="000F3047">
              <w:rPr>
                <w:rFonts w:asciiTheme="minorHAnsi" w:eastAsiaTheme="minorEastAsia" w:hAnsiTheme="minorHAnsi" w:cstheme="minorBidi"/>
                <w:noProof/>
                <w:sz w:val="22"/>
                <w:szCs w:val="22"/>
              </w:rPr>
              <w:tab/>
            </w:r>
            <w:r w:rsidR="000F3047" w:rsidRPr="00523B29">
              <w:rPr>
                <w:rStyle w:val="Hyperlink"/>
                <w:noProof/>
              </w:rPr>
              <w:t>Features</w:t>
            </w:r>
            <w:r w:rsidR="000F3047">
              <w:rPr>
                <w:noProof/>
                <w:webHidden/>
              </w:rPr>
              <w:tab/>
            </w:r>
            <w:r w:rsidR="000F3047">
              <w:rPr>
                <w:noProof/>
                <w:webHidden/>
              </w:rPr>
              <w:fldChar w:fldCharType="begin"/>
            </w:r>
            <w:r w:rsidR="000F3047">
              <w:rPr>
                <w:noProof/>
                <w:webHidden/>
              </w:rPr>
              <w:instrText xml:space="preserve"> PAGEREF _Toc478394897 \h </w:instrText>
            </w:r>
            <w:r w:rsidR="000F3047">
              <w:rPr>
                <w:noProof/>
                <w:webHidden/>
              </w:rPr>
            </w:r>
            <w:r w:rsidR="000F3047">
              <w:rPr>
                <w:noProof/>
                <w:webHidden/>
              </w:rPr>
              <w:fldChar w:fldCharType="separate"/>
            </w:r>
            <w:r w:rsidR="004055C6">
              <w:rPr>
                <w:noProof/>
                <w:webHidden/>
              </w:rPr>
              <w:t>57</w:t>
            </w:r>
            <w:r w:rsidR="000F3047">
              <w:rPr>
                <w:noProof/>
                <w:webHidden/>
              </w:rPr>
              <w:fldChar w:fldCharType="end"/>
            </w:r>
          </w:hyperlink>
        </w:p>
        <w:p w14:paraId="0131B04E"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98" w:history="1">
            <w:r w:rsidR="000F3047" w:rsidRPr="00523B29">
              <w:rPr>
                <w:rStyle w:val="Hyperlink"/>
                <w:noProof/>
                <w14:scene3d>
                  <w14:camera w14:prst="orthographicFront"/>
                  <w14:lightRig w14:rig="threePt" w14:dir="t">
                    <w14:rot w14:lat="0" w14:lon="0" w14:rev="0"/>
                  </w14:lightRig>
                </w14:scene3d>
              </w:rPr>
              <w:t>15.3</w:t>
            </w:r>
            <w:r w:rsidR="000F3047">
              <w:rPr>
                <w:rFonts w:asciiTheme="minorHAnsi" w:eastAsiaTheme="minorEastAsia" w:hAnsiTheme="minorHAnsi" w:cstheme="minorBidi"/>
                <w:noProof/>
                <w:sz w:val="22"/>
                <w:szCs w:val="22"/>
              </w:rPr>
              <w:tab/>
            </w:r>
            <w:r w:rsidR="000F3047" w:rsidRPr="00523B29">
              <w:rPr>
                <w:rStyle w:val="Hyperlink"/>
                <w:noProof/>
              </w:rPr>
              <w:t>Summary of Study</w:t>
            </w:r>
            <w:r w:rsidR="000F3047">
              <w:rPr>
                <w:noProof/>
                <w:webHidden/>
              </w:rPr>
              <w:tab/>
            </w:r>
            <w:r w:rsidR="000F3047">
              <w:rPr>
                <w:noProof/>
                <w:webHidden/>
              </w:rPr>
              <w:fldChar w:fldCharType="begin"/>
            </w:r>
            <w:r w:rsidR="000F3047">
              <w:rPr>
                <w:noProof/>
                <w:webHidden/>
              </w:rPr>
              <w:instrText xml:space="preserve"> PAGEREF _Toc478394898 \h </w:instrText>
            </w:r>
            <w:r w:rsidR="000F3047">
              <w:rPr>
                <w:noProof/>
                <w:webHidden/>
              </w:rPr>
            </w:r>
            <w:r w:rsidR="000F3047">
              <w:rPr>
                <w:noProof/>
                <w:webHidden/>
              </w:rPr>
              <w:fldChar w:fldCharType="separate"/>
            </w:r>
            <w:r w:rsidR="004055C6">
              <w:rPr>
                <w:noProof/>
                <w:webHidden/>
              </w:rPr>
              <w:t>59</w:t>
            </w:r>
            <w:r w:rsidR="000F3047">
              <w:rPr>
                <w:noProof/>
                <w:webHidden/>
              </w:rPr>
              <w:fldChar w:fldCharType="end"/>
            </w:r>
          </w:hyperlink>
        </w:p>
        <w:p w14:paraId="6A455382"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899" w:history="1">
            <w:r w:rsidR="000F3047" w:rsidRPr="00523B29">
              <w:rPr>
                <w:rStyle w:val="Hyperlink"/>
                <w:noProof/>
                <w14:scene3d>
                  <w14:camera w14:prst="orthographicFront"/>
                  <w14:lightRig w14:rig="threePt" w14:dir="t">
                    <w14:rot w14:lat="0" w14:lon="0" w14:rev="0"/>
                  </w14:lightRig>
                </w14:scene3d>
              </w:rPr>
              <w:t>15.4</w:t>
            </w:r>
            <w:r w:rsidR="000F3047">
              <w:rPr>
                <w:rFonts w:asciiTheme="minorHAnsi" w:eastAsiaTheme="minorEastAsia" w:hAnsiTheme="minorHAnsi" w:cstheme="minorBidi"/>
                <w:noProof/>
                <w:sz w:val="22"/>
                <w:szCs w:val="22"/>
              </w:rPr>
              <w:tab/>
            </w:r>
            <w:r w:rsidR="000F3047" w:rsidRPr="00523B29">
              <w:rPr>
                <w:rStyle w:val="Hyperlink"/>
                <w:noProof/>
              </w:rPr>
              <w:t>Study Schematic</w:t>
            </w:r>
            <w:r w:rsidR="000F3047">
              <w:rPr>
                <w:noProof/>
                <w:webHidden/>
              </w:rPr>
              <w:tab/>
            </w:r>
            <w:r w:rsidR="000F3047">
              <w:rPr>
                <w:noProof/>
                <w:webHidden/>
              </w:rPr>
              <w:fldChar w:fldCharType="begin"/>
            </w:r>
            <w:r w:rsidR="000F3047">
              <w:rPr>
                <w:noProof/>
                <w:webHidden/>
              </w:rPr>
              <w:instrText xml:space="preserve"> PAGEREF _Toc478394899 \h </w:instrText>
            </w:r>
            <w:r w:rsidR="000F3047">
              <w:rPr>
                <w:noProof/>
                <w:webHidden/>
              </w:rPr>
            </w:r>
            <w:r w:rsidR="000F3047">
              <w:rPr>
                <w:noProof/>
                <w:webHidden/>
              </w:rPr>
              <w:fldChar w:fldCharType="separate"/>
            </w:r>
            <w:r w:rsidR="004055C6">
              <w:rPr>
                <w:noProof/>
                <w:webHidden/>
              </w:rPr>
              <w:t>60</w:t>
            </w:r>
            <w:r w:rsidR="000F3047">
              <w:rPr>
                <w:noProof/>
                <w:webHidden/>
              </w:rPr>
              <w:fldChar w:fldCharType="end"/>
            </w:r>
          </w:hyperlink>
        </w:p>
        <w:p w14:paraId="00A1A4C2" w14:textId="77777777" w:rsidR="000F3047" w:rsidRDefault="00BC018E">
          <w:pPr>
            <w:pStyle w:val="TOC1"/>
            <w:tabs>
              <w:tab w:val="left" w:pos="480"/>
              <w:tab w:val="right" w:leader="dot" w:pos="9350"/>
            </w:tabs>
            <w:rPr>
              <w:rFonts w:asciiTheme="minorHAnsi" w:eastAsiaTheme="minorEastAsia" w:hAnsiTheme="minorHAnsi" w:cstheme="minorBidi"/>
              <w:noProof/>
              <w:sz w:val="22"/>
              <w:szCs w:val="22"/>
            </w:rPr>
          </w:pPr>
          <w:hyperlink w:anchor="_Toc478394900" w:history="1">
            <w:r w:rsidR="000F3047" w:rsidRPr="00523B29">
              <w:rPr>
                <w:rStyle w:val="Hyperlink"/>
                <w:noProof/>
              </w:rPr>
              <w:t>16</w:t>
            </w:r>
            <w:r w:rsidR="000F3047">
              <w:rPr>
                <w:rFonts w:asciiTheme="minorHAnsi" w:eastAsiaTheme="minorEastAsia" w:hAnsiTheme="minorHAnsi" w:cstheme="minorBidi"/>
                <w:noProof/>
                <w:sz w:val="22"/>
                <w:szCs w:val="22"/>
              </w:rPr>
              <w:tab/>
            </w:r>
            <w:r w:rsidR="000F3047" w:rsidRPr="00523B29">
              <w:rPr>
                <w:rStyle w:val="Hyperlink"/>
                <w:noProof/>
              </w:rPr>
              <w:t>Appendix C: Studies Linked to Vote-count</w:t>
            </w:r>
            <w:r w:rsidR="000F3047">
              <w:rPr>
                <w:noProof/>
                <w:webHidden/>
              </w:rPr>
              <w:tab/>
            </w:r>
            <w:r w:rsidR="000F3047">
              <w:rPr>
                <w:noProof/>
                <w:webHidden/>
              </w:rPr>
              <w:fldChar w:fldCharType="begin"/>
            </w:r>
            <w:r w:rsidR="000F3047">
              <w:rPr>
                <w:noProof/>
                <w:webHidden/>
              </w:rPr>
              <w:instrText xml:space="preserve"> PAGEREF _Toc478394900 \h </w:instrText>
            </w:r>
            <w:r w:rsidR="000F3047">
              <w:rPr>
                <w:noProof/>
                <w:webHidden/>
              </w:rPr>
            </w:r>
            <w:r w:rsidR="000F3047">
              <w:rPr>
                <w:noProof/>
                <w:webHidden/>
              </w:rPr>
              <w:fldChar w:fldCharType="separate"/>
            </w:r>
            <w:r w:rsidR="004055C6">
              <w:rPr>
                <w:noProof/>
                <w:webHidden/>
              </w:rPr>
              <w:t>63</w:t>
            </w:r>
            <w:r w:rsidR="000F3047">
              <w:rPr>
                <w:noProof/>
                <w:webHidden/>
              </w:rPr>
              <w:fldChar w:fldCharType="end"/>
            </w:r>
          </w:hyperlink>
        </w:p>
        <w:p w14:paraId="543A4F16"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901" w:history="1">
            <w:r w:rsidR="000F3047" w:rsidRPr="00523B29">
              <w:rPr>
                <w:rStyle w:val="Hyperlink"/>
                <w:noProof/>
                <w14:scene3d>
                  <w14:camera w14:prst="orthographicFront"/>
                  <w14:lightRig w14:rig="threePt" w14:dir="t">
                    <w14:rot w14:lat="0" w14:lon="0" w14:rev="0"/>
                  </w14:lightRig>
                </w14:scene3d>
              </w:rPr>
              <w:t>16.1</w:t>
            </w:r>
            <w:r w:rsidR="000F3047">
              <w:rPr>
                <w:rFonts w:asciiTheme="minorHAnsi" w:eastAsiaTheme="minorEastAsia" w:hAnsiTheme="minorHAnsi" w:cstheme="minorBidi"/>
                <w:noProof/>
                <w:sz w:val="22"/>
                <w:szCs w:val="22"/>
              </w:rPr>
              <w:tab/>
            </w:r>
            <w:r w:rsidR="000F3047" w:rsidRPr="00523B29">
              <w:rPr>
                <w:rStyle w:val="Hyperlink"/>
                <w:noProof/>
              </w:rPr>
              <w:t>Work Zone</w:t>
            </w:r>
            <w:r w:rsidR="000F3047">
              <w:rPr>
                <w:noProof/>
                <w:webHidden/>
              </w:rPr>
              <w:tab/>
            </w:r>
            <w:r w:rsidR="000F3047">
              <w:rPr>
                <w:noProof/>
                <w:webHidden/>
              </w:rPr>
              <w:fldChar w:fldCharType="begin"/>
            </w:r>
            <w:r w:rsidR="000F3047">
              <w:rPr>
                <w:noProof/>
                <w:webHidden/>
              </w:rPr>
              <w:instrText xml:space="preserve"> PAGEREF _Toc478394901 \h </w:instrText>
            </w:r>
            <w:r w:rsidR="000F3047">
              <w:rPr>
                <w:noProof/>
                <w:webHidden/>
              </w:rPr>
            </w:r>
            <w:r w:rsidR="000F3047">
              <w:rPr>
                <w:noProof/>
                <w:webHidden/>
              </w:rPr>
              <w:fldChar w:fldCharType="separate"/>
            </w:r>
            <w:r w:rsidR="004055C6">
              <w:rPr>
                <w:noProof/>
                <w:webHidden/>
              </w:rPr>
              <w:t>63</w:t>
            </w:r>
            <w:r w:rsidR="000F3047">
              <w:rPr>
                <w:noProof/>
                <w:webHidden/>
              </w:rPr>
              <w:fldChar w:fldCharType="end"/>
            </w:r>
          </w:hyperlink>
        </w:p>
        <w:p w14:paraId="5BF8EA11"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902" w:history="1">
            <w:r w:rsidR="000F3047" w:rsidRPr="00523B29">
              <w:rPr>
                <w:rStyle w:val="Hyperlink"/>
                <w:noProof/>
                <w14:scene3d>
                  <w14:camera w14:prst="orthographicFront"/>
                  <w14:lightRig w14:rig="threePt" w14:dir="t">
                    <w14:rot w14:lat="0" w14:lon="0" w14:rev="0"/>
                  </w14:lightRig>
                </w14:scene3d>
              </w:rPr>
              <w:t>16.2</w:t>
            </w:r>
            <w:r w:rsidR="000F3047">
              <w:rPr>
                <w:rFonts w:asciiTheme="minorHAnsi" w:eastAsiaTheme="minorEastAsia" w:hAnsiTheme="minorHAnsi" w:cstheme="minorBidi"/>
                <w:noProof/>
                <w:sz w:val="22"/>
                <w:szCs w:val="22"/>
              </w:rPr>
              <w:tab/>
            </w:r>
            <w:r w:rsidR="000F3047" w:rsidRPr="00523B29">
              <w:rPr>
                <w:rStyle w:val="Hyperlink"/>
                <w:noProof/>
              </w:rPr>
              <w:t>School Zone</w:t>
            </w:r>
            <w:r w:rsidR="000F3047">
              <w:rPr>
                <w:noProof/>
                <w:webHidden/>
              </w:rPr>
              <w:tab/>
            </w:r>
            <w:r w:rsidR="000F3047">
              <w:rPr>
                <w:noProof/>
                <w:webHidden/>
              </w:rPr>
              <w:fldChar w:fldCharType="begin"/>
            </w:r>
            <w:r w:rsidR="000F3047">
              <w:rPr>
                <w:noProof/>
                <w:webHidden/>
              </w:rPr>
              <w:instrText xml:space="preserve"> PAGEREF _Toc478394902 \h </w:instrText>
            </w:r>
            <w:r w:rsidR="000F3047">
              <w:rPr>
                <w:noProof/>
                <w:webHidden/>
              </w:rPr>
            </w:r>
            <w:r w:rsidR="000F3047">
              <w:rPr>
                <w:noProof/>
                <w:webHidden/>
              </w:rPr>
              <w:fldChar w:fldCharType="separate"/>
            </w:r>
            <w:r w:rsidR="004055C6">
              <w:rPr>
                <w:noProof/>
                <w:webHidden/>
              </w:rPr>
              <w:t>64</w:t>
            </w:r>
            <w:r w:rsidR="000F3047">
              <w:rPr>
                <w:noProof/>
                <w:webHidden/>
              </w:rPr>
              <w:fldChar w:fldCharType="end"/>
            </w:r>
          </w:hyperlink>
        </w:p>
        <w:p w14:paraId="773862C4"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903" w:history="1">
            <w:r w:rsidR="000F3047" w:rsidRPr="00523B29">
              <w:rPr>
                <w:rStyle w:val="Hyperlink"/>
                <w:noProof/>
                <w14:scene3d>
                  <w14:camera w14:prst="orthographicFront"/>
                  <w14:lightRig w14:rig="threePt" w14:dir="t">
                    <w14:rot w14:lat="0" w14:lon="0" w14:rev="0"/>
                  </w14:lightRig>
                </w14:scene3d>
              </w:rPr>
              <w:t>16.3</w:t>
            </w:r>
            <w:r w:rsidR="000F3047">
              <w:rPr>
                <w:rFonts w:asciiTheme="minorHAnsi" w:eastAsiaTheme="minorEastAsia" w:hAnsiTheme="minorHAnsi" w:cstheme="minorBidi"/>
                <w:noProof/>
                <w:sz w:val="22"/>
                <w:szCs w:val="22"/>
              </w:rPr>
              <w:tab/>
            </w:r>
            <w:r w:rsidR="000F3047" w:rsidRPr="00523B29">
              <w:rPr>
                <w:rStyle w:val="Hyperlink"/>
                <w:noProof/>
              </w:rPr>
              <w:t>Transition Zone</w:t>
            </w:r>
            <w:r w:rsidR="000F3047">
              <w:rPr>
                <w:noProof/>
                <w:webHidden/>
              </w:rPr>
              <w:tab/>
            </w:r>
            <w:r w:rsidR="000F3047">
              <w:rPr>
                <w:noProof/>
                <w:webHidden/>
              </w:rPr>
              <w:fldChar w:fldCharType="begin"/>
            </w:r>
            <w:r w:rsidR="000F3047">
              <w:rPr>
                <w:noProof/>
                <w:webHidden/>
              </w:rPr>
              <w:instrText xml:space="preserve"> PAGEREF _Toc478394903 \h </w:instrText>
            </w:r>
            <w:r w:rsidR="000F3047">
              <w:rPr>
                <w:noProof/>
                <w:webHidden/>
              </w:rPr>
            </w:r>
            <w:r w:rsidR="000F3047">
              <w:rPr>
                <w:noProof/>
                <w:webHidden/>
              </w:rPr>
              <w:fldChar w:fldCharType="separate"/>
            </w:r>
            <w:r w:rsidR="004055C6">
              <w:rPr>
                <w:noProof/>
                <w:webHidden/>
              </w:rPr>
              <w:t>65</w:t>
            </w:r>
            <w:r w:rsidR="000F3047">
              <w:rPr>
                <w:noProof/>
                <w:webHidden/>
              </w:rPr>
              <w:fldChar w:fldCharType="end"/>
            </w:r>
          </w:hyperlink>
        </w:p>
        <w:p w14:paraId="4931FC2D"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904" w:history="1">
            <w:r w:rsidR="000F3047" w:rsidRPr="00523B29">
              <w:rPr>
                <w:rStyle w:val="Hyperlink"/>
                <w:noProof/>
                <w14:scene3d>
                  <w14:camera w14:prst="orthographicFront"/>
                  <w14:lightRig w14:rig="threePt" w14:dir="t">
                    <w14:rot w14:lat="0" w14:lon="0" w14:rev="0"/>
                  </w14:lightRig>
                </w14:scene3d>
              </w:rPr>
              <w:t>16.4</w:t>
            </w:r>
            <w:r w:rsidR="000F3047">
              <w:rPr>
                <w:rFonts w:asciiTheme="minorHAnsi" w:eastAsiaTheme="minorEastAsia" w:hAnsiTheme="minorHAnsi" w:cstheme="minorBidi"/>
                <w:noProof/>
                <w:sz w:val="22"/>
                <w:szCs w:val="22"/>
              </w:rPr>
              <w:tab/>
            </w:r>
            <w:r w:rsidR="000F3047" w:rsidRPr="00523B29">
              <w:rPr>
                <w:rStyle w:val="Hyperlink"/>
                <w:noProof/>
              </w:rPr>
              <w:t>Curved Section</w:t>
            </w:r>
            <w:r w:rsidR="000F3047">
              <w:rPr>
                <w:noProof/>
                <w:webHidden/>
              </w:rPr>
              <w:tab/>
            </w:r>
            <w:r w:rsidR="000F3047">
              <w:rPr>
                <w:noProof/>
                <w:webHidden/>
              </w:rPr>
              <w:fldChar w:fldCharType="begin"/>
            </w:r>
            <w:r w:rsidR="000F3047">
              <w:rPr>
                <w:noProof/>
                <w:webHidden/>
              </w:rPr>
              <w:instrText xml:space="preserve"> PAGEREF _Toc478394904 \h </w:instrText>
            </w:r>
            <w:r w:rsidR="000F3047">
              <w:rPr>
                <w:noProof/>
                <w:webHidden/>
              </w:rPr>
            </w:r>
            <w:r w:rsidR="000F3047">
              <w:rPr>
                <w:noProof/>
                <w:webHidden/>
              </w:rPr>
              <w:fldChar w:fldCharType="separate"/>
            </w:r>
            <w:r w:rsidR="004055C6">
              <w:rPr>
                <w:noProof/>
                <w:webHidden/>
              </w:rPr>
              <w:t>66</w:t>
            </w:r>
            <w:r w:rsidR="000F3047">
              <w:rPr>
                <w:noProof/>
                <w:webHidden/>
              </w:rPr>
              <w:fldChar w:fldCharType="end"/>
            </w:r>
          </w:hyperlink>
        </w:p>
        <w:p w14:paraId="1DA437AC" w14:textId="77777777" w:rsidR="000F3047" w:rsidRDefault="00BC018E">
          <w:pPr>
            <w:pStyle w:val="TOC2"/>
            <w:tabs>
              <w:tab w:val="left" w:pos="1100"/>
              <w:tab w:val="right" w:leader="dot" w:pos="9350"/>
            </w:tabs>
            <w:rPr>
              <w:rFonts w:asciiTheme="minorHAnsi" w:eastAsiaTheme="minorEastAsia" w:hAnsiTheme="minorHAnsi" w:cstheme="minorBidi"/>
              <w:noProof/>
              <w:sz w:val="22"/>
              <w:szCs w:val="22"/>
            </w:rPr>
          </w:pPr>
          <w:hyperlink w:anchor="_Toc478394905" w:history="1">
            <w:r w:rsidR="000F3047" w:rsidRPr="00523B29">
              <w:rPr>
                <w:rStyle w:val="Hyperlink"/>
                <w:noProof/>
                <w14:scene3d>
                  <w14:camera w14:prst="orthographicFront"/>
                  <w14:lightRig w14:rig="threePt" w14:dir="t">
                    <w14:rot w14:lat="0" w14:lon="0" w14:rev="0"/>
                  </w14:lightRig>
                </w14:scene3d>
              </w:rPr>
              <w:t>16.5</w:t>
            </w:r>
            <w:r w:rsidR="000F3047">
              <w:rPr>
                <w:rFonts w:asciiTheme="minorHAnsi" w:eastAsiaTheme="minorEastAsia" w:hAnsiTheme="minorHAnsi" w:cstheme="minorBidi"/>
                <w:noProof/>
                <w:sz w:val="22"/>
                <w:szCs w:val="22"/>
              </w:rPr>
              <w:tab/>
            </w:r>
            <w:r w:rsidR="000F3047" w:rsidRPr="00523B29">
              <w:rPr>
                <w:rStyle w:val="Hyperlink"/>
                <w:noProof/>
              </w:rPr>
              <w:t>Straight Section</w:t>
            </w:r>
            <w:r w:rsidR="000F3047">
              <w:rPr>
                <w:noProof/>
                <w:webHidden/>
              </w:rPr>
              <w:tab/>
            </w:r>
            <w:r w:rsidR="000F3047">
              <w:rPr>
                <w:noProof/>
                <w:webHidden/>
              </w:rPr>
              <w:fldChar w:fldCharType="begin"/>
            </w:r>
            <w:r w:rsidR="000F3047">
              <w:rPr>
                <w:noProof/>
                <w:webHidden/>
              </w:rPr>
              <w:instrText xml:space="preserve"> PAGEREF _Toc478394905 \h </w:instrText>
            </w:r>
            <w:r w:rsidR="000F3047">
              <w:rPr>
                <w:noProof/>
                <w:webHidden/>
              </w:rPr>
            </w:r>
            <w:r w:rsidR="000F3047">
              <w:rPr>
                <w:noProof/>
                <w:webHidden/>
              </w:rPr>
              <w:fldChar w:fldCharType="separate"/>
            </w:r>
            <w:r w:rsidR="004055C6">
              <w:rPr>
                <w:noProof/>
                <w:webHidden/>
              </w:rPr>
              <w:t>67</w:t>
            </w:r>
            <w:r w:rsidR="000F3047">
              <w:rPr>
                <w:noProof/>
                <w:webHidden/>
              </w:rPr>
              <w:fldChar w:fldCharType="end"/>
            </w:r>
          </w:hyperlink>
        </w:p>
        <w:p w14:paraId="391602EB" w14:textId="77777777" w:rsidR="00E36875" w:rsidRPr="00530C83" w:rsidRDefault="00CD546C">
          <w:r w:rsidRPr="00530C83">
            <w:fldChar w:fldCharType="end"/>
          </w:r>
        </w:p>
      </w:sdtContent>
    </w:sdt>
    <w:p w14:paraId="1C7AB1A9" w14:textId="77777777" w:rsidR="00E36875" w:rsidRPr="00530C83" w:rsidRDefault="00E36875">
      <w:pPr>
        <w:spacing w:after="160" w:line="259" w:lineRule="auto"/>
        <w:rPr>
          <w:rFonts w:eastAsia="Times New Roman"/>
        </w:rPr>
      </w:pPr>
    </w:p>
    <w:p w14:paraId="4EB487BB" w14:textId="7EC7E7FF" w:rsidR="004055C6" w:rsidRDefault="004055C6" w:rsidP="003A6763">
      <w:pPr>
        <w:pStyle w:val="Heading1"/>
        <w:rPr>
          <w:rFonts w:eastAsia="Times New Roman"/>
        </w:rPr>
      </w:pPr>
      <w:bookmarkStart w:id="0" w:name="_Toc478394843"/>
      <w:bookmarkStart w:id="1" w:name="_Toc355422685"/>
      <w:r>
        <w:rPr>
          <w:rFonts w:eastAsia="Times New Roman"/>
        </w:rPr>
        <w:lastRenderedPageBreak/>
        <w:t>Executive Summary</w:t>
      </w:r>
      <w:bookmarkEnd w:id="1"/>
    </w:p>
    <w:p w14:paraId="736314D9" w14:textId="77777777" w:rsidR="00C62D95" w:rsidRDefault="00C62D95" w:rsidP="00C62D95"/>
    <w:p w14:paraId="3B23BCF9" w14:textId="77777777" w:rsidR="00C62D95" w:rsidRPr="00C62D95" w:rsidRDefault="00C62D95" w:rsidP="00C62D95"/>
    <w:p w14:paraId="561C2463" w14:textId="10ACC275" w:rsidR="004055C6" w:rsidRDefault="004055C6" w:rsidP="003A6763">
      <w:pPr>
        <w:pStyle w:val="Heading1"/>
        <w:rPr>
          <w:rFonts w:eastAsia="Times New Roman"/>
        </w:rPr>
      </w:pPr>
      <w:bookmarkStart w:id="2" w:name="_Toc355422686"/>
      <w:r>
        <w:rPr>
          <w:rFonts w:eastAsia="Times New Roman"/>
        </w:rPr>
        <w:t>Literature Review</w:t>
      </w:r>
      <w:bookmarkEnd w:id="2"/>
    </w:p>
    <w:p w14:paraId="21C3EB8F" w14:textId="74680650" w:rsidR="00575380" w:rsidRPr="00530C83" w:rsidRDefault="00575380" w:rsidP="004055C6">
      <w:pPr>
        <w:pStyle w:val="Heading2"/>
      </w:pPr>
      <w:bookmarkStart w:id="3" w:name="_Toc355422687"/>
      <w:r w:rsidRPr="00530C83">
        <w:t>Abstract</w:t>
      </w:r>
      <w:bookmarkEnd w:id="0"/>
      <w:bookmarkEnd w:id="3"/>
    </w:p>
    <w:p w14:paraId="74308E82" w14:textId="4BB92237" w:rsidR="004F59D3" w:rsidRPr="00530C83" w:rsidRDefault="00575380" w:rsidP="009F4C07">
      <w:r w:rsidRPr="00530C83">
        <w:t xml:space="preserve">Speed has long been known to be a major contributor to crashes.  The National Highway Traffic Safety Administration and the Governor’s Highway Safety Association </w:t>
      </w:r>
      <w:r w:rsidR="0023653B" w:rsidRPr="00530C83">
        <w:t xml:space="preserve">were </w:t>
      </w:r>
      <w:r w:rsidRPr="00530C83">
        <w:t>in</w:t>
      </w:r>
      <w:r w:rsidR="00DA73DA" w:rsidRPr="00530C83">
        <w:t>terested in knowing more about the effect that dynamic speed feedback signs (DSFS</w:t>
      </w:r>
      <w:r w:rsidR="005C404C" w:rsidRPr="00530C83">
        <w:t>s</w:t>
      </w:r>
      <w:r w:rsidR="00DA73DA" w:rsidRPr="00530C83">
        <w:t>) can have on lowering speeds after</w:t>
      </w:r>
      <w:r w:rsidR="007523C3" w:rsidRPr="00530C83">
        <w:t xml:space="preserve"> an</w:t>
      </w:r>
      <w:r w:rsidR="00DA73DA" w:rsidRPr="00530C83">
        <w:t xml:space="preserve"> initial review</w:t>
      </w:r>
      <w:r w:rsidR="0023653B" w:rsidRPr="00530C83">
        <w:t xml:space="preserve"> </w:t>
      </w:r>
      <w:r w:rsidR="007523C3" w:rsidRPr="00530C83">
        <w:t xml:space="preserve">of the literature </w:t>
      </w:r>
      <w:r w:rsidR="00DA73DA" w:rsidRPr="00530C83">
        <w:t xml:space="preserve">indicated </w:t>
      </w:r>
      <w:r w:rsidR="00C50222" w:rsidRPr="00530C83">
        <w:t>DSFS</w:t>
      </w:r>
      <w:r w:rsidR="00391ED8" w:rsidRPr="00530C83">
        <w:t>s</w:t>
      </w:r>
      <w:r w:rsidR="00C50222" w:rsidRPr="00530C83">
        <w:t xml:space="preserve"> can reduce both </w:t>
      </w:r>
      <w:r w:rsidR="00DA73DA" w:rsidRPr="00530C83">
        <w:t>mean speed and the 85</w:t>
      </w:r>
      <w:r w:rsidR="00DA73DA" w:rsidRPr="00530C83">
        <w:rPr>
          <w:vertAlign w:val="superscript"/>
        </w:rPr>
        <w:t>th</w:t>
      </w:r>
      <w:r w:rsidR="00DA73DA" w:rsidRPr="00530C83">
        <w:t xml:space="preserve"> percentile speed.  Accordingly, the Volpe National Transportation Systems Center undertook a complete </w:t>
      </w:r>
      <w:r w:rsidR="0023653B" w:rsidRPr="00530C83">
        <w:t xml:space="preserve">search for all studies of </w:t>
      </w:r>
      <w:r w:rsidR="004F59D3" w:rsidRPr="00530C83">
        <w:t>DSFS</w:t>
      </w:r>
      <w:r w:rsidR="001F1BF4" w:rsidRPr="00530C83">
        <w:t>s</w:t>
      </w:r>
      <w:r w:rsidR="004F59D3" w:rsidRPr="00530C83">
        <w:t xml:space="preserve">.  For each of the </w:t>
      </w:r>
      <w:r w:rsidR="0023653B" w:rsidRPr="00530C83">
        <w:t>domestic</w:t>
      </w:r>
      <w:r w:rsidR="004F59D3" w:rsidRPr="00530C83">
        <w:t xml:space="preserve"> studies which met the initial relevance and quality screening criteria, a</w:t>
      </w:r>
      <w:r w:rsidR="0023653B" w:rsidRPr="00530C83">
        <w:t xml:space="preserve"> detailed </w:t>
      </w:r>
      <w:r w:rsidR="003B5CB0" w:rsidRPr="00530C83">
        <w:t>analysis</w:t>
      </w:r>
      <w:r w:rsidR="004F59D3" w:rsidRPr="00530C83">
        <w:t xml:space="preserve"> of the </w:t>
      </w:r>
      <w:r w:rsidR="0023653B" w:rsidRPr="00530C83">
        <w:t xml:space="preserve">study </w:t>
      </w:r>
      <w:r w:rsidR="004F59D3" w:rsidRPr="00530C83">
        <w:t xml:space="preserve">was </w:t>
      </w:r>
      <w:r w:rsidR="007523C3" w:rsidRPr="00530C83">
        <w:t>undertaken</w:t>
      </w:r>
      <w:r w:rsidR="003B5CB0" w:rsidRPr="00530C83">
        <w:t xml:space="preserve"> and a review</w:t>
      </w:r>
      <w:r w:rsidR="00246F19" w:rsidRPr="00530C83">
        <w:t xml:space="preserve"> was written</w:t>
      </w:r>
      <w:r w:rsidR="004F59D3" w:rsidRPr="00530C83">
        <w:t xml:space="preserve">.  The individual reviews </w:t>
      </w:r>
      <w:r w:rsidR="004B0989">
        <w:t>are</w:t>
      </w:r>
      <w:r w:rsidR="003B5CB0" w:rsidRPr="00530C83">
        <w:t xml:space="preserve"> included in </w:t>
      </w:r>
      <w:r w:rsidR="004B0989">
        <w:t>the companion</w:t>
      </w:r>
      <w:r w:rsidR="004B0989" w:rsidRPr="00530C83">
        <w:t xml:space="preserve"> </w:t>
      </w:r>
      <w:r w:rsidR="00021525" w:rsidRPr="00530C83">
        <w:t>Annotated Bibliography</w:t>
      </w:r>
      <w:r w:rsidR="004B0989">
        <w:t>. There is also a companion</w:t>
      </w:r>
      <w:r w:rsidR="007523C3" w:rsidRPr="00530C83">
        <w:t xml:space="preserve"> meta-analysis</w:t>
      </w:r>
      <w:r w:rsidR="004B0989">
        <w:t xml:space="preserve"> report</w:t>
      </w:r>
      <w:r w:rsidR="007523C3" w:rsidRPr="00530C83">
        <w:t xml:space="preserve">.  </w:t>
      </w:r>
      <w:r w:rsidR="004F59D3" w:rsidRPr="00530C83">
        <w:t xml:space="preserve">This report contains </w:t>
      </w:r>
      <w:r w:rsidR="006649C0" w:rsidRPr="00530C83">
        <w:t xml:space="preserve">a description of the literature review approach, including the characteristics of the studies and method for </w:t>
      </w:r>
      <w:r w:rsidR="00211C69" w:rsidRPr="00530C83">
        <w:t xml:space="preserve">selecting and </w:t>
      </w:r>
      <w:r w:rsidR="006649C0" w:rsidRPr="00530C83">
        <w:t xml:space="preserve">reviewing them, and a summary of the conclusions.  The report is organized into </w:t>
      </w:r>
      <w:r w:rsidR="00363790" w:rsidRPr="00530C83">
        <w:t xml:space="preserve">four </w:t>
      </w:r>
      <w:r w:rsidR="007523C3" w:rsidRPr="00530C83">
        <w:t xml:space="preserve">major </w:t>
      </w:r>
      <w:r w:rsidR="006649C0" w:rsidRPr="00530C83">
        <w:t>areas</w:t>
      </w:r>
      <w:r w:rsidR="006602D6" w:rsidRPr="00530C83">
        <w:t xml:space="preserve">:  </w:t>
      </w:r>
    </w:p>
    <w:p w14:paraId="05D80EF6" w14:textId="77777777" w:rsidR="009F4C07" w:rsidRPr="00530C83" w:rsidRDefault="009F4C07" w:rsidP="009F4C07"/>
    <w:p w14:paraId="4CC29F0D" w14:textId="77777777" w:rsidR="007C624A" w:rsidRPr="00530C83" w:rsidRDefault="007C624A" w:rsidP="009F4C07">
      <w:r w:rsidRPr="00530C83">
        <w:rPr>
          <w:b/>
        </w:rPr>
        <w:t>Literature Search</w:t>
      </w:r>
      <w:r w:rsidRPr="00530C83">
        <w:t xml:space="preserve">.  </w:t>
      </w:r>
      <w:r w:rsidR="009045B4" w:rsidRPr="00530C83">
        <w:t>First, t</w:t>
      </w:r>
      <w:r w:rsidR="00E33760" w:rsidRPr="00530C83">
        <w:t>he</w:t>
      </w:r>
      <w:r w:rsidR="009F4C07" w:rsidRPr="00530C83">
        <w:t xml:space="preserve"> report contains a description of the procedures that were used to identify the corpus of studies that were included in the initial count.</w:t>
      </w:r>
      <w:r w:rsidR="0023653B" w:rsidRPr="00530C83">
        <w:t xml:space="preserve"> A total of 108 national and international studies were identified.  It was decided to focus on just the domestic studies.  A total of </w:t>
      </w:r>
      <w:r w:rsidR="004A74EF" w:rsidRPr="00530C83">
        <w:t>77</w:t>
      </w:r>
      <w:r w:rsidR="0023653B" w:rsidRPr="00530C83">
        <w:t xml:space="preserve"> domestic studies were reviewed</w:t>
      </w:r>
      <w:r w:rsidR="004A74EF" w:rsidRPr="00530C83">
        <w:t>, of which 43 passed the relevance and quality screening</w:t>
      </w:r>
      <w:r w:rsidR="0023653B" w:rsidRPr="00530C83">
        <w:t xml:space="preserve">.  </w:t>
      </w:r>
    </w:p>
    <w:p w14:paraId="615C8B97" w14:textId="77777777" w:rsidR="007C624A" w:rsidRPr="00530C83" w:rsidRDefault="007C624A" w:rsidP="009F4C07"/>
    <w:p w14:paraId="3663FFD7" w14:textId="77777777" w:rsidR="009E00A4" w:rsidRPr="00530C83" w:rsidRDefault="0018660F" w:rsidP="009F4C07">
      <w:r w:rsidRPr="00530C83">
        <w:rPr>
          <w:b/>
        </w:rPr>
        <w:t>Overall Summary of the Effects of DSFS</w:t>
      </w:r>
      <w:r w:rsidRPr="00530C83">
        <w:t xml:space="preserve">.  </w:t>
      </w:r>
      <w:r w:rsidR="00363790" w:rsidRPr="00530C83">
        <w:t>T</w:t>
      </w:r>
      <w:r w:rsidR="00C33D9C" w:rsidRPr="00530C83">
        <w:t>he</w:t>
      </w:r>
      <w:r w:rsidR="004F59D3" w:rsidRPr="00530C83">
        <w:t xml:space="preserve"> report contains an overall summary of the results known as a vote-count</w:t>
      </w:r>
      <w:r w:rsidR="00897247" w:rsidRPr="00530C83">
        <w:t xml:space="preserve">, which summarizes </w:t>
      </w:r>
      <w:r w:rsidR="004F59D3" w:rsidRPr="00530C83">
        <w:t>the number of analyses of DSFS</w:t>
      </w:r>
      <w:r w:rsidR="001F1BF4" w:rsidRPr="00530C83">
        <w:t>s</w:t>
      </w:r>
      <w:r w:rsidR="004F59D3" w:rsidRPr="00530C83">
        <w:t xml:space="preserve"> showing significant </w:t>
      </w:r>
      <w:r w:rsidR="00897247" w:rsidRPr="00530C83">
        <w:t xml:space="preserve">or </w:t>
      </w:r>
      <w:r w:rsidR="004F59D3" w:rsidRPr="00530C83">
        <w:t>non-significant effects for each hypothes</w:t>
      </w:r>
      <w:r w:rsidR="00897247" w:rsidRPr="00530C83">
        <w:t>is</w:t>
      </w:r>
      <w:r w:rsidR="004F59D3" w:rsidRPr="00530C83">
        <w:t>: the DSFS activation hypothesis</w:t>
      </w:r>
      <w:r w:rsidR="000D2F65" w:rsidRPr="00530C83">
        <w:t xml:space="preserve"> (</w:t>
      </w:r>
      <w:r w:rsidR="00391ED8" w:rsidRPr="00530C83">
        <w:t xml:space="preserve">labelled here as </w:t>
      </w:r>
      <w:r w:rsidR="000D2F65" w:rsidRPr="00530C83">
        <w:t>H1)</w:t>
      </w:r>
      <w:r w:rsidR="004F59D3" w:rsidRPr="00530C83">
        <w:t>, the downstream activation hypothesis</w:t>
      </w:r>
      <w:r w:rsidR="000D2F65" w:rsidRPr="00530C83">
        <w:t xml:space="preserve"> (H2)</w:t>
      </w:r>
      <w:r w:rsidR="004F59D3" w:rsidRPr="00530C83">
        <w:t>, and the DSFS deactivation hypothesis</w:t>
      </w:r>
      <w:r w:rsidR="000D2F65" w:rsidRPr="00530C83">
        <w:t xml:space="preserve"> (H3)</w:t>
      </w:r>
      <w:r w:rsidR="004F59D3" w:rsidRPr="00530C83">
        <w:t xml:space="preserve">.  </w:t>
      </w:r>
      <w:r w:rsidR="009E00A4" w:rsidRPr="00530C83">
        <w:t>Vote-counts are given for the change in the mean speed, the 85</w:t>
      </w:r>
      <w:r w:rsidR="009E00A4" w:rsidRPr="00530C83">
        <w:rPr>
          <w:vertAlign w:val="superscript"/>
        </w:rPr>
        <w:t>th</w:t>
      </w:r>
      <w:r w:rsidR="009E00A4" w:rsidRPr="00530C83">
        <w:t xml:space="preserve"> percentile speed, and the percentage of drivers traveling over the maximum posted speed limit for each of the three hypotheses. </w:t>
      </w:r>
    </w:p>
    <w:p w14:paraId="355AA8BB" w14:textId="77777777" w:rsidR="009E00A4" w:rsidRPr="00530C83" w:rsidRDefault="009E00A4" w:rsidP="009F4C07"/>
    <w:p w14:paraId="7207EEAA" w14:textId="77777777" w:rsidR="00F46FBF" w:rsidRPr="00530C83" w:rsidRDefault="000D2F65" w:rsidP="009F4C07">
      <w:r w:rsidRPr="00530C83">
        <w:t>With respect to the change in the mean speed at the DSFS when it was activated (H1), 145</w:t>
      </w:r>
      <w:r w:rsidR="004F59D3" w:rsidRPr="00530C83">
        <w:t xml:space="preserve"> separate anal</w:t>
      </w:r>
      <w:r w:rsidRPr="00530C83">
        <w:t xml:space="preserve">yses were reported.  </w:t>
      </w:r>
      <w:r w:rsidR="00A42C8B" w:rsidRPr="00530C83">
        <w:t xml:space="preserve">Of these, </w:t>
      </w:r>
      <w:r w:rsidRPr="00530C83">
        <w:t xml:space="preserve">133 were consistent with decreases in speed at the DSFS when it was activated; eight showed no change; and four showed an increase.  With respect to the change in the mean speed downstream of the DSFS when </w:t>
      </w:r>
      <w:r w:rsidR="0055055A" w:rsidRPr="00530C83">
        <w:t xml:space="preserve">the DSFS </w:t>
      </w:r>
      <w:r w:rsidRPr="00530C83">
        <w:t xml:space="preserve">was activated (H2), 88 separate analyses were reported.  </w:t>
      </w:r>
      <w:r w:rsidR="00D92E1D" w:rsidRPr="00530C83">
        <w:t>Sixty of these</w:t>
      </w:r>
      <w:r w:rsidRPr="00530C83">
        <w:t xml:space="preserve"> were consistent with decreases in the mean speed downstream of the DSFS, 22 showed no change, and six showed an increase</w:t>
      </w:r>
      <w:r w:rsidR="00C50222" w:rsidRPr="00530C83">
        <w:t xml:space="preserve"> in speed</w:t>
      </w:r>
      <w:r w:rsidRPr="00530C83">
        <w:t xml:space="preserve">.  Finally, with respect to the change in the mean speed after </w:t>
      </w:r>
      <w:r w:rsidR="00F46FBF" w:rsidRPr="00530C83">
        <w:t xml:space="preserve">the DSFS </w:t>
      </w:r>
      <w:r w:rsidR="0023653B" w:rsidRPr="00530C83">
        <w:t xml:space="preserve">was </w:t>
      </w:r>
      <w:r w:rsidRPr="00530C83">
        <w:t xml:space="preserve">deactivated (H3), a total of three analyses were reported.  All showed a decrease in the mean speed at the DSFS.  </w:t>
      </w:r>
    </w:p>
    <w:p w14:paraId="355BDCB4" w14:textId="77777777" w:rsidR="00F46FBF" w:rsidRPr="00530C83" w:rsidRDefault="00F46FBF" w:rsidP="009F4C07"/>
    <w:p w14:paraId="202EC36E" w14:textId="77777777" w:rsidR="002E3D82" w:rsidRPr="00530C83" w:rsidRDefault="00E4363F" w:rsidP="009F4C07">
      <w:r w:rsidRPr="00530C83">
        <w:rPr>
          <w:b/>
        </w:rPr>
        <w:t xml:space="preserve">A Typology of </w:t>
      </w:r>
      <w:r w:rsidR="00F46FBF" w:rsidRPr="00530C83">
        <w:rPr>
          <w:b/>
        </w:rPr>
        <w:t>Hypotheses, Dependent Variables</w:t>
      </w:r>
      <w:r w:rsidR="005158E7" w:rsidRPr="00530C83">
        <w:rPr>
          <w:b/>
        </w:rPr>
        <w:t>, Implementation Variables, Experimental Design</w:t>
      </w:r>
      <w:r w:rsidR="00F46FBF" w:rsidRPr="00530C83">
        <w:t xml:space="preserve">. </w:t>
      </w:r>
      <w:r w:rsidR="00C33D9C" w:rsidRPr="00530C83">
        <w:t xml:space="preserve"> </w:t>
      </w:r>
      <w:r w:rsidR="00363790" w:rsidRPr="00530C83">
        <w:t>Third</w:t>
      </w:r>
      <w:r w:rsidR="00F46FBF" w:rsidRPr="00530C83">
        <w:t>, t</w:t>
      </w:r>
      <w:r w:rsidR="00C33D9C" w:rsidRPr="00530C83">
        <w:t>he</w:t>
      </w:r>
      <w:r w:rsidR="007523C3" w:rsidRPr="00530C83">
        <w:t xml:space="preserve"> report includes a detailed discussion of the hypotheses that were evaluated, the dependent variables that were used to evaluate these hypotheses, the characteristics of the implementation of a DSFS that provide traffic engineers with the information that they need </w:t>
      </w:r>
      <w:r w:rsidR="00FD199D" w:rsidRPr="00530C83">
        <w:t xml:space="preserve">for planning a successful DSFS installation, </w:t>
      </w:r>
      <w:r w:rsidR="007523C3" w:rsidRPr="00530C83">
        <w:t xml:space="preserve">and the details of the experimental design that can </w:t>
      </w:r>
      <w:r w:rsidR="007523C3" w:rsidRPr="00530C83">
        <w:lastRenderedPageBreak/>
        <w:t xml:space="preserve">provide </w:t>
      </w:r>
      <w:r w:rsidR="002E3D82" w:rsidRPr="00530C83">
        <w:t xml:space="preserve">researchers </w:t>
      </w:r>
      <w:r w:rsidR="007523C3" w:rsidRPr="00530C83">
        <w:t xml:space="preserve">with the information that they </w:t>
      </w:r>
      <w:r w:rsidR="003B5CB0" w:rsidRPr="00530C83">
        <w:t>require</w:t>
      </w:r>
      <w:r w:rsidR="007523C3" w:rsidRPr="00530C83">
        <w:t xml:space="preserve"> in order to determine exactly how the effects of the DSFS wer</w:t>
      </w:r>
      <w:r w:rsidR="003B5CB0" w:rsidRPr="00530C83">
        <w:t>e evaluated</w:t>
      </w:r>
      <w:r w:rsidR="007523C3" w:rsidRPr="00530C83">
        <w:t>.</w:t>
      </w:r>
      <w:r w:rsidR="00C33D9C" w:rsidRPr="00530C83">
        <w:t xml:space="preserve"> </w:t>
      </w:r>
      <w:r w:rsidR="00141006" w:rsidRPr="00530C83">
        <w:t xml:space="preserve"> </w:t>
      </w:r>
      <w:r w:rsidR="0046058B" w:rsidRPr="00530C83">
        <w:t>T</w:t>
      </w:r>
      <w:r w:rsidR="00141006" w:rsidRPr="00530C83">
        <w:t xml:space="preserve">his report is the first </w:t>
      </w:r>
      <w:r w:rsidR="0046058B" w:rsidRPr="00530C83">
        <w:t>systematic synthesis</w:t>
      </w:r>
      <w:r w:rsidR="001C7409" w:rsidRPr="00530C83">
        <w:t xml:space="preserve"> </w:t>
      </w:r>
      <w:r w:rsidR="0046058B" w:rsidRPr="00530C83">
        <w:t xml:space="preserve">of </w:t>
      </w:r>
      <w:r w:rsidR="00141006" w:rsidRPr="00530C83">
        <w:t xml:space="preserve">the </w:t>
      </w:r>
      <w:r w:rsidR="0046058B" w:rsidRPr="00530C83">
        <w:t>numerous</w:t>
      </w:r>
      <w:r w:rsidR="00141006" w:rsidRPr="00530C83">
        <w:t xml:space="preserve"> hypotheses</w:t>
      </w:r>
      <w:r w:rsidR="00BF7BEE" w:rsidRPr="00530C83">
        <w:t xml:space="preserve">, </w:t>
      </w:r>
      <w:r w:rsidR="0046058B" w:rsidRPr="00530C83">
        <w:t xml:space="preserve">combination of </w:t>
      </w:r>
      <w:r w:rsidR="00BF7BEE" w:rsidRPr="00530C83">
        <w:t>dependent and implementation variables, and experi</w:t>
      </w:r>
      <w:r w:rsidR="0046058B" w:rsidRPr="00530C83">
        <w:t xml:space="preserve">mental design characteristics. </w:t>
      </w:r>
      <w:r w:rsidR="006D2D8B" w:rsidRPr="00530C83">
        <w:t>We believe that the typology</w:t>
      </w:r>
      <w:r w:rsidR="00391ED8" w:rsidRPr="00530C83">
        <w:t xml:space="preserve"> of hypotheses</w:t>
      </w:r>
      <w:r w:rsidR="006D2D8B" w:rsidRPr="00530C83">
        <w:t xml:space="preserve"> itself is an important outgrowth of the literature review and a key ingredient in future literature reviews.</w:t>
      </w:r>
    </w:p>
    <w:p w14:paraId="3D0C04DD" w14:textId="77777777" w:rsidR="002E3D82" w:rsidRPr="00530C83" w:rsidRDefault="002E3D82" w:rsidP="009F4C07"/>
    <w:p w14:paraId="08C5EF59" w14:textId="7FF5EA25" w:rsidR="002D728D" w:rsidRPr="00530C83" w:rsidRDefault="002E3D82" w:rsidP="009F4C07">
      <w:r w:rsidRPr="00530C83">
        <w:rPr>
          <w:b/>
        </w:rPr>
        <w:t>Safety Focus Summary</w:t>
      </w:r>
      <w:r w:rsidRPr="00530C83">
        <w:t xml:space="preserve">.  </w:t>
      </w:r>
      <w:r w:rsidR="00C33D9C" w:rsidRPr="00530C83">
        <w:t xml:space="preserve">Finally, </w:t>
      </w:r>
      <w:r w:rsidR="00E33760" w:rsidRPr="00530C83">
        <w:t>the report</w:t>
      </w:r>
      <w:r w:rsidR="004F59D3" w:rsidRPr="00530C83">
        <w:t xml:space="preserve"> </w:t>
      </w:r>
      <w:r w:rsidR="000D2F65" w:rsidRPr="00530C83">
        <w:t xml:space="preserve">includes </w:t>
      </w:r>
      <w:r w:rsidR="004F59D3" w:rsidRPr="00530C83">
        <w:t xml:space="preserve">a condensed review of the articles, </w:t>
      </w:r>
      <w:r w:rsidR="000D2F65" w:rsidRPr="00530C83">
        <w:t>separating out</w:t>
      </w:r>
      <w:r w:rsidR="004F59D3" w:rsidRPr="00530C83">
        <w:t xml:space="preserve"> for each safety focus (work zone, transition zone, horizontal curve, school zone, other)</w:t>
      </w:r>
      <w:r w:rsidR="000D2F65" w:rsidRPr="00530C83">
        <w:t xml:space="preserve"> the number of studies consistent with the three hypotheses.  Critically, the </w:t>
      </w:r>
      <w:r w:rsidR="002722DE" w:rsidRPr="00530C83">
        <w:t>safety focus summary</w:t>
      </w:r>
      <w:r w:rsidR="000D2F65" w:rsidRPr="00530C83">
        <w:t xml:space="preserve"> includes a discussion of why those studies which were not consistent with the hypotheses migh</w:t>
      </w:r>
      <w:r w:rsidR="007523C3" w:rsidRPr="00530C83">
        <w:t xml:space="preserve">t have included elements in the </w:t>
      </w:r>
      <w:r w:rsidR="002722DE" w:rsidRPr="00530C83">
        <w:t xml:space="preserve">implementation of a DSFS </w:t>
      </w:r>
      <w:r w:rsidR="007523C3" w:rsidRPr="00530C83">
        <w:t xml:space="preserve">that </w:t>
      </w:r>
      <w:r w:rsidR="00FE02E3" w:rsidRPr="00530C83">
        <w:t xml:space="preserve">are </w:t>
      </w:r>
      <w:r w:rsidR="007523C3" w:rsidRPr="00530C83">
        <w:t>obvious things to avoid when implementing a DSFS.</w:t>
      </w:r>
      <w:r w:rsidR="00031866" w:rsidRPr="00530C83">
        <w:t xml:space="preserve"> </w:t>
      </w:r>
    </w:p>
    <w:p w14:paraId="16CF9B1C" w14:textId="77777777" w:rsidR="003A6763" w:rsidRPr="00530C83" w:rsidRDefault="003A6763" w:rsidP="004055C6">
      <w:pPr>
        <w:pStyle w:val="Heading2"/>
      </w:pPr>
      <w:bookmarkStart w:id="4" w:name="_Toc478394844"/>
      <w:bookmarkStart w:id="5" w:name="_Toc355422688"/>
      <w:r w:rsidRPr="00530C83">
        <w:t>Introduction</w:t>
      </w:r>
      <w:bookmarkEnd w:id="4"/>
      <w:bookmarkEnd w:id="5"/>
    </w:p>
    <w:p w14:paraId="357E4788" w14:textId="77777777" w:rsidR="003954F2" w:rsidRPr="00530C83" w:rsidRDefault="004B347A" w:rsidP="004055C6">
      <w:pPr>
        <w:pStyle w:val="Heading3"/>
      </w:pPr>
      <w:bookmarkStart w:id="6" w:name="_Toc478394845"/>
      <w:bookmarkStart w:id="7" w:name="_Toc355422689"/>
      <w:r w:rsidRPr="00530C83">
        <w:t>Background</w:t>
      </w:r>
      <w:bookmarkEnd w:id="6"/>
      <w:bookmarkEnd w:id="7"/>
    </w:p>
    <w:p w14:paraId="488AF563" w14:textId="14A10C5C" w:rsidR="004B347A" w:rsidRPr="00530C83" w:rsidRDefault="004B347A" w:rsidP="004B347A">
      <w:pPr>
        <w:contextualSpacing/>
      </w:pPr>
      <w:r w:rsidRPr="00530C83">
        <w:rPr>
          <w:rFonts w:eastAsia="Calibri"/>
        </w:rPr>
        <w:t>Speeding-related crashes continue to be a serious problem. Over the last decade, nearly one-third (</w:t>
      </w:r>
      <w:r w:rsidR="00E46375">
        <w:rPr>
          <w:rFonts w:eastAsia="Calibri"/>
        </w:rPr>
        <w:t>28</w:t>
      </w:r>
      <w:r w:rsidRPr="00530C83">
        <w:rPr>
          <w:rFonts w:eastAsia="Calibri"/>
        </w:rPr>
        <w:t xml:space="preserve">% in </w:t>
      </w:r>
      <w:r w:rsidR="00E46375">
        <w:rPr>
          <w:rFonts w:eastAsia="Calibri"/>
        </w:rPr>
        <w:t>2014</w:t>
      </w:r>
      <w:r w:rsidRPr="00530C83">
        <w:rPr>
          <w:rFonts w:eastAsia="Calibri"/>
        </w:rPr>
        <w:t>) of all fatal crashes have been speeding-related</w:t>
      </w:r>
      <w:r w:rsidR="00211F00" w:rsidRPr="00530C83">
        <w:rPr>
          <w:rFonts w:eastAsia="Calibri"/>
        </w:rPr>
        <w:t xml:space="preserve"> </w:t>
      </w:r>
      <w:commentRangeStart w:id="8"/>
      <w:sdt>
        <w:sdtPr>
          <w:rPr>
            <w:rFonts w:eastAsia="Calibri"/>
          </w:rPr>
          <w:id w:val="166830816"/>
          <w:citation/>
        </w:sdtPr>
        <w:sdtContent>
          <w:r w:rsidR="00211F00" w:rsidRPr="00530C83">
            <w:rPr>
              <w:rFonts w:eastAsia="Calibri"/>
            </w:rPr>
            <w:fldChar w:fldCharType="begin"/>
          </w:r>
          <w:r w:rsidR="00211F00" w:rsidRPr="00530C83">
            <w:rPr>
              <w:rFonts w:eastAsia="Calibri"/>
            </w:rPr>
            <w:instrText xml:space="preserve"> CITATION Nat14 \l 1033 </w:instrText>
          </w:r>
          <w:r w:rsidR="00211F00" w:rsidRPr="00530C83">
            <w:rPr>
              <w:rFonts w:eastAsia="Calibri"/>
            </w:rPr>
            <w:fldChar w:fldCharType="separate"/>
          </w:r>
          <w:r w:rsidR="00744E8A" w:rsidRPr="00530C83">
            <w:rPr>
              <w:rFonts w:eastAsia="Calibri"/>
              <w:noProof/>
            </w:rPr>
            <w:t>(National Highway Traffic Safety Administration, 2014)</w:t>
          </w:r>
          <w:r w:rsidR="00211F00" w:rsidRPr="00530C83">
            <w:rPr>
              <w:rFonts w:eastAsia="Calibri"/>
            </w:rPr>
            <w:fldChar w:fldCharType="end"/>
          </w:r>
        </w:sdtContent>
      </w:sdt>
      <w:r w:rsidRPr="00530C83">
        <w:rPr>
          <w:rFonts w:eastAsia="Calibri"/>
        </w:rPr>
        <w:t xml:space="preserve">. </w:t>
      </w:r>
      <w:commentRangeEnd w:id="8"/>
      <w:r w:rsidR="00E46375">
        <w:rPr>
          <w:rStyle w:val="CommentReference"/>
        </w:rPr>
        <w:commentReference w:id="8"/>
      </w:r>
      <w:r w:rsidRPr="00530C83">
        <w:rPr>
          <w:rFonts w:eastAsia="Calibri"/>
        </w:rPr>
        <w:t xml:space="preserve"> NHTSA’s </w:t>
      </w:r>
      <w:r w:rsidRPr="00530C83">
        <w:rPr>
          <w:rFonts w:eastAsia="Calibri"/>
          <w:i/>
        </w:rPr>
        <w:t>2011 National Survey of Speeding Attitudes and Behaviors</w:t>
      </w:r>
      <w:r w:rsidRPr="00530C83">
        <w:rPr>
          <w:rFonts w:eastAsia="Calibri"/>
        </w:rPr>
        <w:t xml:space="preserve"> found that 30% of drivers were regular speeders and another 40% of drivers sped at least some of the time</w:t>
      </w:r>
      <w:r w:rsidR="00211F00" w:rsidRPr="00530C83">
        <w:rPr>
          <w:rFonts w:eastAsia="Calibri"/>
        </w:rPr>
        <w:t xml:space="preserve"> </w:t>
      </w:r>
      <w:sdt>
        <w:sdtPr>
          <w:rPr>
            <w:rFonts w:eastAsia="Calibri"/>
          </w:rPr>
          <w:id w:val="-1302611369"/>
          <w:citation/>
        </w:sdtPr>
        <w:sdtContent>
          <w:r w:rsidR="00211F00" w:rsidRPr="00530C83">
            <w:rPr>
              <w:rFonts w:eastAsia="Calibri"/>
            </w:rPr>
            <w:fldChar w:fldCharType="begin"/>
          </w:r>
          <w:r w:rsidR="00211F00" w:rsidRPr="00530C83">
            <w:rPr>
              <w:rFonts w:eastAsia="Calibri"/>
            </w:rPr>
            <w:instrText xml:space="preserve"> CITATION Sch13 \l 1033 </w:instrText>
          </w:r>
          <w:r w:rsidR="00211F00" w:rsidRPr="00530C83">
            <w:rPr>
              <w:rFonts w:eastAsia="Calibri"/>
            </w:rPr>
            <w:fldChar w:fldCharType="separate"/>
          </w:r>
          <w:r w:rsidR="00744E8A" w:rsidRPr="00530C83">
            <w:rPr>
              <w:rFonts w:eastAsia="Calibri"/>
              <w:noProof/>
            </w:rPr>
            <w:t>(Schroeder, Kostynuik, &amp; Mack, 2013)</w:t>
          </w:r>
          <w:r w:rsidR="00211F00" w:rsidRPr="00530C83">
            <w:rPr>
              <w:rFonts w:eastAsia="Calibri"/>
            </w:rPr>
            <w:fldChar w:fldCharType="end"/>
          </w:r>
        </w:sdtContent>
      </w:sdt>
      <w:r w:rsidRPr="00530C83">
        <w:rPr>
          <w:rFonts w:eastAsia="Calibri"/>
        </w:rPr>
        <w:t xml:space="preserve">.  In this same survey, the most widely </w:t>
      </w:r>
      <w:r w:rsidR="00DB369D" w:rsidRPr="00530C83">
        <w:rPr>
          <w:rFonts w:eastAsia="Calibri"/>
        </w:rPr>
        <w:t xml:space="preserve">approved </w:t>
      </w:r>
      <w:r w:rsidRPr="00530C83">
        <w:rPr>
          <w:rFonts w:eastAsia="Calibri"/>
        </w:rPr>
        <w:t>countermeasure for speeding was dynamic speed feedback signs</w:t>
      </w:r>
      <w:r w:rsidR="00FB24B9" w:rsidRPr="00530C83">
        <w:rPr>
          <w:rFonts w:eastAsia="Calibri"/>
        </w:rPr>
        <w:t xml:space="preserve"> (DSFS</w:t>
      </w:r>
      <w:r w:rsidR="001E161F" w:rsidRPr="00530C83">
        <w:rPr>
          <w:rFonts w:eastAsia="Calibri"/>
        </w:rPr>
        <w:t>s</w:t>
      </w:r>
      <w:r w:rsidR="00FB24B9" w:rsidRPr="00530C83">
        <w:rPr>
          <w:rFonts w:eastAsia="Calibri"/>
        </w:rPr>
        <w:t>)</w:t>
      </w:r>
      <w:r w:rsidRPr="00530C83">
        <w:rPr>
          <w:rFonts w:eastAsia="Calibri"/>
        </w:rPr>
        <w:t xml:space="preserve">.  The use of these signs was supported by 87% of speeders and 91% of sometimes speeders.  Similarly, focus groups in NHTSA’s </w:t>
      </w:r>
      <w:r w:rsidRPr="00530C83">
        <w:rPr>
          <w:rFonts w:eastAsia="Calibri"/>
          <w:i/>
        </w:rPr>
        <w:t>Motivations for Speeding</w:t>
      </w:r>
      <w:r w:rsidRPr="00530C83">
        <w:rPr>
          <w:rFonts w:eastAsia="Calibri"/>
        </w:rPr>
        <w:t xml:space="preserve"> study were also very supportive of dynamic speed feedback signs</w:t>
      </w:r>
      <w:r w:rsidR="00211F00" w:rsidRPr="00530C83">
        <w:rPr>
          <w:rFonts w:eastAsia="Calibri"/>
        </w:rPr>
        <w:t xml:space="preserve"> </w:t>
      </w:r>
      <w:sdt>
        <w:sdtPr>
          <w:rPr>
            <w:rFonts w:eastAsia="Calibri"/>
          </w:rPr>
          <w:id w:val="-119694356"/>
          <w:citation/>
        </w:sdtPr>
        <w:sdtContent>
          <w:r w:rsidR="00211F00" w:rsidRPr="00530C83">
            <w:rPr>
              <w:rFonts w:eastAsia="Calibri"/>
            </w:rPr>
            <w:fldChar w:fldCharType="begin"/>
          </w:r>
          <w:r w:rsidR="00211F00" w:rsidRPr="00530C83">
            <w:rPr>
              <w:rFonts w:eastAsia="Calibri"/>
            </w:rPr>
            <w:instrText xml:space="preserve"> CITATION Ric13 \l 1033 </w:instrText>
          </w:r>
          <w:r w:rsidR="00211F00" w:rsidRPr="00530C83">
            <w:rPr>
              <w:rFonts w:eastAsia="Calibri"/>
            </w:rPr>
            <w:fldChar w:fldCharType="separate"/>
          </w:r>
          <w:r w:rsidR="00744E8A" w:rsidRPr="00530C83">
            <w:rPr>
              <w:rFonts w:eastAsia="Calibri"/>
              <w:noProof/>
            </w:rPr>
            <w:t>(Richard, et al., 2013)</w:t>
          </w:r>
          <w:r w:rsidR="00211F00" w:rsidRPr="00530C83">
            <w:rPr>
              <w:rFonts w:eastAsia="Calibri"/>
            </w:rPr>
            <w:fldChar w:fldCharType="end"/>
          </w:r>
        </w:sdtContent>
      </w:sdt>
      <w:r w:rsidRPr="00530C83">
        <w:rPr>
          <w:rFonts w:eastAsia="Calibri"/>
        </w:rPr>
        <w:t>.</w:t>
      </w:r>
    </w:p>
    <w:p w14:paraId="15F4ADA9" w14:textId="77777777" w:rsidR="004B347A" w:rsidRPr="00530C83" w:rsidRDefault="004B347A" w:rsidP="004B347A">
      <w:pPr>
        <w:contextualSpacing/>
      </w:pPr>
    </w:p>
    <w:p w14:paraId="66B6E5F0" w14:textId="77777777" w:rsidR="007C6922" w:rsidRDefault="004B347A" w:rsidP="004B347A">
      <w:pPr>
        <w:contextualSpacing/>
      </w:pPr>
      <w:r w:rsidRPr="00530C83">
        <w:t>There have been many studies</w:t>
      </w:r>
      <w:r w:rsidR="00933072" w:rsidRPr="00530C83">
        <w:t xml:space="preserve"> focusing</w:t>
      </w:r>
      <w:r w:rsidRPr="00530C83">
        <w:t xml:space="preserve"> on the effectiveness of dynamic</w:t>
      </w:r>
      <w:r w:rsidR="00CB7FD8" w:rsidRPr="00530C83">
        <w:t xml:space="preserve"> speed feedback signs</w:t>
      </w:r>
      <w:r w:rsidRPr="00530C83">
        <w:t xml:space="preserve"> </w:t>
      </w:r>
      <w:r w:rsidR="00B65DF5" w:rsidRPr="00530C83">
        <w:t>(DSFS</w:t>
      </w:r>
      <w:r w:rsidR="000F1A83" w:rsidRPr="00530C83">
        <w:t>s</w:t>
      </w:r>
      <w:r w:rsidR="00B65DF5" w:rsidRPr="00530C83">
        <w:t xml:space="preserve">), also known as </w:t>
      </w:r>
      <w:r w:rsidRPr="00530C83">
        <w:t>radar activated speed feedback signs</w:t>
      </w:r>
      <w:r w:rsidR="007C6922" w:rsidRPr="00530C83">
        <w:t xml:space="preserve">, </w:t>
      </w:r>
      <w:r w:rsidRPr="00530C83">
        <w:t xml:space="preserve">in reducing vehicle speeds. </w:t>
      </w:r>
      <w:r w:rsidR="00C50222" w:rsidRPr="00530C83">
        <w:t xml:space="preserve">These studies vary substantially in roadway context, design, and study goal. </w:t>
      </w:r>
      <w:r w:rsidR="00A00095" w:rsidRPr="00530C83">
        <w:t>A</w:t>
      </w:r>
      <w:r w:rsidR="00AB6153" w:rsidRPr="00530C83">
        <w:t>n</w:t>
      </w:r>
      <w:r w:rsidR="00A00095" w:rsidRPr="00530C83">
        <w:t xml:space="preserve"> initial scan of the literature </w:t>
      </w:r>
      <w:r w:rsidR="00D3269B" w:rsidRPr="00530C83">
        <w:t xml:space="preserve">by NHTSA </w:t>
      </w:r>
      <w:r w:rsidR="00A00095" w:rsidRPr="00530C83">
        <w:t xml:space="preserve">indicated that the studies </w:t>
      </w:r>
      <w:r w:rsidR="0053198D" w:rsidRPr="00530C83">
        <w:t>focusing on DSFS</w:t>
      </w:r>
      <w:r w:rsidR="000F1A83" w:rsidRPr="00530C83">
        <w:t>s</w:t>
      </w:r>
      <w:r w:rsidR="0053198D" w:rsidRPr="00530C83">
        <w:t xml:space="preserve"> </w:t>
      </w:r>
      <w:r w:rsidR="00A00095" w:rsidRPr="00530C83">
        <w:t xml:space="preserve">have included conditions with </w:t>
      </w:r>
      <w:r w:rsidRPr="00530C83">
        <w:t xml:space="preserve">varying safety foci (roadway departures, pedestrians, intersections, work zones), roadway types (collector, arterial, interstate, </w:t>
      </w:r>
      <w:r w:rsidR="007C6922" w:rsidRPr="00530C83">
        <w:t>local</w:t>
      </w:r>
      <w:r w:rsidRPr="00530C83">
        <w:t>), speed limits (</w:t>
      </w:r>
      <w:r w:rsidR="00C50222" w:rsidRPr="00530C83">
        <w:t xml:space="preserve">from </w:t>
      </w:r>
      <w:r w:rsidRPr="00530C83">
        <w:t>25</w:t>
      </w:r>
      <w:r w:rsidR="00C50222" w:rsidRPr="00530C83">
        <w:t xml:space="preserve"> to </w:t>
      </w:r>
      <w:r w:rsidRPr="00530C83">
        <w:t xml:space="preserve">65 mph), </w:t>
      </w:r>
      <w:r w:rsidR="00AB6153" w:rsidRPr="00530C83">
        <w:t>DSFS characteristics</w:t>
      </w:r>
      <w:r w:rsidR="00834FDD" w:rsidRPr="00530C83">
        <w:t xml:space="preserve"> (e.g., </w:t>
      </w:r>
      <w:r w:rsidRPr="00530C83">
        <w:t>stationary versus mobile units</w:t>
      </w:r>
      <w:r w:rsidR="00834FDD" w:rsidRPr="00530C83">
        <w:t>)</w:t>
      </w:r>
      <w:r w:rsidRPr="00530C83">
        <w:t xml:space="preserve">, </w:t>
      </w:r>
      <w:r w:rsidR="007C6922" w:rsidRPr="00530C83">
        <w:t xml:space="preserve">and </w:t>
      </w:r>
      <w:r w:rsidR="00D3269B" w:rsidRPr="00530C83">
        <w:t>locations</w:t>
      </w:r>
      <w:r w:rsidR="00A00095" w:rsidRPr="00530C83">
        <w:t xml:space="preserve"> (urban, suburban, rural</w:t>
      </w:r>
      <w:r w:rsidR="007C6922" w:rsidRPr="00530C83">
        <w:t>)</w:t>
      </w:r>
      <w:r w:rsidRPr="00530C83">
        <w:t xml:space="preserve">.  There </w:t>
      </w:r>
      <w:r w:rsidR="00D3269B" w:rsidRPr="00530C83">
        <w:t>was</w:t>
      </w:r>
      <w:r w:rsidRPr="00530C83">
        <w:t xml:space="preserve"> at least </w:t>
      </w:r>
      <w:r w:rsidR="00D3269B" w:rsidRPr="00530C83">
        <w:t>one</w:t>
      </w:r>
      <w:r w:rsidRPr="00530C83">
        <w:t xml:space="preserve"> </w:t>
      </w:r>
      <w:r w:rsidR="00D3269B" w:rsidRPr="00530C83">
        <w:t>study</w:t>
      </w:r>
      <w:r w:rsidRPr="00530C83">
        <w:t xml:space="preserve"> that looked at the use of </w:t>
      </w:r>
      <w:r w:rsidR="00A00095" w:rsidRPr="00530C83">
        <w:t xml:space="preserve">dynamic </w:t>
      </w:r>
      <w:r w:rsidRPr="00530C83">
        <w:t>speed feedback signs in conjunction with s</w:t>
      </w:r>
      <w:r w:rsidR="009521C8" w:rsidRPr="00530C83">
        <w:t xml:space="preserve">peed enforcement </w:t>
      </w:r>
      <w:sdt>
        <w:sdtPr>
          <w:id w:val="-983310926"/>
          <w:citation/>
        </w:sdtPr>
        <w:sdtContent>
          <w:r w:rsidR="00316375" w:rsidRPr="00530C83">
            <w:fldChar w:fldCharType="begin"/>
          </w:r>
          <w:r w:rsidR="00316375" w:rsidRPr="00530C83">
            <w:instrText xml:space="preserve"> CITATION Blo \l 1033 </w:instrText>
          </w:r>
          <w:r w:rsidR="00316375" w:rsidRPr="00530C83">
            <w:fldChar w:fldCharType="separate"/>
          </w:r>
          <w:r w:rsidR="00744E8A" w:rsidRPr="00530C83">
            <w:rPr>
              <w:noProof/>
            </w:rPr>
            <w:t>(Bloch &amp; Automobile Club of Southern California, 2007)</w:t>
          </w:r>
          <w:r w:rsidR="00316375" w:rsidRPr="00530C83">
            <w:fldChar w:fldCharType="end"/>
          </w:r>
        </w:sdtContent>
      </w:sdt>
      <w:r w:rsidRPr="00530C83">
        <w:t>. There</w:t>
      </w:r>
      <w:r w:rsidR="00D91592" w:rsidRPr="00530C83">
        <w:t xml:space="preserve"> w</w:t>
      </w:r>
      <w:r w:rsidRPr="00530C83">
        <w:t xml:space="preserve">as also at least one literature synthesis </w:t>
      </w:r>
      <w:sdt>
        <w:sdtPr>
          <w:id w:val="1697964802"/>
          <w:citation/>
        </w:sdtPr>
        <w:sdtContent>
          <w:r w:rsidR="00DE7F32" w:rsidRPr="00530C83">
            <w:fldChar w:fldCharType="begin"/>
          </w:r>
          <w:r w:rsidR="00DE7F32" w:rsidRPr="00530C83">
            <w:instrText xml:space="preserve"> CITATION Don07 \l 1033 </w:instrText>
          </w:r>
          <w:r w:rsidR="00DE7F32" w:rsidRPr="00530C83">
            <w:fldChar w:fldCharType="separate"/>
          </w:r>
          <w:r w:rsidR="00744E8A" w:rsidRPr="00530C83">
            <w:rPr>
              <w:noProof/>
            </w:rPr>
            <w:t>(Donnell &amp; Cruzado, 2007)</w:t>
          </w:r>
          <w:r w:rsidR="00DE7F32" w:rsidRPr="00530C83">
            <w:fldChar w:fldCharType="end"/>
          </w:r>
        </w:sdtContent>
      </w:sdt>
      <w:r w:rsidRPr="00530C83">
        <w:t xml:space="preserve"> which covered 12 research studies on this countermeasure. The general findings of these studies show</w:t>
      </w:r>
      <w:r w:rsidR="007C6922" w:rsidRPr="00530C83">
        <w:t>ed</w:t>
      </w:r>
      <w:r w:rsidRPr="00530C83">
        <w:t xml:space="preserve"> reductions in both mean speeds and 85</w:t>
      </w:r>
      <w:r w:rsidRPr="00530C83">
        <w:rPr>
          <w:vertAlign w:val="superscript"/>
        </w:rPr>
        <w:t>th</w:t>
      </w:r>
      <w:r w:rsidRPr="00530C83">
        <w:t xml:space="preserve"> percentile speeds while the devices are deployed.  </w:t>
      </w:r>
      <w:r w:rsidR="00D91592" w:rsidRPr="00530C83">
        <w:t xml:space="preserve">Finally, there was </w:t>
      </w:r>
      <w:r w:rsidRPr="00530C83">
        <w:t xml:space="preserve">at least one study </w:t>
      </w:r>
      <w:sdt>
        <w:sdtPr>
          <w:id w:val="-87614338"/>
          <w:citation/>
        </w:sdtPr>
        <w:sdtContent>
          <w:r w:rsidR="00C437EC" w:rsidRPr="00530C83">
            <w:fldChar w:fldCharType="begin"/>
          </w:r>
          <w:r w:rsidR="00C3408F" w:rsidRPr="00530C83">
            <w:instrText xml:space="preserve">CITATION Tri00 \t  \l 1033 </w:instrText>
          </w:r>
          <w:r w:rsidR="00C437EC" w:rsidRPr="00530C83">
            <w:fldChar w:fldCharType="separate"/>
          </w:r>
          <w:r w:rsidR="00744E8A" w:rsidRPr="00530C83">
            <w:rPr>
              <w:noProof/>
            </w:rPr>
            <w:t>(Tribbett, McGowen, &amp; Mounce, 2000)</w:t>
          </w:r>
          <w:r w:rsidR="00C437EC" w:rsidRPr="00530C83">
            <w:fldChar w:fldCharType="end"/>
          </w:r>
        </w:sdtContent>
      </w:sdt>
      <w:r w:rsidRPr="00530C83">
        <w:t xml:space="preserve"> that showed a reduction in crashes.</w:t>
      </w:r>
    </w:p>
    <w:p w14:paraId="11A01536" w14:textId="77777777" w:rsidR="001022D5" w:rsidRPr="00530C83" w:rsidRDefault="001022D5" w:rsidP="004055C6">
      <w:pPr>
        <w:pStyle w:val="Heading3"/>
      </w:pPr>
      <w:bookmarkStart w:id="9" w:name="_Toc478394846"/>
      <w:bookmarkStart w:id="10" w:name="_Toc355422690"/>
      <w:r w:rsidRPr="00530C83">
        <w:t>Objective</w:t>
      </w:r>
      <w:bookmarkEnd w:id="9"/>
      <w:bookmarkEnd w:id="10"/>
    </w:p>
    <w:p w14:paraId="455A771B" w14:textId="11DDBDC7" w:rsidR="0077631B" w:rsidRPr="00530C83" w:rsidRDefault="0077631B" w:rsidP="0077631B">
      <w:pPr>
        <w:contextualSpacing/>
      </w:pPr>
      <w:r w:rsidRPr="00530C83">
        <w:t xml:space="preserve">Given the large number of previous studies, end users in the highway safety community are faced with the challenge of working through the existing studies to locate appropriate research that addresses their needs.  In order to reduce that burden, the Volpe National Transportation Systems Center (Volpe) was asked to conduct a comprehensive review of the existing literature on dynamic speed feedback signs from 2000 to the present, produce an </w:t>
      </w:r>
      <w:r w:rsidR="00021525" w:rsidRPr="00530C83">
        <w:t>Annotated Bibliography</w:t>
      </w:r>
      <w:r w:rsidRPr="00530C83">
        <w:t xml:space="preserve"> of all studies found, and undertake a systematic </w:t>
      </w:r>
      <w:r w:rsidR="00636F8C">
        <w:t>and</w:t>
      </w:r>
      <w:r w:rsidR="007775D5" w:rsidRPr="00530C83">
        <w:t xml:space="preserve"> quantitative </w:t>
      </w:r>
      <w:r w:rsidRPr="00530C83">
        <w:t>review of these studies, inclu</w:t>
      </w:r>
      <w:r w:rsidR="00636F8C">
        <w:t xml:space="preserve">ding </w:t>
      </w:r>
      <w:r w:rsidRPr="00530C83">
        <w:t xml:space="preserve"> a meta-analysis</w:t>
      </w:r>
      <w:r w:rsidR="00C437EC" w:rsidRPr="00530C83">
        <w:t>.</w:t>
      </w:r>
      <w:r w:rsidR="00636F8C">
        <w:t xml:space="preserve">  This report aims</w:t>
      </w:r>
      <w:r w:rsidRPr="00530C83">
        <w:t xml:space="preserve"> </w:t>
      </w:r>
      <w:r w:rsidRPr="00530C83">
        <w:lastRenderedPageBreak/>
        <w:t>provide an important resource for both highway safety practitioners interested in reducing speeding and speeding-related crashes and researchers interested in doing further research on this important and widely accepted traffic safety countermeasure.</w:t>
      </w:r>
    </w:p>
    <w:p w14:paraId="3A983361" w14:textId="77777777" w:rsidR="00A902E2" w:rsidRPr="00530C83" w:rsidRDefault="00A902E2" w:rsidP="0077631B">
      <w:pPr>
        <w:contextualSpacing/>
      </w:pPr>
    </w:p>
    <w:p w14:paraId="7BF7F1A4" w14:textId="77777777" w:rsidR="00A902E2" w:rsidRPr="00530C83" w:rsidRDefault="00A902E2" w:rsidP="00A902E2">
      <w:pPr>
        <w:contextualSpacing/>
      </w:pPr>
      <w:r w:rsidRPr="00530C83">
        <w:t xml:space="preserve">We begin this report with a summary of the literature review findings, and follow with </w:t>
      </w:r>
      <w:r w:rsidR="001E161F" w:rsidRPr="00530C83">
        <w:t xml:space="preserve">a </w:t>
      </w:r>
      <w:r w:rsidRPr="00530C83">
        <w:t>general discussion of dynamic speed feedback signs so that readers are familiar with the different types of dynamic speed feedback signs that have been used.  We then continue with a discussion of:</w:t>
      </w:r>
    </w:p>
    <w:p w14:paraId="71FE25DF" w14:textId="77777777" w:rsidR="00A902E2" w:rsidRPr="00530C83" w:rsidRDefault="00A902E2" w:rsidP="00880F5C">
      <w:pPr>
        <w:pStyle w:val="ListParagraph"/>
        <w:numPr>
          <w:ilvl w:val="0"/>
          <w:numId w:val="8"/>
        </w:numPr>
        <w:contextualSpacing/>
      </w:pPr>
      <w:r w:rsidRPr="00530C83">
        <w:t xml:space="preserve">the methods used in the literature search, </w:t>
      </w:r>
    </w:p>
    <w:p w14:paraId="1C7EF26B" w14:textId="3C4D4542" w:rsidR="00A902E2" w:rsidRPr="00530C83" w:rsidRDefault="00A902E2" w:rsidP="00880F5C">
      <w:pPr>
        <w:pStyle w:val="ListParagraph"/>
        <w:numPr>
          <w:ilvl w:val="0"/>
          <w:numId w:val="8"/>
        </w:numPr>
        <w:contextualSpacing/>
      </w:pPr>
      <w:r w:rsidRPr="00530C83">
        <w:t xml:space="preserve">the </w:t>
      </w:r>
      <w:r w:rsidR="001E161F" w:rsidRPr="00530C83">
        <w:t>overall</w:t>
      </w:r>
      <w:r w:rsidRPr="00530C83">
        <w:t>, systematic, quantitative review (the vote-count),</w:t>
      </w:r>
    </w:p>
    <w:p w14:paraId="4D26B70E" w14:textId="7B66D3E8" w:rsidR="00A902E2" w:rsidRPr="00530C83" w:rsidRDefault="001E161F" w:rsidP="00880F5C">
      <w:pPr>
        <w:pStyle w:val="ListParagraph"/>
        <w:numPr>
          <w:ilvl w:val="0"/>
          <w:numId w:val="8"/>
        </w:numPr>
        <w:contextualSpacing/>
      </w:pPr>
      <w:r w:rsidRPr="00530C83">
        <w:t>the</w:t>
      </w:r>
      <w:r w:rsidR="00A902E2" w:rsidRPr="00530C83">
        <w:t xml:space="preserve"> typology of the characteristics of the studies including:</w:t>
      </w:r>
    </w:p>
    <w:p w14:paraId="6149792A" w14:textId="77777777" w:rsidR="00A902E2" w:rsidRPr="00530C83" w:rsidRDefault="00A902E2" w:rsidP="00880F5C">
      <w:pPr>
        <w:pStyle w:val="ListParagraph"/>
        <w:numPr>
          <w:ilvl w:val="1"/>
          <w:numId w:val="8"/>
        </w:numPr>
        <w:contextualSpacing/>
      </w:pPr>
      <w:r w:rsidRPr="00530C83">
        <w:t xml:space="preserve">the three different hypotheses that were evaluated, </w:t>
      </w:r>
    </w:p>
    <w:p w14:paraId="5ABA1B5F" w14:textId="77777777" w:rsidR="00A902E2" w:rsidRPr="00530C83" w:rsidRDefault="00A902E2" w:rsidP="00880F5C">
      <w:pPr>
        <w:pStyle w:val="ListParagraph"/>
        <w:numPr>
          <w:ilvl w:val="1"/>
          <w:numId w:val="8"/>
        </w:numPr>
        <w:contextualSpacing/>
      </w:pPr>
      <w:r w:rsidRPr="00530C83">
        <w:t>the three dependent variables that were used to evaluate those hypotheses,</w:t>
      </w:r>
    </w:p>
    <w:p w14:paraId="30B8E08E" w14:textId="77777777" w:rsidR="00A902E2" w:rsidRPr="00530C83" w:rsidRDefault="00A902E2" w:rsidP="00880F5C">
      <w:pPr>
        <w:pStyle w:val="ListParagraph"/>
        <w:numPr>
          <w:ilvl w:val="1"/>
          <w:numId w:val="8"/>
        </w:numPr>
        <w:contextualSpacing/>
      </w:pPr>
      <w:r w:rsidRPr="00530C83">
        <w:t>the variables that define a DSFS implementation, and</w:t>
      </w:r>
    </w:p>
    <w:p w14:paraId="3F8B87A5" w14:textId="77777777" w:rsidR="00A902E2" w:rsidRPr="00530C83" w:rsidRDefault="00A902E2" w:rsidP="00880F5C">
      <w:pPr>
        <w:pStyle w:val="ListParagraph"/>
        <w:numPr>
          <w:ilvl w:val="1"/>
          <w:numId w:val="8"/>
        </w:numPr>
        <w:contextualSpacing/>
      </w:pPr>
      <w:r w:rsidRPr="00530C83">
        <w:t>the different experimental designs that were used to evaluate the hypotheses, and</w:t>
      </w:r>
    </w:p>
    <w:p w14:paraId="66DF9989" w14:textId="4DE05CB0" w:rsidR="00A902E2" w:rsidRPr="00530C83" w:rsidRDefault="001E161F" w:rsidP="00880F5C">
      <w:pPr>
        <w:pStyle w:val="ListParagraph"/>
        <w:numPr>
          <w:ilvl w:val="0"/>
          <w:numId w:val="8"/>
        </w:numPr>
        <w:contextualSpacing/>
      </w:pPr>
      <w:r w:rsidRPr="00530C83">
        <w:t>the</w:t>
      </w:r>
      <w:r w:rsidR="00A902E2" w:rsidRPr="00530C83">
        <w:t xml:space="preserve"> </w:t>
      </w:r>
      <w:r w:rsidRPr="00530C83">
        <w:t xml:space="preserve">more detailed </w:t>
      </w:r>
      <w:r w:rsidR="00A902E2" w:rsidRPr="00530C83">
        <w:t>report (vote-count) of the effectiveness of DSFSs at each of the five different safety foci for each of the three different hypotheses and three different dependent variables along with an in depth discussion of those studies which showed no effect of the DSFS on the mean speed at the DSFS or an actual increase in speed at the DSFS after activation of the DSFS.</w:t>
      </w:r>
    </w:p>
    <w:p w14:paraId="2B11F962" w14:textId="77777777" w:rsidR="00530840" w:rsidRPr="00530C83" w:rsidRDefault="00530840" w:rsidP="00530840">
      <w:pPr>
        <w:contextualSpacing/>
      </w:pPr>
      <w:r w:rsidRPr="00530C83">
        <w:t xml:space="preserve">The report provides a quantitative summary of the findings of the literature review on the effects of DSFSs, both overall and by safety focus.  The quantitative summary is typically referred to as a vote-count, in the sense that simply the number of statistically significant results are tallied; this approach provides the foundation for a formal meta-analysis, which directly analyzes the underlying data from each study in a common quantitative analysis. This review considers three main tests of the efficacy of DSFS: whether activation of the DSFS reduces some function of speed at the DSFS (referred to as Hypothesis 1 or H1), whether the activation of the DSFS reduces some function of speed downstream of the DSFS (H2), and whether deactivation of the DSFS leads to increases in some function </w:t>
      </w:r>
      <w:r w:rsidR="001E161F" w:rsidRPr="00530C83">
        <w:t xml:space="preserve">of </w:t>
      </w:r>
      <w:r w:rsidRPr="00530C83">
        <w:t>speed at the DSFS after the DSFS is deactivated (H3). Three functions of speed were considered: the mean speed, the 85</w:t>
      </w:r>
      <w:r w:rsidRPr="00530C83">
        <w:rPr>
          <w:vertAlign w:val="superscript"/>
        </w:rPr>
        <w:t>th</w:t>
      </w:r>
      <w:r w:rsidRPr="00530C83">
        <w:t xml:space="preserve"> percentile speed, and the percentage of drivers over the speed limit.   For each of the five safety foci (work zone, school zone, transition zone, curved section, straight section), not only is a vote-count provided, but an analysis is made of each of the studies where the mean speed at the DSFS was either not changed or actually increased.   </w:t>
      </w:r>
    </w:p>
    <w:p w14:paraId="42CC844D" w14:textId="10082112" w:rsidR="004F648C" w:rsidRPr="00530C83" w:rsidRDefault="004F648C" w:rsidP="004055C6">
      <w:pPr>
        <w:pStyle w:val="Heading3"/>
      </w:pPr>
      <w:bookmarkStart w:id="11" w:name="_Toc478394847"/>
      <w:bookmarkStart w:id="12" w:name="_Toc355422691"/>
      <w:r w:rsidRPr="00530C83">
        <w:t>Summary of Findings</w:t>
      </w:r>
      <w:bookmarkEnd w:id="11"/>
      <w:bookmarkEnd w:id="12"/>
    </w:p>
    <w:p w14:paraId="3AFC4874" w14:textId="77777777" w:rsidR="000E39CF" w:rsidRPr="00530C83" w:rsidRDefault="00594730" w:rsidP="00594730">
      <w:r w:rsidRPr="00530C83">
        <w:t xml:space="preserve">This review of the literature demonstrates that driver speeds are reduced by the installation of DSFS. By summarizing the number of studies which find significant reductions in speed under different circumstances (a vote-counting review), we show that speeds are reduced </w:t>
      </w:r>
      <w:r w:rsidR="00530840" w:rsidRPr="00530C83">
        <w:t xml:space="preserve">under all three of the main hypotheses: Speeds are reduced </w:t>
      </w:r>
      <w:r w:rsidRPr="00530C83">
        <w:t>when a DSFS is activated</w:t>
      </w:r>
      <w:r w:rsidR="00530840" w:rsidRPr="00530C83">
        <w:t>, at the location of</w:t>
      </w:r>
      <w:r w:rsidRPr="00530C83">
        <w:t xml:space="preserve"> </w:t>
      </w:r>
      <w:r w:rsidR="00530840" w:rsidRPr="00530C83">
        <w:t xml:space="preserve">the sign </w:t>
      </w:r>
      <w:r w:rsidRPr="00530C83">
        <w:t>(H1)</w:t>
      </w:r>
      <w:r w:rsidR="00530840" w:rsidRPr="00530C83">
        <w:t xml:space="preserve">; speeds are </w:t>
      </w:r>
      <w:r w:rsidRPr="00530C83">
        <w:t xml:space="preserve">reduced downstream of the DSFS when the </w:t>
      </w:r>
      <w:r w:rsidR="00530840" w:rsidRPr="00530C83">
        <w:t xml:space="preserve">sign </w:t>
      </w:r>
      <w:r w:rsidRPr="00530C83">
        <w:t xml:space="preserve">is activated (H2), and </w:t>
      </w:r>
      <w:r w:rsidR="00530840" w:rsidRPr="00530C83">
        <w:t xml:space="preserve">speeds </w:t>
      </w:r>
      <w:r w:rsidRPr="00530C83">
        <w:t xml:space="preserve">are reduced at the DSFS after the </w:t>
      </w:r>
      <w:r w:rsidR="00530840" w:rsidRPr="00530C83">
        <w:t>sign has been deactivated</w:t>
      </w:r>
      <w:r w:rsidRPr="00530C83">
        <w:t xml:space="preserve">. </w:t>
      </w:r>
    </w:p>
    <w:p w14:paraId="7B7452BE" w14:textId="77777777" w:rsidR="000E39CF" w:rsidRPr="00530C83" w:rsidRDefault="000E39CF" w:rsidP="00594730"/>
    <w:p w14:paraId="3897439A" w14:textId="5AA556A1" w:rsidR="00594730" w:rsidRPr="00530C83" w:rsidRDefault="000E39CF" w:rsidP="00594730">
      <w:r w:rsidRPr="00530C83">
        <w:t>In the evaluation of the</w:t>
      </w:r>
      <w:r w:rsidR="00530840" w:rsidRPr="00530C83">
        <w:t xml:space="preserve"> hypothesis of </w:t>
      </w:r>
      <w:r w:rsidRPr="00530C83">
        <w:t xml:space="preserve">a </w:t>
      </w:r>
      <w:r w:rsidR="00530840" w:rsidRPr="00530C83">
        <w:t>speed reduction at the location of the sign when active</w:t>
      </w:r>
      <w:r w:rsidRPr="00530C83">
        <w:t xml:space="preserve"> (H1)</w:t>
      </w:r>
      <w:r w:rsidR="00530840" w:rsidRPr="00530C83">
        <w:t xml:space="preserve">, </w:t>
      </w:r>
      <w:r w:rsidR="00594730" w:rsidRPr="00530C83">
        <w:t xml:space="preserve">133 sites </w:t>
      </w:r>
      <w:r w:rsidR="00530840" w:rsidRPr="00530C83">
        <w:t xml:space="preserve">showed </w:t>
      </w:r>
      <w:r w:rsidR="00594730" w:rsidRPr="00530C83">
        <w:t>statistically significant reduction</w:t>
      </w:r>
      <w:r w:rsidRPr="00530C83">
        <w:t>s</w:t>
      </w:r>
      <w:r w:rsidR="00594730" w:rsidRPr="00530C83">
        <w:t xml:space="preserve"> in </w:t>
      </w:r>
      <w:r w:rsidRPr="00530C83">
        <w:t xml:space="preserve">the mean </w:t>
      </w:r>
      <w:r w:rsidR="00594730" w:rsidRPr="00530C83">
        <w:t xml:space="preserve">speed, </w:t>
      </w:r>
      <w:r w:rsidR="00530840" w:rsidRPr="00530C83">
        <w:t>while eight</w:t>
      </w:r>
      <w:r w:rsidR="00594730" w:rsidRPr="00530C83">
        <w:t xml:space="preserve"> sites </w:t>
      </w:r>
      <w:r w:rsidR="00530840" w:rsidRPr="00530C83">
        <w:t xml:space="preserve">presented </w:t>
      </w:r>
      <w:r w:rsidR="00594730" w:rsidRPr="00530C83">
        <w:t xml:space="preserve">no change in </w:t>
      </w:r>
      <w:r w:rsidRPr="00530C83">
        <w:t xml:space="preserve">the mean </w:t>
      </w:r>
      <w:r w:rsidR="00594730" w:rsidRPr="00530C83">
        <w:t xml:space="preserve">speed, and </w:t>
      </w:r>
      <w:r w:rsidR="00530840" w:rsidRPr="00530C83">
        <w:t xml:space="preserve">four </w:t>
      </w:r>
      <w:r w:rsidR="00594730" w:rsidRPr="00530C83">
        <w:t xml:space="preserve">sites </w:t>
      </w:r>
      <w:r w:rsidR="00530840" w:rsidRPr="00530C83">
        <w:t xml:space="preserve">found a </w:t>
      </w:r>
      <w:r w:rsidR="00594730" w:rsidRPr="00530C83">
        <w:t xml:space="preserve">statistically significant increase in </w:t>
      </w:r>
      <w:r w:rsidRPr="00530C83">
        <w:t xml:space="preserve">the mean </w:t>
      </w:r>
      <w:r w:rsidR="00594730" w:rsidRPr="00530C83">
        <w:t>speed.</w:t>
      </w:r>
      <w:r w:rsidR="00530840" w:rsidRPr="00530C83">
        <w:t xml:space="preserve"> </w:t>
      </w:r>
      <w:r w:rsidRPr="00530C83">
        <w:t xml:space="preserve">The support for the effect of the DSFS on speeds downstream of the DSFS (H2) </w:t>
      </w:r>
      <w:r w:rsidRPr="00530C83">
        <w:lastRenderedPageBreak/>
        <w:t xml:space="preserve">is less strong than support for the effect at the DSFS (H1). Fully 92% of the analyses show a significant reduction in speed at the DSFS whereas only 68% of the analyses show a significant reduction in speed downstream of the DSFS. DSFSs clearly reduce driver speeds.  There appears to be a halo effect after the DSFS is deactivated, although the sample size is limited.  </w:t>
      </w:r>
    </w:p>
    <w:p w14:paraId="1E093919" w14:textId="77777777" w:rsidR="000E39CF" w:rsidRPr="00530C83" w:rsidRDefault="000E39CF" w:rsidP="00594730"/>
    <w:p w14:paraId="62E038DD" w14:textId="629EFAC1" w:rsidR="00C949B0" w:rsidRPr="00530C83" w:rsidRDefault="00474424" w:rsidP="00C949B0">
      <w:r w:rsidRPr="00530C83">
        <w:t>Using a vote-count, n</w:t>
      </w:r>
      <w:r w:rsidR="000E39CF" w:rsidRPr="00530C83">
        <w:t xml:space="preserve">ot only is there support for the effectiveness of DSFSs on reductions in the mean speed, but there is also support for the effectiveness of the DSFSs on reductions in the  </w:t>
      </w:r>
      <w:r w:rsidR="00C949B0" w:rsidRPr="00530C83">
        <w:t>85</w:t>
      </w:r>
      <w:r w:rsidR="00C949B0" w:rsidRPr="00530C83">
        <w:rPr>
          <w:vertAlign w:val="superscript"/>
        </w:rPr>
        <w:t>th</w:t>
      </w:r>
      <w:r w:rsidR="00C949B0" w:rsidRPr="00530C83">
        <w:t xml:space="preserve"> percentile speed and the percentage of drivers traveling above the speed limit at the DSFS and downstream of the DSFS in large numbers.  </w:t>
      </w:r>
    </w:p>
    <w:p w14:paraId="4EF26CBF" w14:textId="77777777" w:rsidR="00C949B0" w:rsidRPr="00530C83" w:rsidRDefault="00C949B0" w:rsidP="00C949B0">
      <w:pPr>
        <w:tabs>
          <w:tab w:val="left" w:pos="8595"/>
        </w:tabs>
      </w:pPr>
      <w:r w:rsidRPr="00530C83">
        <w:tab/>
      </w:r>
    </w:p>
    <w:p w14:paraId="2C2F183C" w14:textId="4C166563" w:rsidR="004F648C" w:rsidRPr="00530C83" w:rsidRDefault="00474424" w:rsidP="002A02B7">
      <w:r w:rsidRPr="00530C83">
        <w:t xml:space="preserve">The vote-count shows only the number of studies that provide evidence consistent with or not consistent with a given hypothesis.  One would also like to know the exact size of the reduction in speed in order to predict the effect on crashes </w:t>
      </w:r>
      <w:sdt>
        <w:sdtPr>
          <w:id w:val="645391413"/>
          <w:citation/>
        </w:sdtPr>
        <w:sdtContent>
          <w:r w:rsidRPr="00530C83">
            <w:fldChar w:fldCharType="begin"/>
          </w:r>
          <w:r w:rsidRPr="00530C83">
            <w:instrText xml:space="preserve"> CITATION Tef11 \l 1033 </w:instrText>
          </w:r>
          <w:r w:rsidRPr="00530C83">
            <w:fldChar w:fldCharType="separate"/>
          </w:r>
          <w:r w:rsidR="00744E8A" w:rsidRPr="00530C83">
            <w:rPr>
              <w:noProof/>
            </w:rPr>
            <w:t>(Tefft, 2011)</w:t>
          </w:r>
          <w:r w:rsidRPr="00530C83">
            <w:fldChar w:fldCharType="end"/>
          </w:r>
        </w:sdtContent>
      </w:sdt>
      <w:r w:rsidRPr="00530C83">
        <w:t xml:space="preserve">.  </w:t>
      </w:r>
      <w:r w:rsidR="00C949B0" w:rsidRPr="00530C83">
        <w:t xml:space="preserve">The formal meta-analysis will show the quantitative reductions in speed to be expected under different circumstances, for each of </w:t>
      </w:r>
      <w:r w:rsidR="00D234ED" w:rsidRPr="00530C83">
        <w:t>the hypothese</w:t>
      </w:r>
      <w:r w:rsidR="00C949B0" w:rsidRPr="00530C83">
        <w:t>s</w:t>
      </w:r>
      <w:r w:rsidR="00D234ED" w:rsidRPr="00530C83">
        <w:t xml:space="preserve"> tested</w:t>
      </w:r>
      <w:r w:rsidR="002D728D">
        <w:t>.</w:t>
      </w:r>
    </w:p>
    <w:p w14:paraId="25C179AF" w14:textId="77777777" w:rsidR="009F4C07" w:rsidRPr="00530C83" w:rsidRDefault="009F4C07" w:rsidP="004055C6">
      <w:pPr>
        <w:pStyle w:val="Heading2"/>
      </w:pPr>
      <w:bookmarkStart w:id="13" w:name="_Toc478394848"/>
      <w:bookmarkStart w:id="14" w:name="_Toc355422692"/>
      <w:r w:rsidRPr="00530C83">
        <w:t>Literature Search</w:t>
      </w:r>
      <w:r w:rsidR="00363790" w:rsidRPr="00530C83">
        <w:t xml:space="preserve"> Methods</w:t>
      </w:r>
      <w:bookmarkEnd w:id="13"/>
      <w:bookmarkEnd w:id="14"/>
    </w:p>
    <w:p w14:paraId="0A65F7C8" w14:textId="0EB801ED" w:rsidR="00B83F15" w:rsidRPr="00530C83" w:rsidRDefault="009F4C07" w:rsidP="00B83F15">
      <w:r w:rsidRPr="00530C83">
        <w:t>The search for documents which report the effect of DSFS</w:t>
      </w:r>
      <w:r w:rsidR="002B00DC" w:rsidRPr="00530C83">
        <w:t>s</w:t>
      </w:r>
      <w:bookmarkStart w:id="15" w:name="_GoBack"/>
      <w:bookmarkEnd w:id="15"/>
      <w:r w:rsidRPr="00530C83">
        <w:t xml:space="preserve"> on drivers’ behavior was undertaken between March 9, 2016 and March 16, 2016 by Volpe and MIT library staff. </w:t>
      </w:r>
      <w:r w:rsidR="00B83F15" w:rsidRPr="00530C83">
        <w:t xml:space="preserve">A total of 108 national and international studies were identified.  It was decided to focus on just the domestic studies.  A total of 77 domestic studies were reviewed, of which 43 passed the relevance and quality screening.  </w:t>
      </w:r>
    </w:p>
    <w:p w14:paraId="0C2D9660" w14:textId="77777777" w:rsidR="009F4C07" w:rsidRPr="00530C83" w:rsidRDefault="009F4C07" w:rsidP="004055C6">
      <w:pPr>
        <w:pStyle w:val="Heading3"/>
      </w:pPr>
      <w:bookmarkStart w:id="16" w:name="_Toc478394849"/>
      <w:bookmarkStart w:id="17" w:name="_Toc355422693"/>
      <w:r w:rsidRPr="00530C83">
        <w:t>Search Words and Phrases</w:t>
      </w:r>
      <w:bookmarkEnd w:id="16"/>
      <w:bookmarkEnd w:id="17"/>
    </w:p>
    <w:p w14:paraId="4BEEA8A8" w14:textId="77777777" w:rsidR="009F4C07" w:rsidRPr="00530C83" w:rsidRDefault="009F4C07" w:rsidP="009F4C07">
      <w:r w:rsidRPr="00530C83">
        <w:t>The words and phrases used in the literature search were relevant to the project’s key research questions:</w:t>
      </w:r>
    </w:p>
    <w:p w14:paraId="1DC90F52" w14:textId="77777777" w:rsidR="009F4C07" w:rsidRPr="00530C83" w:rsidRDefault="009F4C07" w:rsidP="00880F5C">
      <w:pPr>
        <w:pStyle w:val="ListParagraph"/>
        <w:numPr>
          <w:ilvl w:val="0"/>
          <w:numId w:val="5"/>
        </w:numPr>
      </w:pPr>
      <w:r w:rsidRPr="00530C83">
        <w:t>How are DSFS</w:t>
      </w:r>
      <w:r w:rsidR="00450F4C" w:rsidRPr="00530C83">
        <w:t>s</w:t>
      </w:r>
      <w:r w:rsidRPr="00530C83">
        <w:t xml:space="preserve"> being used to regulate speed?  </w:t>
      </w:r>
    </w:p>
    <w:p w14:paraId="455D91E8" w14:textId="77777777" w:rsidR="009F4C07" w:rsidRPr="00530C83" w:rsidRDefault="009F4C07" w:rsidP="00880F5C">
      <w:pPr>
        <w:pStyle w:val="ListParagraph"/>
        <w:numPr>
          <w:ilvl w:val="0"/>
          <w:numId w:val="5"/>
        </w:numPr>
      </w:pPr>
      <w:r w:rsidRPr="00530C83">
        <w:t>What are the extant findings regarding the effectiveness of DSFS</w:t>
      </w:r>
      <w:r w:rsidR="00450F4C" w:rsidRPr="00530C83">
        <w:t>s</w:t>
      </w:r>
      <w:r w:rsidRPr="00530C83">
        <w:t xml:space="preserve">? </w:t>
      </w:r>
    </w:p>
    <w:p w14:paraId="31B3584F" w14:textId="66BA861C" w:rsidR="009F4C07" w:rsidRPr="00530C83" w:rsidRDefault="009F4C07" w:rsidP="009F4C07">
      <w:r w:rsidRPr="00530C83">
        <w:t>Searches started with the keywords (including the word variations) listed in Group 1 in the box below (</w:t>
      </w:r>
      <w:r w:rsidR="00BD6750" w:rsidRPr="00530C83">
        <w:fldChar w:fldCharType="begin"/>
      </w:r>
      <w:r w:rsidR="00BD6750" w:rsidRPr="00530C83">
        <w:instrText xml:space="preserve"> REF _Ref470527705 \h </w:instrText>
      </w:r>
      <w:r w:rsidR="00B30C36" w:rsidRPr="00530C83">
        <w:instrText xml:space="preserve"> \* MERGEFORMAT </w:instrText>
      </w:r>
      <w:r w:rsidR="00BD6750" w:rsidRPr="00530C83">
        <w:fldChar w:fldCharType="separate"/>
      </w:r>
      <w:r w:rsidR="004055C6" w:rsidRPr="00530C83">
        <w:t xml:space="preserve">Table </w:t>
      </w:r>
      <w:r w:rsidR="004055C6">
        <w:rPr>
          <w:noProof/>
        </w:rPr>
        <w:t>1</w:t>
      </w:r>
      <w:r w:rsidR="00BD6750" w:rsidRPr="00530C83">
        <w:fldChar w:fldCharType="end"/>
      </w:r>
      <w:r w:rsidRPr="00530C83">
        <w:t>).</w:t>
      </w:r>
      <w:r w:rsidR="00BD6750" w:rsidRPr="00530C83">
        <w:t xml:space="preserve"> </w:t>
      </w:r>
      <w:r w:rsidRPr="00530C83">
        <w:t>If the number of items retrieved was too large with the keywords used from Group 1, then the search words from Group 1 were combined one at a time with the keywords listed in Group 2.  Only one of the Group 1 terms met these criteria, “speed limit signs”, with over 2660 records.  Any of the search terms in the tables that ended in ‘s’ were wildcards with *. Wildcards allow one to search for all variants of a term.  For example, “warning sign*”, includes “warning sign”, “warning signs” and “warning signage”.</w:t>
      </w:r>
    </w:p>
    <w:p w14:paraId="484F9F2C" w14:textId="77777777" w:rsidR="009F4C07" w:rsidRPr="00530C83" w:rsidRDefault="009F4C07" w:rsidP="009F4C07"/>
    <w:p w14:paraId="319A37F9" w14:textId="77777777" w:rsidR="00BD6750" w:rsidRPr="00530C83" w:rsidRDefault="00BD6750" w:rsidP="009A6E82">
      <w:pPr>
        <w:pStyle w:val="Caption"/>
        <w:keepNext/>
      </w:pPr>
      <w:bookmarkStart w:id="18" w:name="_Ref470527705"/>
      <w:r w:rsidRPr="00530C83">
        <w:lastRenderedPageBreak/>
        <w:t xml:space="preserve">Table </w:t>
      </w:r>
      <w:fldSimple w:instr=" SEQ Table \* ARABIC ">
        <w:r w:rsidR="004055C6">
          <w:rPr>
            <w:noProof/>
          </w:rPr>
          <w:t>1</w:t>
        </w:r>
      </w:fldSimple>
      <w:bookmarkEnd w:id="18"/>
      <w:r w:rsidRPr="00530C83">
        <w:t>.  Search Words</w:t>
      </w:r>
    </w:p>
    <w:tbl>
      <w:tblPr>
        <w:tblW w:w="0" w:type="auto"/>
        <w:tblInd w:w="360" w:type="dxa"/>
        <w:tblCellMar>
          <w:left w:w="0" w:type="dxa"/>
          <w:right w:w="0" w:type="dxa"/>
        </w:tblCellMar>
        <w:tblLook w:val="04A0" w:firstRow="1" w:lastRow="0" w:firstColumn="1" w:lastColumn="0" w:noHBand="0" w:noVBand="1"/>
      </w:tblPr>
      <w:tblGrid>
        <w:gridCol w:w="4600"/>
        <w:gridCol w:w="4616"/>
      </w:tblGrid>
      <w:tr w:rsidR="009F4C07" w:rsidRPr="00530C83" w14:paraId="3FE3443D" w14:textId="77777777" w:rsidTr="00D8298D">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4620EE5" w14:textId="77777777" w:rsidR="009F4C07" w:rsidRPr="00530C83" w:rsidRDefault="009F4C07" w:rsidP="00D8298D">
            <w:pPr>
              <w:keepNext/>
              <w:rPr>
                <w:b/>
                <w:bCs/>
              </w:rPr>
            </w:pPr>
            <w:r w:rsidRPr="00530C83">
              <w:rPr>
                <w:b/>
                <w:bCs/>
              </w:rPr>
              <w:t>Group 1</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E22CF3" w14:textId="77777777" w:rsidR="009F4C07" w:rsidRPr="00530C83" w:rsidRDefault="009F4C07" w:rsidP="00D8298D">
            <w:pPr>
              <w:keepNext/>
              <w:rPr>
                <w:b/>
                <w:bCs/>
              </w:rPr>
            </w:pPr>
            <w:r w:rsidRPr="00530C83">
              <w:rPr>
                <w:b/>
                <w:bCs/>
              </w:rPr>
              <w:t>Group 2</w:t>
            </w:r>
          </w:p>
        </w:tc>
      </w:tr>
      <w:tr w:rsidR="009F4C07" w:rsidRPr="00530C83" w14:paraId="093C1930" w14:textId="77777777" w:rsidTr="00D8298D">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CBDA976" w14:textId="77777777" w:rsidR="009F4C07" w:rsidRPr="00530C83" w:rsidRDefault="009F4C07" w:rsidP="00880F5C">
            <w:pPr>
              <w:pStyle w:val="ListParagraph"/>
              <w:keepNext/>
              <w:numPr>
                <w:ilvl w:val="0"/>
                <w:numId w:val="3"/>
              </w:numPr>
              <w:spacing w:before="0" w:after="0"/>
              <w:contextualSpacing/>
              <w:rPr>
                <w:rFonts w:ascii="Calibri" w:hAnsi="Calibri"/>
                <w:sz w:val="22"/>
                <w:szCs w:val="22"/>
              </w:rPr>
            </w:pPr>
            <w:r w:rsidRPr="00530C83">
              <w:rPr>
                <w:rFonts w:ascii="Calibri" w:hAnsi="Calibri"/>
                <w:sz w:val="22"/>
                <w:szCs w:val="22"/>
              </w:rPr>
              <w:t>Speed</w:t>
            </w:r>
          </w:p>
          <w:p w14:paraId="631ACA6A"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Dynamic speed display signs (DSDS)</w:t>
            </w:r>
          </w:p>
          <w:p w14:paraId="15D42757"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display signs</w:t>
            </w:r>
          </w:p>
          <w:p w14:paraId="06F5FE7D"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Dynamic warning signs</w:t>
            </w:r>
          </w:p>
          <w:p w14:paraId="2630B8A2"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Dynamic speed feedback signs (DSFS)</w:t>
            </w:r>
          </w:p>
          <w:p w14:paraId="3627F3AC"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feedback signs</w:t>
            </w:r>
          </w:p>
          <w:p w14:paraId="35BBD8A3"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Driver feedback signs</w:t>
            </w:r>
          </w:p>
          <w:p w14:paraId="0272C62D"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monitoring displays (SMD)</w:t>
            </w:r>
          </w:p>
          <w:p w14:paraId="0829617A"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displays</w:t>
            </w:r>
          </w:p>
          <w:p w14:paraId="368D307B"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display trailer</w:t>
            </w:r>
          </w:p>
          <w:p w14:paraId="6189C121"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Dynamic displays</w:t>
            </w:r>
          </w:p>
          <w:p w14:paraId="7CC2F377"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warning signs</w:t>
            </w:r>
          </w:p>
          <w:p w14:paraId="5E030C52"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Variable message speed limit signs</w:t>
            </w:r>
          </w:p>
          <w:p w14:paraId="35FC9BCD"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limit signs</w:t>
            </w:r>
          </w:p>
          <w:p w14:paraId="36F1E489"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minders</w:t>
            </w:r>
          </w:p>
          <w:p w14:paraId="78D9262C"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indicator device (SID)</w:t>
            </w:r>
          </w:p>
          <w:p w14:paraId="3D9A4DFC"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Speed reduction treatments</w:t>
            </w:r>
          </w:p>
          <w:p w14:paraId="63AE9AE1"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Radar speed signs</w:t>
            </w:r>
          </w:p>
          <w:p w14:paraId="3C789DE1"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Radar speed check signs</w:t>
            </w:r>
          </w:p>
          <w:p w14:paraId="7A4D890A"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Photo-radar displays</w:t>
            </w:r>
          </w:p>
          <w:p w14:paraId="0B8F4FB4" w14:textId="77777777" w:rsidR="009F4C07" w:rsidRPr="00530C83" w:rsidRDefault="009F4C07" w:rsidP="00880F5C">
            <w:pPr>
              <w:pStyle w:val="ListParagraph"/>
              <w:keepNext/>
              <w:numPr>
                <w:ilvl w:val="0"/>
                <w:numId w:val="3"/>
              </w:numPr>
              <w:spacing w:before="0" w:after="0"/>
              <w:contextualSpacing/>
              <w:rPr>
                <w:rFonts w:ascii="Calibri" w:hAnsi="Calibri"/>
                <w:sz w:val="22"/>
                <w:szCs w:val="22"/>
              </w:rPr>
            </w:pPr>
            <w:r w:rsidRPr="00530C83">
              <w:rPr>
                <w:rFonts w:ascii="Calibri" w:hAnsi="Calibri"/>
                <w:sz w:val="22"/>
                <w:szCs w:val="22"/>
              </w:rPr>
              <w:t>Curves</w:t>
            </w:r>
          </w:p>
          <w:p w14:paraId="13F164AA"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Dynamic curve warning signs</w:t>
            </w:r>
          </w:p>
          <w:p w14:paraId="2EAF910B" w14:textId="77777777" w:rsidR="009F4C07" w:rsidRPr="00530C83" w:rsidRDefault="009F4C07" w:rsidP="00880F5C">
            <w:pPr>
              <w:pStyle w:val="ListParagraph"/>
              <w:keepNext/>
              <w:numPr>
                <w:ilvl w:val="1"/>
                <w:numId w:val="3"/>
              </w:numPr>
              <w:spacing w:before="0" w:after="0"/>
              <w:contextualSpacing/>
              <w:rPr>
                <w:rFonts w:ascii="Calibri" w:hAnsi="Calibri"/>
                <w:sz w:val="22"/>
                <w:szCs w:val="22"/>
              </w:rPr>
            </w:pPr>
            <w:r w:rsidRPr="00530C83">
              <w:rPr>
                <w:rFonts w:ascii="Calibri" w:hAnsi="Calibri"/>
                <w:sz w:val="22"/>
                <w:szCs w:val="22"/>
              </w:rPr>
              <w:t>Advance curve warnings</w:t>
            </w:r>
          </w:p>
          <w:p w14:paraId="205C312F" w14:textId="77777777" w:rsidR="009F4C07" w:rsidRPr="00530C83" w:rsidRDefault="009F4C07" w:rsidP="00880F5C">
            <w:pPr>
              <w:pStyle w:val="ListParagraph"/>
              <w:keepNext/>
              <w:numPr>
                <w:ilvl w:val="0"/>
                <w:numId w:val="3"/>
              </w:numPr>
              <w:spacing w:before="0" w:after="0"/>
              <w:contextualSpacing/>
              <w:rPr>
                <w:rFonts w:ascii="Calibri" w:hAnsi="Calibri"/>
                <w:sz w:val="22"/>
                <w:szCs w:val="22"/>
              </w:rPr>
            </w:pPr>
            <w:r w:rsidRPr="00530C83">
              <w:rPr>
                <w:rFonts w:ascii="Calibri" w:hAnsi="Calibri"/>
                <w:sz w:val="22"/>
                <w:szCs w:val="22"/>
              </w:rPr>
              <w:t>Traffic calming measures</w:t>
            </w:r>
          </w:p>
          <w:p w14:paraId="0BD797EB" w14:textId="77777777" w:rsidR="009F4C07" w:rsidRPr="00530C83" w:rsidRDefault="009F4C07" w:rsidP="00D8298D">
            <w:pPr>
              <w:keepNext/>
            </w:pP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68EBBC8E" w14:textId="77777777" w:rsidR="009F4C07" w:rsidRPr="00530C83" w:rsidRDefault="009F4C07" w:rsidP="00880F5C">
            <w:pPr>
              <w:pStyle w:val="ListParagraph"/>
              <w:keepNext/>
              <w:numPr>
                <w:ilvl w:val="0"/>
                <w:numId w:val="4"/>
              </w:numPr>
              <w:spacing w:before="0" w:after="0"/>
              <w:contextualSpacing/>
              <w:rPr>
                <w:rFonts w:ascii="Calibri" w:hAnsi="Calibri"/>
                <w:sz w:val="22"/>
                <w:szCs w:val="22"/>
              </w:rPr>
            </w:pPr>
            <w:r w:rsidRPr="00530C83">
              <w:rPr>
                <w:rFonts w:ascii="Calibri" w:hAnsi="Calibri"/>
                <w:sz w:val="22"/>
                <w:szCs w:val="22"/>
              </w:rPr>
              <w:t>Locations</w:t>
            </w:r>
          </w:p>
          <w:p w14:paraId="36AD778B"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Curves</w:t>
            </w:r>
          </w:p>
          <w:p w14:paraId="37CFCED0"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School zones</w:t>
            </w:r>
          </w:p>
          <w:p w14:paraId="3A3DC7B2"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Work zones</w:t>
            </w:r>
          </w:p>
          <w:p w14:paraId="6F22D21A"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Intersections</w:t>
            </w:r>
          </w:p>
          <w:p w14:paraId="25E31281"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Transition zones</w:t>
            </w:r>
          </w:p>
          <w:p w14:paraId="13499770" w14:textId="77777777" w:rsidR="009F4C07" w:rsidRPr="00530C83" w:rsidRDefault="009F4C07" w:rsidP="00880F5C">
            <w:pPr>
              <w:pStyle w:val="ListParagraph"/>
              <w:keepNext/>
              <w:numPr>
                <w:ilvl w:val="0"/>
                <w:numId w:val="4"/>
              </w:numPr>
              <w:spacing w:before="0" w:after="0"/>
              <w:contextualSpacing/>
              <w:rPr>
                <w:rFonts w:ascii="Calibri" w:hAnsi="Calibri"/>
                <w:sz w:val="22"/>
                <w:szCs w:val="22"/>
              </w:rPr>
            </w:pPr>
            <w:r w:rsidRPr="00530C83">
              <w:rPr>
                <w:rFonts w:ascii="Calibri" w:hAnsi="Calibri"/>
                <w:sz w:val="22"/>
                <w:szCs w:val="22"/>
              </w:rPr>
              <w:t>Treatment effects</w:t>
            </w:r>
          </w:p>
          <w:p w14:paraId="09435C7D"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Speed reduction</w:t>
            </w:r>
          </w:p>
          <w:p w14:paraId="783FCEBF"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Speed decreases</w:t>
            </w:r>
          </w:p>
          <w:p w14:paraId="42EB5D16" w14:textId="77777777" w:rsidR="009F4C07" w:rsidRPr="00530C83" w:rsidRDefault="009F4C07" w:rsidP="00880F5C">
            <w:pPr>
              <w:pStyle w:val="ListParagraph"/>
              <w:keepNext/>
              <w:numPr>
                <w:ilvl w:val="1"/>
                <w:numId w:val="4"/>
              </w:numPr>
              <w:spacing w:before="0" w:after="0"/>
              <w:contextualSpacing/>
              <w:rPr>
                <w:rFonts w:ascii="Calibri" w:hAnsi="Calibri"/>
                <w:sz w:val="22"/>
                <w:szCs w:val="22"/>
              </w:rPr>
            </w:pPr>
            <w:r w:rsidRPr="00530C83">
              <w:rPr>
                <w:rFonts w:ascii="Calibri" w:hAnsi="Calibri"/>
                <w:sz w:val="22"/>
                <w:szCs w:val="22"/>
              </w:rPr>
              <w:t>85</w:t>
            </w:r>
            <w:r w:rsidRPr="00530C83">
              <w:rPr>
                <w:rFonts w:ascii="Calibri" w:hAnsi="Calibri"/>
                <w:sz w:val="22"/>
                <w:szCs w:val="22"/>
                <w:vertAlign w:val="superscript"/>
              </w:rPr>
              <w:t>th</w:t>
            </w:r>
            <w:r w:rsidRPr="00530C83">
              <w:rPr>
                <w:rFonts w:ascii="Calibri" w:hAnsi="Calibri"/>
                <w:sz w:val="22"/>
                <w:szCs w:val="22"/>
              </w:rPr>
              <w:t xml:space="preserve"> percentile speed reductions</w:t>
            </w:r>
          </w:p>
          <w:p w14:paraId="5A5EFDD1" w14:textId="77777777" w:rsidR="009F4C07" w:rsidRPr="00530C83" w:rsidRDefault="009F4C07" w:rsidP="00D8298D">
            <w:pPr>
              <w:keepNext/>
            </w:pPr>
          </w:p>
        </w:tc>
      </w:tr>
    </w:tbl>
    <w:p w14:paraId="619F0D3E" w14:textId="77777777" w:rsidR="009F4C07" w:rsidRPr="00530C83" w:rsidRDefault="009F4C07" w:rsidP="009F4C07"/>
    <w:p w14:paraId="2DCBF651" w14:textId="77777777" w:rsidR="009F4C07" w:rsidRDefault="002A02B7" w:rsidP="002A02B7">
      <w:r w:rsidRPr="00530C83">
        <w:t xml:space="preserve">Seven extensive </w:t>
      </w:r>
      <w:r w:rsidR="009F4C07" w:rsidRPr="00530C83">
        <w:t xml:space="preserve">databases </w:t>
      </w:r>
      <w:r w:rsidRPr="00530C83">
        <w:t>were searched: T</w:t>
      </w:r>
      <w:r w:rsidR="009F4C07" w:rsidRPr="00530C83">
        <w:t>ransportation Research International Documentation (TRID)</w:t>
      </w:r>
      <w:r w:rsidRPr="00530C83">
        <w:t xml:space="preserve">, </w:t>
      </w:r>
      <w:r w:rsidR="009F4C07" w:rsidRPr="00530C83">
        <w:t>National Transportation Library</w:t>
      </w:r>
      <w:r w:rsidRPr="00530C83">
        <w:t xml:space="preserve">, </w:t>
      </w:r>
      <w:r w:rsidR="009F4C07" w:rsidRPr="00530C83">
        <w:t>WorldCat</w:t>
      </w:r>
      <w:r w:rsidRPr="00530C83">
        <w:t xml:space="preserve">, </w:t>
      </w:r>
      <w:r w:rsidR="009F4C07" w:rsidRPr="00530C83">
        <w:t>Academic Search Complete</w:t>
      </w:r>
      <w:r w:rsidRPr="00530C83">
        <w:t xml:space="preserve">, </w:t>
      </w:r>
      <w:r w:rsidR="009F4C07" w:rsidRPr="00530C83">
        <w:t>PsychINFO</w:t>
      </w:r>
      <w:r w:rsidRPr="00530C83">
        <w:t xml:space="preserve">, </w:t>
      </w:r>
      <w:r w:rsidR="009F4C07" w:rsidRPr="00530C83">
        <w:t>Web of Science</w:t>
      </w:r>
      <w:r w:rsidRPr="00530C83">
        <w:t xml:space="preserve">, and </w:t>
      </w:r>
      <w:r w:rsidR="009F4C07" w:rsidRPr="00530C83">
        <w:t>Science Direct</w:t>
      </w:r>
      <w:r w:rsidRPr="00530C83">
        <w:t>. Together, these databases provide a comprehensive coverage of academic and governmental on transportation-related research.</w:t>
      </w:r>
    </w:p>
    <w:p w14:paraId="2C575ACF" w14:textId="77777777" w:rsidR="00A82313" w:rsidRPr="00530C83" w:rsidRDefault="00A82313" w:rsidP="002A02B7"/>
    <w:p w14:paraId="384DC17C" w14:textId="77777777" w:rsidR="009F4C07" w:rsidRDefault="009F4C07" w:rsidP="004055C6">
      <w:pPr>
        <w:pStyle w:val="Heading3"/>
      </w:pPr>
      <w:bookmarkStart w:id="19" w:name="_Ref470528581"/>
      <w:bookmarkStart w:id="20" w:name="_Toc478394850"/>
      <w:bookmarkStart w:id="21" w:name="_Toc355422694"/>
      <w:r w:rsidRPr="00530C83">
        <w:t>Results of Search</w:t>
      </w:r>
      <w:bookmarkEnd w:id="19"/>
      <w:bookmarkEnd w:id="20"/>
      <w:bookmarkEnd w:id="21"/>
    </w:p>
    <w:p w14:paraId="10CB45B0" w14:textId="77777777" w:rsidR="00A82313" w:rsidRPr="00A82313" w:rsidRDefault="00A82313" w:rsidP="00A82313"/>
    <w:p w14:paraId="1A0489F1" w14:textId="0DE0FAD0" w:rsidR="009F4C07" w:rsidRPr="00530C83" w:rsidRDefault="009F4C07" w:rsidP="009F4C07">
      <w:r w:rsidRPr="00530C83">
        <w:t>The search yielded a total of 108 references</w:t>
      </w:r>
      <w:r w:rsidR="001E3732" w:rsidRPr="00530C83">
        <w:t>, placed into different categories</w:t>
      </w:r>
      <w:r w:rsidRPr="00530C83">
        <w:t xml:space="preserve"> (</w:t>
      </w:r>
      <w:r w:rsidR="007405BD" w:rsidRPr="00530C83">
        <w:fldChar w:fldCharType="begin"/>
      </w:r>
      <w:r w:rsidR="007405BD" w:rsidRPr="00530C83">
        <w:instrText xml:space="preserve"> REF _Ref478111405 \h </w:instrText>
      </w:r>
      <w:r w:rsidR="00530C83">
        <w:instrText xml:space="preserve"> \* MERGEFORMAT </w:instrText>
      </w:r>
      <w:r w:rsidR="007405BD" w:rsidRPr="00530C83">
        <w:fldChar w:fldCharType="separate"/>
      </w:r>
      <w:r w:rsidR="004055C6" w:rsidRPr="00530C83">
        <w:t xml:space="preserve">Table </w:t>
      </w:r>
      <w:r w:rsidR="004055C6">
        <w:rPr>
          <w:noProof/>
        </w:rPr>
        <w:t>2</w:t>
      </w:r>
      <w:r w:rsidR="007405BD" w:rsidRPr="00530C83">
        <w:fldChar w:fldCharType="end"/>
      </w:r>
      <w:r w:rsidRPr="00530C83">
        <w:t xml:space="preserve">).  It was decided initially to review only domestic studies given the differences in </w:t>
      </w:r>
      <w:r w:rsidR="00865733" w:rsidRPr="00530C83">
        <w:t xml:space="preserve">roadway design, traffic regulations, and </w:t>
      </w:r>
      <w:r w:rsidRPr="00530C83">
        <w:t>driving cultures around the world.  This led to the exclusion of 31 studies. Of the 77 remaining domestic sources, 18 were redundant.  For example, a study which appeared as a proceedings article with one set of authors and title might appear as a journal article with different authors, different titles, or seemingly different content.  Of th</w:t>
      </w:r>
      <w:r w:rsidR="00C50222" w:rsidRPr="00530C83">
        <w:t>e remaining</w:t>
      </w:r>
      <w:r w:rsidRPr="00530C83">
        <w:t xml:space="preserve"> 59</w:t>
      </w:r>
      <w:r w:rsidR="00C50222" w:rsidRPr="00530C83">
        <w:t xml:space="preserve"> articles</w:t>
      </w:r>
      <w:r w:rsidRPr="00530C83">
        <w:t>, three could not be located (retrieved from the URL or other internet searches)</w:t>
      </w:r>
      <w:r w:rsidR="00C50222" w:rsidRPr="00530C83">
        <w:t xml:space="preserve">, leaving </w:t>
      </w:r>
      <w:r w:rsidRPr="00530C83">
        <w:t>56 articles to be screened for relevance and quality.</w:t>
      </w:r>
    </w:p>
    <w:p w14:paraId="3B2C9880" w14:textId="77777777" w:rsidR="009F4C07" w:rsidRPr="00530C83" w:rsidRDefault="009F4C07" w:rsidP="009F4C07"/>
    <w:p w14:paraId="38E337F3" w14:textId="77777777" w:rsidR="00594730" w:rsidRPr="00530C83" w:rsidRDefault="00594730" w:rsidP="009F4C07"/>
    <w:p w14:paraId="7FE629C2" w14:textId="66D2758E" w:rsidR="00207939" w:rsidRPr="00530C83" w:rsidRDefault="00207939" w:rsidP="002D728D">
      <w:pPr>
        <w:pStyle w:val="Caption"/>
        <w:keepNext/>
        <w:rPr>
          <w:rFonts w:asciiTheme="minorHAnsi" w:hAnsiTheme="minorHAnsi" w:cstheme="minorBidi"/>
          <w:szCs w:val="22"/>
        </w:rPr>
      </w:pPr>
      <w:bookmarkStart w:id="22" w:name="_Ref478111405"/>
      <w:r w:rsidRPr="00530C83">
        <w:lastRenderedPageBreak/>
        <w:t xml:space="preserve">Table </w:t>
      </w:r>
      <w:fldSimple w:instr=" SEQ Table \* ARABIC ">
        <w:r w:rsidR="004055C6">
          <w:rPr>
            <w:noProof/>
          </w:rPr>
          <w:t>2</w:t>
        </w:r>
      </w:fldSimple>
      <w:bookmarkEnd w:id="22"/>
      <w:r w:rsidR="00A82313">
        <w:t>.  Summary of publications evaluated for literature review.</w:t>
      </w:r>
      <w:r w:rsidRPr="00530C83">
        <w:fldChar w:fldCharType="begin"/>
      </w:r>
      <w:r w:rsidRPr="00530C83">
        <w:instrText xml:space="preserve"> LINK Excel.Sheet.12 "E:\\a - volpe 12 13 16\\projects\\nhtsa dynamic speed feedback 12 15\\meta-analysis\\Meta-Analyses\\DSFS Meta-Analysis Data 2016-11-03 __ 12 12 16.xlsx" Features!R109C6:R117C7 \a \f 5 \h  \* MERGEFORMAT </w:instrText>
      </w:r>
      <w:r w:rsidRPr="00530C83">
        <w:fldChar w:fldCharType="separate"/>
      </w:r>
    </w:p>
    <w:tbl>
      <w:tblPr>
        <w:tblStyle w:val="TableGrid"/>
        <w:tblW w:w="4315" w:type="dxa"/>
        <w:jc w:val="center"/>
        <w:tblLook w:val="04A0" w:firstRow="1" w:lastRow="0" w:firstColumn="1" w:lastColumn="0" w:noHBand="0" w:noVBand="1"/>
      </w:tblPr>
      <w:tblGrid>
        <w:gridCol w:w="3055"/>
        <w:gridCol w:w="1260"/>
      </w:tblGrid>
      <w:tr w:rsidR="00207939" w:rsidRPr="00530C83" w14:paraId="78C37D44" w14:textId="77777777" w:rsidTr="00207939">
        <w:trPr>
          <w:trHeight w:val="312"/>
          <w:jc w:val="center"/>
        </w:trPr>
        <w:tc>
          <w:tcPr>
            <w:tcW w:w="3055" w:type="dxa"/>
            <w:noWrap/>
          </w:tcPr>
          <w:p w14:paraId="3BDCF86E" w14:textId="77777777" w:rsidR="00207939" w:rsidRPr="00530C83" w:rsidRDefault="00207939" w:rsidP="00207939">
            <w:pPr>
              <w:rPr>
                <w:b/>
              </w:rPr>
            </w:pPr>
            <w:r w:rsidRPr="00530C83">
              <w:rPr>
                <w:b/>
              </w:rPr>
              <w:t>Decision</w:t>
            </w:r>
          </w:p>
        </w:tc>
        <w:tc>
          <w:tcPr>
            <w:tcW w:w="1260" w:type="dxa"/>
            <w:noWrap/>
          </w:tcPr>
          <w:p w14:paraId="27335EAB" w14:textId="77777777" w:rsidR="00207939" w:rsidRPr="00530C83" w:rsidRDefault="00207939" w:rsidP="00207939">
            <w:pPr>
              <w:jc w:val="center"/>
              <w:rPr>
                <w:b/>
              </w:rPr>
            </w:pPr>
            <w:r w:rsidRPr="00530C83">
              <w:rPr>
                <w:b/>
              </w:rPr>
              <w:t>Number</w:t>
            </w:r>
          </w:p>
        </w:tc>
      </w:tr>
      <w:tr w:rsidR="00207939" w:rsidRPr="00530C83" w14:paraId="6FB75D78" w14:textId="77777777" w:rsidTr="00207939">
        <w:trPr>
          <w:trHeight w:val="312"/>
          <w:jc w:val="center"/>
        </w:trPr>
        <w:tc>
          <w:tcPr>
            <w:tcW w:w="3055" w:type="dxa"/>
            <w:noWrap/>
            <w:hideMark/>
          </w:tcPr>
          <w:p w14:paraId="7EA98DEA" w14:textId="77777777" w:rsidR="00207939" w:rsidRPr="00530C83" w:rsidRDefault="00207939" w:rsidP="00207939">
            <w:r w:rsidRPr="00530C83">
              <w:t>Included</w:t>
            </w:r>
          </w:p>
        </w:tc>
        <w:tc>
          <w:tcPr>
            <w:tcW w:w="1260" w:type="dxa"/>
            <w:noWrap/>
            <w:hideMark/>
          </w:tcPr>
          <w:p w14:paraId="49B63FB8" w14:textId="77777777" w:rsidR="00207939" w:rsidRPr="00530C83" w:rsidRDefault="00207939" w:rsidP="00207939">
            <w:pPr>
              <w:jc w:val="center"/>
            </w:pPr>
            <w:r w:rsidRPr="00530C83">
              <w:t>43</w:t>
            </w:r>
          </w:p>
        </w:tc>
      </w:tr>
      <w:tr w:rsidR="00207939" w:rsidRPr="00530C83" w14:paraId="7B1EE711" w14:textId="77777777" w:rsidTr="00207939">
        <w:trPr>
          <w:trHeight w:val="312"/>
          <w:jc w:val="center"/>
        </w:trPr>
        <w:tc>
          <w:tcPr>
            <w:tcW w:w="3055" w:type="dxa"/>
            <w:noWrap/>
          </w:tcPr>
          <w:p w14:paraId="6889A673" w14:textId="77777777" w:rsidR="00207939" w:rsidRPr="00530C83" w:rsidRDefault="00207939" w:rsidP="00207939">
            <w:pPr>
              <w:jc w:val="right"/>
            </w:pPr>
            <w:r w:rsidRPr="00530C83">
              <w:t>Data article (42)</w:t>
            </w:r>
          </w:p>
        </w:tc>
        <w:tc>
          <w:tcPr>
            <w:tcW w:w="1260" w:type="dxa"/>
            <w:noWrap/>
          </w:tcPr>
          <w:p w14:paraId="03C36C50" w14:textId="77777777" w:rsidR="00207939" w:rsidRPr="00530C83" w:rsidRDefault="00207939" w:rsidP="00207939">
            <w:pPr>
              <w:jc w:val="center"/>
            </w:pPr>
          </w:p>
        </w:tc>
      </w:tr>
      <w:tr w:rsidR="00207939" w:rsidRPr="00530C83" w14:paraId="6391AB70" w14:textId="77777777" w:rsidTr="00207939">
        <w:trPr>
          <w:trHeight w:val="312"/>
          <w:jc w:val="center"/>
        </w:trPr>
        <w:tc>
          <w:tcPr>
            <w:tcW w:w="3055" w:type="dxa"/>
            <w:noWrap/>
          </w:tcPr>
          <w:p w14:paraId="6B93653E" w14:textId="77777777" w:rsidR="00207939" w:rsidRPr="00530C83" w:rsidRDefault="00207939" w:rsidP="00207939">
            <w:pPr>
              <w:jc w:val="right"/>
            </w:pPr>
            <w:r w:rsidRPr="00530C83">
              <w:t>Review article (1)</w:t>
            </w:r>
          </w:p>
        </w:tc>
        <w:tc>
          <w:tcPr>
            <w:tcW w:w="1260" w:type="dxa"/>
            <w:noWrap/>
          </w:tcPr>
          <w:p w14:paraId="109FF549" w14:textId="77777777" w:rsidR="00207939" w:rsidRPr="00530C83" w:rsidRDefault="00207939" w:rsidP="00207939">
            <w:pPr>
              <w:jc w:val="center"/>
            </w:pPr>
          </w:p>
        </w:tc>
      </w:tr>
      <w:tr w:rsidR="00207939" w:rsidRPr="00530C83" w14:paraId="1EBC9E05" w14:textId="77777777" w:rsidTr="00207939">
        <w:trPr>
          <w:trHeight w:val="312"/>
          <w:jc w:val="center"/>
        </w:trPr>
        <w:tc>
          <w:tcPr>
            <w:tcW w:w="3055" w:type="dxa"/>
            <w:noWrap/>
            <w:hideMark/>
          </w:tcPr>
          <w:p w14:paraId="666AD12F" w14:textId="77777777" w:rsidR="00207939" w:rsidRPr="00530C83" w:rsidRDefault="00207939" w:rsidP="00207939">
            <w:r w:rsidRPr="00530C83">
              <w:t>Redundant</w:t>
            </w:r>
          </w:p>
        </w:tc>
        <w:tc>
          <w:tcPr>
            <w:tcW w:w="1260" w:type="dxa"/>
            <w:noWrap/>
            <w:hideMark/>
          </w:tcPr>
          <w:p w14:paraId="2AE7EEB0" w14:textId="77777777" w:rsidR="00207939" w:rsidRPr="00530C83" w:rsidRDefault="00207939" w:rsidP="00207939">
            <w:pPr>
              <w:jc w:val="center"/>
            </w:pPr>
            <w:r w:rsidRPr="00530C83">
              <w:t>18</w:t>
            </w:r>
          </w:p>
        </w:tc>
      </w:tr>
      <w:tr w:rsidR="00207939" w:rsidRPr="00530C83" w14:paraId="008EE26F" w14:textId="77777777" w:rsidTr="00207939">
        <w:trPr>
          <w:trHeight w:val="312"/>
          <w:jc w:val="center"/>
        </w:trPr>
        <w:tc>
          <w:tcPr>
            <w:tcW w:w="3055" w:type="dxa"/>
            <w:noWrap/>
            <w:hideMark/>
          </w:tcPr>
          <w:p w14:paraId="4506F59D" w14:textId="77777777" w:rsidR="00207939" w:rsidRPr="00530C83" w:rsidRDefault="00207939" w:rsidP="00207939">
            <w:r w:rsidRPr="00530C83">
              <w:t>International</w:t>
            </w:r>
          </w:p>
        </w:tc>
        <w:tc>
          <w:tcPr>
            <w:tcW w:w="1260" w:type="dxa"/>
            <w:noWrap/>
            <w:hideMark/>
          </w:tcPr>
          <w:p w14:paraId="37097309" w14:textId="77777777" w:rsidR="00207939" w:rsidRPr="00530C83" w:rsidRDefault="00207939" w:rsidP="00207939">
            <w:pPr>
              <w:jc w:val="center"/>
            </w:pPr>
            <w:r w:rsidRPr="00530C83">
              <w:t>31</w:t>
            </w:r>
          </w:p>
        </w:tc>
      </w:tr>
      <w:tr w:rsidR="00207939" w:rsidRPr="00530C83" w14:paraId="6F3F0991" w14:textId="77777777" w:rsidTr="00207939">
        <w:trPr>
          <w:trHeight w:val="312"/>
          <w:jc w:val="center"/>
        </w:trPr>
        <w:tc>
          <w:tcPr>
            <w:tcW w:w="3055" w:type="dxa"/>
            <w:noWrap/>
            <w:hideMark/>
          </w:tcPr>
          <w:p w14:paraId="04917EB7" w14:textId="77777777" w:rsidR="00207939" w:rsidRPr="00530C83" w:rsidRDefault="00207939" w:rsidP="00207939">
            <w:r w:rsidRPr="00530C83">
              <w:t>No speed data</w:t>
            </w:r>
          </w:p>
        </w:tc>
        <w:tc>
          <w:tcPr>
            <w:tcW w:w="1260" w:type="dxa"/>
            <w:noWrap/>
            <w:hideMark/>
          </w:tcPr>
          <w:p w14:paraId="5CB6E369" w14:textId="77777777" w:rsidR="00207939" w:rsidRPr="00530C83" w:rsidRDefault="00207939" w:rsidP="00207939">
            <w:pPr>
              <w:jc w:val="center"/>
            </w:pPr>
            <w:r w:rsidRPr="00530C83">
              <w:t>6</w:t>
            </w:r>
          </w:p>
        </w:tc>
      </w:tr>
      <w:tr w:rsidR="00207939" w:rsidRPr="00530C83" w14:paraId="2C75373F" w14:textId="77777777" w:rsidTr="00207939">
        <w:trPr>
          <w:trHeight w:val="330"/>
          <w:jc w:val="center"/>
        </w:trPr>
        <w:tc>
          <w:tcPr>
            <w:tcW w:w="3055" w:type="dxa"/>
            <w:noWrap/>
            <w:hideMark/>
          </w:tcPr>
          <w:p w14:paraId="605EF922" w14:textId="77777777" w:rsidR="00207939" w:rsidRPr="00530C83" w:rsidRDefault="00207939" w:rsidP="00207939">
            <w:r w:rsidRPr="00530C83">
              <w:t>Sign not relevant to speeds</w:t>
            </w:r>
          </w:p>
        </w:tc>
        <w:tc>
          <w:tcPr>
            <w:tcW w:w="1260" w:type="dxa"/>
            <w:noWrap/>
            <w:hideMark/>
          </w:tcPr>
          <w:p w14:paraId="36887820" w14:textId="77777777" w:rsidR="00207939" w:rsidRPr="00530C83" w:rsidRDefault="00207939" w:rsidP="00207939">
            <w:pPr>
              <w:jc w:val="center"/>
            </w:pPr>
            <w:r w:rsidRPr="00530C83">
              <w:t>6</w:t>
            </w:r>
          </w:p>
        </w:tc>
      </w:tr>
      <w:tr w:rsidR="00207939" w:rsidRPr="00530C83" w14:paraId="77D36617" w14:textId="77777777" w:rsidTr="00207939">
        <w:trPr>
          <w:trHeight w:val="312"/>
          <w:jc w:val="center"/>
        </w:trPr>
        <w:tc>
          <w:tcPr>
            <w:tcW w:w="3055" w:type="dxa"/>
            <w:noWrap/>
            <w:hideMark/>
          </w:tcPr>
          <w:p w14:paraId="27D53AA3" w14:textId="77777777" w:rsidR="00207939" w:rsidRPr="00530C83" w:rsidRDefault="00207939" w:rsidP="00207939">
            <w:r w:rsidRPr="00530C83">
              <w:t>Not able to retrieve</w:t>
            </w:r>
          </w:p>
        </w:tc>
        <w:tc>
          <w:tcPr>
            <w:tcW w:w="1260" w:type="dxa"/>
            <w:noWrap/>
            <w:hideMark/>
          </w:tcPr>
          <w:p w14:paraId="3A375562" w14:textId="77777777" w:rsidR="00207939" w:rsidRPr="00530C83" w:rsidRDefault="00207939" w:rsidP="00207939">
            <w:pPr>
              <w:jc w:val="center"/>
            </w:pPr>
            <w:r w:rsidRPr="00530C83">
              <w:t>3</w:t>
            </w:r>
          </w:p>
        </w:tc>
      </w:tr>
      <w:tr w:rsidR="00207939" w:rsidRPr="00530C83" w14:paraId="204F6C0D" w14:textId="77777777" w:rsidTr="00207939">
        <w:trPr>
          <w:trHeight w:val="312"/>
          <w:jc w:val="center"/>
        </w:trPr>
        <w:tc>
          <w:tcPr>
            <w:tcW w:w="3055" w:type="dxa"/>
            <w:noWrap/>
            <w:hideMark/>
          </w:tcPr>
          <w:p w14:paraId="04008A3A" w14:textId="77777777" w:rsidR="00207939" w:rsidRPr="00530C83" w:rsidRDefault="00207939" w:rsidP="00207939">
            <w:r w:rsidRPr="00530C83">
              <w:t>Not reviewed</w:t>
            </w:r>
          </w:p>
        </w:tc>
        <w:tc>
          <w:tcPr>
            <w:tcW w:w="1260" w:type="dxa"/>
            <w:noWrap/>
            <w:hideMark/>
          </w:tcPr>
          <w:p w14:paraId="23C38EF1" w14:textId="77777777" w:rsidR="00207939" w:rsidRPr="00530C83" w:rsidRDefault="00207939" w:rsidP="00207939">
            <w:pPr>
              <w:jc w:val="center"/>
            </w:pPr>
            <w:r w:rsidRPr="00530C83">
              <w:t>1</w:t>
            </w:r>
          </w:p>
        </w:tc>
      </w:tr>
      <w:tr w:rsidR="00207939" w:rsidRPr="00530C83" w14:paraId="1BF5B453" w14:textId="77777777" w:rsidTr="00207939">
        <w:trPr>
          <w:trHeight w:val="312"/>
          <w:jc w:val="center"/>
        </w:trPr>
        <w:tc>
          <w:tcPr>
            <w:tcW w:w="3055" w:type="dxa"/>
            <w:noWrap/>
            <w:hideMark/>
          </w:tcPr>
          <w:p w14:paraId="21F0E08D" w14:textId="77777777" w:rsidR="00207939" w:rsidRPr="00530C83" w:rsidRDefault="00207939" w:rsidP="00207939">
            <w:r w:rsidRPr="00530C83">
              <w:t>Synthesis (included)</w:t>
            </w:r>
          </w:p>
        </w:tc>
        <w:tc>
          <w:tcPr>
            <w:tcW w:w="1260" w:type="dxa"/>
            <w:noWrap/>
            <w:hideMark/>
          </w:tcPr>
          <w:p w14:paraId="30E3530C" w14:textId="77777777" w:rsidR="00207939" w:rsidRPr="00530C83" w:rsidRDefault="00207939" w:rsidP="00207939">
            <w:pPr>
              <w:jc w:val="center"/>
            </w:pPr>
            <w:r w:rsidRPr="00530C83">
              <w:t>1</w:t>
            </w:r>
          </w:p>
        </w:tc>
      </w:tr>
      <w:tr w:rsidR="00207939" w:rsidRPr="00530C83" w14:paraId="285B1248" w14:textId="77777777" w:rsidTr="00207939">
        <w:trPr>
          <w:trHeight w:val="312"/>
          <w:jc w:val="center"/>
        </w:trPr>
        <w:tc>
          <w:tcPr>
            <w:tcW w:w="3055" w:type="dxa"/>
            <w:noWrap/>
            <w:hideMark/>
          </w:tcPr>
          <w:p w14:paraId="3C139A23" w14:textId="77777777" w:rsidR="00207939" w:rsidRPr="00530C83" w:rsidRDefault="00207939" w:rsidP="00207939">
            <w:pPr>
              <w:rPr>
                <w:b/>
                <w:bCs/>
              </w:rPr>
            </w:pPr>
            <w:r w:rsidRPr="00530C83">
              <w:rPr>
                <w:b/>
                <w:bCs/>
              </w:rPr>
              <w:t>Total</w:t>
            </w:r>
          </w:p>
        </w:tc>
        <w:tc>
          <w:tcPr>
            <w:tcW w:w="1260" w:type="dxa"/>
            <w:noWrap/>
            <w:hideMark/>
          </w:tcPr>
          <w:p w14:paraId="570CFD37" w14:textId="77777777" w:rsidR="00207939" w:rsidRPr="00530C83" w:rsidRDefault="00207939" w:rsidP="00207939">
            <w:pPr>
              <w:jc w:val="center"/>
              <w:rPr>
                <w:b/>
                <w:bCs/>
              </w:rPr>
            </w:pPr>
            <w:r w:rsidRPr="00530C83">
              <w:rPr>
                <w:b/>
                <w:bCs/>
              </w:rPr>
              <w:t>108</w:t>
            </w:r>
          </w:p>
        </w:tc>
      </w:tr>
    </w:tbl>
    <w:p w14:paraId="48D90BD4" w14:textId="77777777" w:rsidR="00207939" w:rsidRPr="00530C83" w:rsidRDefault="00207939" w:rsidP="009F4C07">
      <w:r w:rsidRPr="00530C83">
        <w:fldChar w:fldCharType="end"/>
      </w:r>
    </w:p>
    <w:p w14:paraId="3E234EF2" w14:textId="77777777" w:rsidR="009F4C07" w:rsidRPr="00A82313" w:rsidRDefault="009F4C07" w:rsidP="00A82313">
      <w:pPr>
        <w:pStyle w:val="Heading4"/>
      </w:pPr>
      <w:r w:rsidRPr="00A82313">
        <w:t>Study Identifying Information</w:t>
      </w:r>
    </w:p>
    <w:p w14:paraId="6B987D1E" w14:textId="2287277F" w:rsidR="009F4C07" w:rsidRPr="00530C83" w:rsidRDefault="009F4C07" w:rsidP="009F4C07">
      <w:r w:rsidRPr="00530C83">
        <w:t xml:space="preserve">We begin each review of an article </w:t>
      </w:r>
      <w:r w:rsidR="00BD6750" w:rsidRPr="00530C83">
        <w:t xml:space="preserve">by recording </w:t>
      </w:r>
      <w:r w:rsidRPr="00530C83">
        <w:t>the relevant identifying information (</w:t>
      </w:r>
      <w:r w:rsidR="00774785" w:rsidRPr="00530C83">
        <w:fldChar w:fldCharType="begin"/>
      </w:r>
      <w:r w:rsidR="00774785" w:rsidRPr="00530C83">
        <w:instrText xml:space="preserve"> REF _Ref470527896 \h </w:instrText>
      </w:r>
      <w:r w:rsidR="00B30C36" w:rsidRPr="00530C83">
        <w:instrText xml:space="preserve"> \* MERGEFORMAT </w:instrText>
      </w:r>
      <w:r w:rsidR="00774785" w:rsidRPr="00530C83">
        <w:fldChar w:fldCharType="separate"/>
      </w:r>
      <w:r w:rsidR="004055C6" w:rsidRPr="00530C83">
        <w:t xml:space="preserve">Table </w:t>
      </w:r>
      <w:r w:rsidR="004055C6">
        <w:rPr>
          <w:noProof/>
        </w:rPr>
        <w:t>3</w:t>
      </w:r>
      <w:r w:rsidR="00774785" w:rsidRPr="00530C83">
        <w:fldChar w:fldCharType="end"/>
      </w:r>
      <w:r w:rsidRPr="00530C83">
        <w:t>).  The authors and date can be used to retrie</w:t>
      </w:r>
      <w:r w:rsidR="00BD6750" w:rsidRPr="00530C83">
        <w:t>ve</w:t>
      </w:r>
      <w:r w:rsidRPr="00530C83">
        <w:t xml:space="preserve"> the full reference</w:t>
      </w:r>
      <w:r w:rsidR="00FA3A26" w:rsidRPr="00530C83">
        <w:t xml:space="preserve"> in the Annotated Bibliography and in this document</w:t>
      </w:r>
      <w:r w:rsidRPr="00530C83">
        <w:t>.</w:t>
      </w:r>
    </w:p>
    <w:p w14:paraId="5404D49E" w14:textId="77777777" w:rsidR="009F4C07" w:rsidRPr="00530C83" w:rsidRDefault="009F4C07" w:rsidP="009F4C07"/>
    <w:p w14:paraId="585DA0D1" w14:textId="77777777" w:rsidR="009F4C07" w:rsidRPr="00530C83" w:rsidRDefault="009F4C07" w:rsidP="002D728D">
      <w:pPr>
        <w:pStyle w:val="Caption"/>
        <w:keepNext/>
      </w:pPr>
      <w:bookmarkStart w:id="23" w:name="_Ref470527896"/>
      <w:r w:rsidRPr="00530C83">
        <w:t xml:space="preserve">Table </w:t>
      </w:r>
      <w:fldSimple w:instr=" SEQ Table \* ARABIC ">
        <w:r w:rsidR="004055C6">
          <w:rPr>
            <w:noProof/>
          </w:rPr>
          <w:t>3</w:t>
        </w:r>
      </w:fldSimple>
      <w:bookmarkEnd w:id="23"/>
      <w:r w:rsidRPr="00530C83">
        <w:t xml:space="preserve">.  Literature Review: </w:t>
      </w:r>
      <w:r w:rsidR="00C50222" w:rsidRPr="00530C83">
        <w:t xml:space="preserve">Example </w:t>
      </w:r>
      <w:r w:rsidRPr="00530C83">
        <w:t>Study Identifying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9F4C07" w:rsidRPr="00530C83" w14:paraId="79E9D62F" w14:textId="77777777" w:rsidTr="00D8298D">
        <w:tc>
          <w:tcPr>
            <w:tcW w:w="3955" w:type="dxa"/>
          </w:tcPr>
          <w:p w14:paraId="1AEF4F97" w14:textId="77777777" w:rsidR="009F4C07" w:rsidRPr="00530C83" w:rsidRDefault="009F4C07" w:rsidP="00D8298D">
            <w:pPr>
              <w:jc w:val="center"/>
              <w:rPr>
                <w:color w:val="000000"/>
              </w:rPr>
            </w:pPr>
            <w:r w:rsidRPr="00530C83">
              <w:rPr>
                <w:color w:val="000000"/>
              </w:rPr>
              <w:t>Study Characteristics</w:t>
            </w:r>
          </w:p>
        </w:tc>
        <w:tc>
          <w:tcPr>
            <w:tcW w:w="4770" w:type="dxa"/>
          </w:tcPr>
          <w:p w14:paraId="69CD0947" w14:textId="77777777" w:rsidR="009F4C07" w:rsidRPr="00530C83" w:rsidRDefault="009F4C07" w:rsidP="00294B9C">
            <w:pPr>
              <w:jc w:val="center"/>
              <w:rPr>
                <w:color w:val="000000"/>
              </w:rPr>
            </w:pPr>
            <w:r w:rsidRPr="00530C83">
              <w:rPr>
                <w:color w:val="000000"/>
              </w:rPr>
              <w:t>Response</w:t>
            </w:r>
          </w:p>
        </w:tc>
      </w:tr>
      <w:tr w:rsidR="009F4C07" w:rsidRPr="00530C83" w14:paraId="38233D8F" w14:textId="77777777" w:rsidTr="00D8298D">
        <w:tc>
          <w:tcPr>
            <w:tcW w:w="3955" w:type="dxa"/>
          </w:tcPr>
          <w:p w14:paraId="1ACAD0C6" w14:textId="77777777" w:rsidR="009F4C07" w:rsidRPr="00530C83" w:rsidRDefault="009F4C07" w:rsidP="00880F5C">
            <w:pPr>
              <w:numPr>
                <w:ilvl w:val="0"/>
                <w:numId w:val="16"/>
              </w:numPr>
              <w:rPr>
                <w:color w:val="000000"/>
              </w:rPr>
            </w:pPr>
            <w:r w:rsidRPr="00530C83">
              <w:rPr>
                <w:color w:val="000000"/>
              </w:rPr>
              <w:t>Authors</w:t>
            </w:r>
          </w:p>
        </w:tc>
        <w:tc>
          <w:tcPr>
            <w:tcW w:w="4770" w:type="dxa"/>
          </w:tcPr>
          <w:p w14:paraId="71B7ED9B" w14:textId="77777777" w:rsidR="009F4C07" w:rsidRPr="00530C83" w:rsidRDefault="009F4C07" w:rsidP="00294B9C">
            <w:pPr>
              <w:jc w:val="center"/>
              <w:rPr>
                <w:color w:val="000000"/>
              </w:rPr>
            </w:pPr>
            <w:r w:rsidRPr="00530C83">
              <w:rPr>
                <w:color w:val="000000"/>
              </w:rPr>
              <w:t>Bullough, Skinner, Brons, and Rea</w:t>
            </w:r>
          </w:p>
        </w:tc>
      </w:tr>
      <w:tr w:rsidR="009F4C07" w:rsidRPr="00530C83" w14:paraId="174A3D88" w14:textId="77777777" w:rsidTr="00D8298D">
        <w:tc>
          <w:tcPr>
            <w:tcW w:w="3955" w:type="dxa"/>
          </w:tcPr>
          <w:p w14:paraId="3AFD604E" w14:textId="77777777" w:rsidR="009F4C07" w:rsidRPr="00530C83" w:rsidRDefault="009F4C07" w:rsidP="00880F5C">
            <w:pPr>
              <w:numPr>
                <w:ilvl w:val="0"/>
                <w:numId w:val="16"/>
              </w:numPr>
              <w:rPr>
                <w:color w:val="000000"/>
              </w:rPr>
            </w:pPr>
            <w:r w:rsidRPr="00530C83">
              <w:rPr>
                <w:color w:val="000000"/>
              </w:rPr>
              <w:t>Title</w:t>
            </w:r>
          </w:p>
        </w:tc>
        <w:tc>
          <w:tcPr>
            <w:tcW w:w="4770" w:type="dxa"/>
          </w:tcPr>
          <w:p w14:paraId="25646382" w14:textId="77777777" w:rsidR="009F4C07" w:rsidRPr="00530C83" w:rsidRDefault="009F4C07" w:rsidP="00294B9C">
            <w:pPr>
              <w:jc w:val="center"/>
              <w:rPr>
                <w:color w:val="000000"/>
              </w:rPr>
            </w:pPr>
            <w:r w:rsidRPr="00530C83">
              <w:rPr>
                <w:color w:val="000000"/>
              </w:rPr>
              <w:t>Using Lighting and Visual Information to Alter Driver Behavior</w:t>
            </w:r>
          </w:p>
        </w:tc>
      </w:tr>
      <w:tr w:rsidR="009F4C07" w:rsidRPr="00530C83" w14:paraId="543C3898" w14:textId="77777777" w:rsidTr="00D8298D">
        <w:tc>
          <w:tcPr>
            <w:tcW w:w="3955" w:type="dxa"/>
          </w:tcPr>
          <w:p w14:paraId="162752F1" w14:textId="77777777" w:rsidR="009F4C07" w:rsidRPr="00530C83" w:rsidRDefault="009F4C07" w:rsidP="00880F5C">
            <w:pPr>
              <w:numPr>
                <w:ilvl w:val="0"/>
                <w:numId w:val="16"/>
              </w:numPr>
              <w:rPr>
                <w:color w:val="000000"/>
              </w:rPr>
            </w:pPr>
            <w:r w:rsidRPr="00530C83">
              <w:rPr>
                <w:color w:val="000000"/>
              </w:rPr>
              <w:t>Source</w:t>
            </w:r>
          </w:p>
        </w:tc>
        <w:tc>
          <w:tcPr>
            <w:tcW w:w="4770" w:type="dxa"/>
          </w:tcPr>
          <w:p w14:paraId="7DA5946E" w14:textId="77777777" w:rsidR="009F4C07" w:rsidRPr="00530C83" w:rsidRDefault="009F4C07" w:rsidP="00294B9C">
            <w:pPr>
              <w:jc w:val="center"/>
              <w:rPr>
                <w:color w:val="000000"/>
              </w:rPr>
            </w:pPr>
            <w:r w:rsidRPr="00530C83">
              <w:rPr>
                <w:color w:val="000000"/>
              </w:rPr>
              <w:t>Volpe</w:t>
            </w:r>
          </w:p>
        </w:tc>
      </w:tr>
      <w:tr w:rsidR="009F4C07" w:rsidRPr="00530C83" w14:paraId="778A7BB8" w14:textId="77777777" w:rsidTr="00D8298D">
        <w:tc>
          <w:tcPr>
            <w:tcW w:w="3955" w:type="dxa"/>
          </w:tcPr>
          <w:p w14:paraId="25540A25" w14:textId="77777777" w:rsidR="009F4C07" w:rsidRPr="00530C83" w:rsidRDefault="009F4C07" w:rsidP="00880F5C">
            <w:pPr>
              <w:numPr>
                <w:ilvl w:val="0"/>
                <w:numId w:val="16"/>
              </w:numPr>
              <w:rPr>
                <w:color w:val="000000"/>
              </w:rPr>
            </w:pPr>
            <w:r w:rsidRPr="00530C83">
              <w:rPr>
                <w:color w:val="000000"/>
              </w:rPr>
              <w:t>Publication year</w:t>
            </w:r>
          </w:p>
        </w:tc>
        <w:tc>
          <w:tcPr>
            <w:tcW w:w="4770" w:type="dxa"/>
            <w:shd w:val="clear" w:color="auto" w:fill="auto"/>
          </w:tcPr>
          <w:p w14:paraId="2415E8A3" w14:textId="77777777" w:rsidR="009F4C07" w:rsidRPr="00530C83" w:rsidRDefault="009F4C07" w:rsidP="00294B9C">
            <w:pPr>
              <w:ind w:left="360"/>
              <w:jc w:val="center"/>
              <w:rPr>
                <w:color w:val="000000"/>
              </w:rPr>
            </w:pPr>
            <w:r w:rsidRPr="00530C83">
              <w:rPr>
                <w:color w:val="000000"/>
              </w:rPr>
              <w:t>2012</w:t>
            </w:r>
          </w:p>
        </w:tc>
      </w:tr>
    </w:tbl>
    <w:p w14:paraId="16B93F20" w14:textId="77777777" w:rsidR="009F4C07" w:rsidRPr="00530C83" w:rsidRDefault="009F4C07" w:rsidP="009F4C07"/>
    <w:p w14:paraId="5BB77D13" w14:textId="77777777" w:rsidR="009F4C07" w:rsidRPr="00530C83" w:rsidRDefault="009F4C07" w:rsidP="00A82313">
      <w:pPr>
        <w:pStyle w:val="Heading4"/>
      </w:pPr>
      <w:bookmarkStart w:id="24" w:name="_Ref470528328"/>
      <w:r w:rsidRPr="00530C83">
        <w:t>Relevance Screening</w:t>
      </w:r>
      <w:bookmarkEnd w:id="24"/>
    </w:p>
    <w:p w14:paraId="29462290" w14:textId="6BA6B941" w:rsidR="009F4C07" w:rsidRPr="00530C83" w:rsidRDefault="009F4C07" w:rsidP="009F4C07">
      <w:r w:rsidRPr="00530C83">
        <w:t xml:space="preserve">The screening process was two-tiered.  First, </w:t>
      </w:r>
      <w:r w:rsidR="00EE64B5" w:rsidRPr="00530C83">
        <w:t xml:space="preserve">a </w:t>
      </w:r>
      <w:r w:rsidRPr="00530C83">
        <w:t>study was reviewed for relevance</w:t>
      </w:r>
      <w:r w:rsidR="00774785" w:rsidRPr="00530C83">
        <w:t>.</w:t>
      </w:r>
      <w:r w:rsidRPr="00530C83">
        <w:t xml:space="preserve">  If it passed this screening, the study was then reviewed for quality.  To measure study relevance, Volpe used the relevance screening tool in </w:t>
      </w:r>
      <w:r w:rsidR="00774785" w:rsidRPr="00530C83">
        <w:fldChar w:fldCharType="begin"/>
      </w:r>
      <w:r w:rsidR="00774785" w:rsidRPr="00530C83">
        <w:instrText xml:space="preserve"> REF _Ref470527919 \h </w:instrText>
      </w:r>
      <w:r w:rsidR="00B30C36" w:rsidRPr="00530C83">
        <w:instrText xml:space="preserve"> \* MERGEFORMAT </w:instrText>
      </w:r>
      <w:r w:rsidR="00774785" w:rsidRPr="00530C83">
        <w:fldChar w:fldCharType="separate"/>
      </w:r>
      <w:r w:rsidR="004055C6" w:rsidRPr="00530C83">
        <w:t xml:space="preserve">Table </w:t>
      </w:r>
      <w:r w:rsidR="004055C6">
        <w:rPr>
          <w:noProof/>
        </w:rPr>
        <w:t>4</w:t>
      </w:r>
      <w:r w:rsidR="00774785" w:rsidRPr="00530C83">
        <w:fldChar w:fldCharType="end"/>
      </w:r>
      <w:r w:rsidRPr="00530C83">
        <w:t xml:space="preserve">, adapted from a leading handbook </w:t>
      </w:r>
      <w:sdt>
        <w:sdtPr>
          <w:id w:val="1577773697"/>
          <w:citation/>
        </w:sdtPr>
        <w:sdtContent>
          <w:r w:rsidRPr="00530C83">
            <w:fldChar w:fldCharType="begin"/>
          </w:r>
          <w:r w:rsidRPr="00530C83">
            <w:instrText xml:space="preserve"> CITATION Coo09 \l 1033 </w:instrText>
          </w:r>
          <w:r w:rsidRPr="00530C83">
            <w:fldChar w:fldCharType="separate"/>
          </w:r>
          <w:r w:rsidR="00744E8A" w:rsidRPr="00530C83">
            <w:rPr>
              <w:noProof/>
            </w:rPr>
            <w:t>(Cooper, Hedges, &amp; Valentine, 2009)</w:t>
          </w:r>
          <w:r w:rsidRPr="00530C83">
            <w:fldChar w:fldCharType="end"/>
          </w:r>
        </w:sdtContent>
      </w:sdt>
      <w:r w:rsidRPr="00530C83">
        <w:t xml:space="preserve">.  To use this tool, Volpe filled in a table for each study by answering questions 1 </w:t>
      </w:r>
      <w:r w:rsidR="003A3A18" w:rsidRPr="00530C83">
        <w:t>and 2</w:t>
      </w:r>
      <w:r w:rsidRPr="00530C83">
        <w:t xml:space="preserve">.  If Volpe answered “No” to one or </w:t>
      </w:r>
      <w:r w:rsidR="003A3A18" w:rsidRPr="00530C83">
        <w:t xml:space="preserve">both </w:t>
      </w:r>
      <w:r w:rsidRPr="00530C83">
        <w:t xml:space="preserve">of questions </w:t>
      </w:r>
      <w:r w:rsidR="003A3A18" w:rsidRPr="00530C83">
        <w:t>1 and 2</w:t>
      </w:r>
      <w:r w:rsidRPr="00530C83">
        <w:t xml:space="preserve">, Volpe excluded that study from the literature review.  </w:t>
      </w:r>
    </w:p>
    <w:p w14:paraId="02A8ADEE" w14:textId="77777777" w:rsidR="009F4C07" w:rsidRPr="00530C83" w:rsidRDefault="009F4C07" w:rsidP="009F4C07"/>
    <w:p w14:paraId="1C253F1B" w14:textId="77777777" w:rsidR="009F4C07" w:rsidRPr="00530C83" w:rsidRDefault="009F4C07" w:rsidP="009A6E82">
      <w:pPr>
        <w:pStyle w:val="Caption"/>
        <w:keepNext/>
      </w:pPr>
      <w:bookmarkStart w:id="25" w:name="_Ref470527919"/>
      <w:r w:rsidRPr="00530C83">
        <w:lastRenderedPageBreak/>
        <w:t xml:space="preserve">Table </w:t>
      </w:r>
      <w:fldSimple w:instr=" SEQ Table \* ARABIC ">
        <w:r w:rsidR="004055C6">
          <w:rPr>
            <w:noProof/>
          </w:rPr>
          <w:t>4</w:t>
        </w:r>
      </w:fldSimple>
      <w:bookmarkEnd w:id="25"/>
      <w:r w:rsidRPr="00530C83">
        <w:t>.  Literature Review: Relevance Screening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5"/>
        <w:gridCol w:w="2160"/>
      </w:tblGrid>
      <w:tr w:rsidR="009F4C07" w:rsidRPr="00530C83" w14:paraId="7ABD6849" w14:textId="77777777" w:rsidTr="00D8298D">
        <w:tc>
          <w:tcPr>
            <w:tcW w:w="6565" w:type="dxa"/>
          </w:tcPr>
          <w:p w14:paraId="09A70C66" w14:textId="77777777" w:rsidR="009F4C07" w:rsidRPr="00530C83" w:rsidRDefault="009F4C07" w:rsidP="00D55FB4">
            <w:pPr>
              <w:keepNext/>
              <w:jc w:val="center"/>
              <w:rPr>
                <w:color w:val="000000"/>
              </w:rPr>
            </w:pPr>
            <w:r w:rsidRPr="00530C83">
              <w:rPr>
                <w:color w:val="000000"/>
              </w:rPr>
              <w:t>Inclusion Criteria</w:t>
            </w:r>
          </w:p>
        </w:tc>
        <w:tc>
          <w:tcPr>
            <w:tcW w:w="2160" w:type="dxa"/>
          </w:tcPr>
          <w:p w14:paraId="68936CAF" w14:textId="77777777" w:rsidR="009F4C07" w:rsidRPr="00530C83" w:rsidRDefault="009F4C07" w:rsidP="00D55FB4">
            <w:pPr>
              <w:keepNext/>
              <w:jc w:val="center"/>
              <w:rPr>
                <w:color w:val="000000"/>
              </w:rPr>
            </w:pPr>
            <w:r w:rsidRPr="00530C83">
              <w:rPr>
                <w:color w:val="000000"/>
              </w:rPr>
              <w:t>Response (Yes or No)</w:t>
            </w:r>
          </w:p>
        </w:tc>
      </w:tr>
      <w:tr w:rsidR="009F4C07" w:rsidRPr="00530C83" w14:paraId="55465BBB" w14:textId="77777777" w:rsidTr="00D8298D">
        <w:trPr>
          <w:trHeight w:val="593"/>
        </w:trPr>
        <w:tc>
          <w:tcPr>
            <w:tcW w:w="6565" w:type="dxa"/>
          </w:tcPr>
          <w:p w14:paraId="4F56BC3E" w14:textId="77777777" w:rsidR="009F4C07" w:rsidRPr="00530C83" w:rsidRDefault="009F4C07" w:rsidP="00880F5C">
            <w:pPr>
              <w:keepNext/>
              <w:numPr>
                <w:ilvl w:val="0"/>
                <w:numId w:val="17"/>
              </w:numPr>
              <w:rPr>
                <w:color w:val="000000"/>
              </w:rPr>
            </w:pPr>
            <w:r w:rsidRPr="00530C83">
              <w:rPr>
                <w:color w:val="000000"/>
              </w:rPr>
              <w:t>Is this study an empirical investigation of the effects of effectiveness of dynamic speed feedback signs?</w:t>
            </w:r>
          </w:p>
        </w:tc>
        <w:tc>
          <w:tcPr>
            <w:tcW w:w="2160" w:type="dxa"/>
          </w:tcPr>
          <w:p w14:paraId="4D807CF3" w14:textId="77777777" w:rsidR="009F4C07" w:rsidRPr="00530C83" w:rsidRDefault="009F4C07" w:rsidP="00D55FB4">
            <w:pPr>
              <w:keepNext/>
              <w:jc w:val="center"/>
              <w:rPr>
                <w:noProof/>
                <w:color w:val="000000"/>
              </w:rPr>
            </w:pPr>
            <w:r w:rsidRPr="00530C83">
              <w:rPr>
                <w:noProof/>
                <w:color w:val="000000"/>
              </w:rPr>
              <w:t>Yes</w:t>
            </w:r>
          </w:p>
        </w:tc>
      </w:tr>
      <w:tr w:rsidR="009F4C07" w:rsidRPr="00530C83" w14:paraId="5F12CB9D" w14:textId="77777777" w:rsidTr="00D8298D">
        <w:trPr>
          <w:trHeight w:val="593"/>
        </w:trPr>
        <w:tc>
          <w:tcPr>
            <w:tcW w:w="6565" w:type="dxa"/>
          </w:tcPr>
          <w:p w14:paraId="0739EC87" w14:textId="77777777" w:rsidR="009F4C07" w:rsidRPr="00530C83" w:rsidRDefault="009F4C07" w:rsidP="00880F5C">
            <w:pPr>
              <w:keepNext/>
              <w:numPr>
                <w:ilvl w:val="0"/>
                <w:numId w:val="17"/>
              </w:numPr>
              <w:rPr>
                <w:color w:val="000000"/>
              </w:rPr>
            </w:pPr>
            <w:r w:rsidRPr="00530C83">
              <w:rPr>
                <w:color w:val="000000"/>
              </w:rPr>
              <w:t xml:space="preserve">Is the outcome measure crashes, fatal crashes, and/or </w:t>
            </w:r>
            <w:r w:rsidR="007F6040" w:rsidRPr="00530C83">
              <w:rPr>
                <w:color w:val="000000"/>
              </w:rPr>
              <w:t xml:space="preserve">some function of </w:t>
            </w:r>
            <w:r w:rsidRPr="00530C83">
              <w:rPr>
                <w:color w:val="000000"/>
              </w:rPr>
              <w:t>traffic speeds?</w:t>
            </w:r>
          </w:p>
        </w:tc>
        <w:tc>
          <w:tcPr>
            <w:tcW w:w="2160" w:type="dxa"/>
          </w:tcPr>
          <w:p w14:paraId="5433B77B" w14:textId="77777777" w:rsidR="009F4C07" w:rsidRPr="00530C83" w:rsidRDefault="009F4C07" w:rsidP="00D55FB4">
            <w:pPr>
              <w:keepNext/>
              <w:jc w:val="center"/>
              <w:rPr>
                <w:noProof/>
                <w:color w:val="000000"/>
              </w:rPr>
            </w:pPr>
            <w:r w:rsidRPr="00530C83">
              <w:rPr>
                <w:noProof/>
                <w:color w:val="000000"/>
              </w:rPr>
              <w:t>Yes</w:t>
            </w:r>
          </w:p>
        </w:tc>
      </w:tr>
    </w:tbl>
    <w:p w14:paraId="6F1A2F62" w14:textId="77777777" w:rsidR="003A3A18" w:rsidRPr="00530C83" w:rsidRDefault="003A3A18" w:rsidP="009F4C07"/>
    <w:p w14:paraId="5A98AB46" w14:textId="2681B583" w:rsidR="009F4C07" w:rsidRDefault="009F4C07" w:rsidP="009F4C07">
      <w:r w:rsidRPr="00530C83">
        <w:t>In six of the studies, the signs that were used did not report the</w:t>
      </w:r>
      <w:r w:rsidR="00B90DE3">
        <w:t xml:space="preserve"> speed of the driver or, if it reported </w:t>
      </w:r>
      <w:r w:rsidRPr="00530C83">
        <w:t xml:space="preserve">the speed, </w:t>
      </w:r>
      <w:r w:rsidR="00B90DE3">
        <w:t xml:space="preserve">did not indicate </w:t>
      </w:r>
      <w:r w:rsidRPr="00530C83">
        <w:t>whether the driv</w:t>
      </w:r>
      <w:r w:rsidR="00B90DE3">
        <w:t xml:space="preserve">er was above </w:t>
      </w:r>
      <w:r w:rsidRPr="00530C83">
        <w:t>the speed.  That left 49 studies to review for quality.</w:t>
      </w:r>
    </w:p>
    <w:p w14:paraId="2DEF9331" w14:textId="77777777" w:rsidR="009F4C07" w:rsidRPr="00530C83" w:rsidRDefault="009F4C07" w:rsidP="00A82313">
      <w:pPr>
        <w:pStyle w:val="Heading4"/>
      </w:pPr>
      <w:bookmarkStart w:id="26" w:name="_Ref470528361"/>
      <w:r w:rsidRPr="00530C83">
        <w:t>Quality Screening</w:t>
      </w:r>
      <w:bookmarkEnd w:id="26"/>
    </w:p>
    <w:p w14:paraId="5AEE94D1" w14:textId="0772B969" w:rsidR="009F4C07" w:rsidRPr="00530C83" w:rsidRDefault="009F4C07" w:rsidP="009F4C07">
      <w:r w:rsidRPr="00530C83">
        <w:t xml:space="preserve">To measure the quality of the studies that made it through the relevance screening, Volpe used the quality screening tool shown in </w:t>
      </w:r>
      <w:r w:rsidR="00774785" w:rsidRPr="00530C83">
        <w:fldChar w:fldCharType="begin"/>
      </w:r>
      <w:r w:rsidR="00774785" w:rsidRPr="00530C83">
        <w:instrText xml:space="preserve"> REF _Ref470527930 \h </w:instrText>
      </w:r>
      <w:r w:rsidR="00B30C36" w:rsidRPr="00530C83">
        <w:instrText xml:space="preserve"> \* MERGEFORMAT </w:instrText>
      </w:r>
      <w:r w:rsidR="00774785" w:rsidRPr="00530C83">
        <w:fldChar w:fldCharType="separate"/>
      </w:r>
      <w:r w:rsidR="004055C6" w:rsidRPr="00530C83">
        <w:t xml:space="preserve">Table </w:t>
      </w:r>
      <w:r w:rsidR="004055C6">
        <w:rPr>
          <w:noProof/>
        </w:rPr>
        <w:t>5</w:t>
      </w:r>
      <w:r w:rsidR="00774785" w:rsidRPr="00530C83">
        <w:fldChar w:fldCharType="end"/>
      </w:r>
      <w:r w:rsidRPr="00530C83">
        <w:t>, adapted from Cooper, Hedges, and Valentine (2009). Similar to the relevance screening tool procedure, Volpe filled in one table for each study by answering questions 1 through 4.  Volpe then assessed which studies were appropriate for inclusion in the literature review.</w:t>
      </w:r>
    </w:p>
    <w:p w14:paraId="0DD003D9" w14:textId="77777777" w:rsidR="009F4C07" w:rsidRPr="00530C83" w:rsidRDefault="009F4C07" w:rsidP="009F4C07"/>
    <w:p w14:paraId="00306138" w14:textId="77777777" w:rsidR="009F4C07" w:rsidRPr="00530C83" w:rsidRDefault="009F4C07" w:rsidP="005946B2">
      <w:pPr>
        <w:pStyle w:val="Caption"/>
        <w:keepNext/>
      </w:pPr>
      <w:bookmarkStart w:id="27" w:name="_Ref470527930"/>
      <w:r w:rsidRPr="00530C83">
        <w:t xml:space="preserve">Table </w:t>
      </w:r>
      <w:fldSimple w:instr=" SEQ Table \* ARABIC ">
        <w:r w:rsidR="004055C6">
          <w:rPr>
            <w:noProof/>
          </w:rPr>
          <w:t>5</w:t>
        </w:r>
      </w:fldSimple>
      <w:bookmarkEnd w:id="27"/>
      <w:r w:rsidRPr="00530C83">
        <w:t>.  Literature Review: Quality Screening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5"/>
        <w:gridCol w:w="2160"/>
      </w:tblGrid>
      <w:tr w:rsidR="009F4C07" w:rsidRPr="00530C83" w14:paraId="635ECF8D" w14:textId="77777777" w:rsidTr="00D8298D">
        <w:trPr>
          <w:trHeight w:val="593"/>
          <w:jc w:val="center"/>
        </w:trPr>
        <w:tc>
          <w:tcPr>
            <w:tcW w:w="6565" w:type="dxa"/>
          </w:tcPr>
          <w:p w14:paraId="50FE00C5" w14:textId="77777777" w:rsidR="009F4C07" w:rsidRPr="00530C83" w:rsidRDefault="009F4C07" w:rsidP="00D55FB4">
            <w:pPr>
              <w:keepNext/>
              <w:ind w:left="720"/>
              <w:jc w:val="center"/>
              <w:rPr>
                <w:color w:val="000000"/>
              </w:rPr>
            </w:pPr>
            <w:r w:rsidRPr="00530C83">
              <w:rPr>
                <w:color w:val="000000"/>
              </w:rPr>
              <w:t>Quality Criteria</w:t>
            </w:r>
          </w:p>
        </w:tc>
        <w:tc>
          <w:tcPr>
            <w:tcW w:w="2160" w:type="dxa"/>
          </w:tcPr>
          <w:p w14:paraId="3B706EFE" w14:textId="77777777" w:rsidR="009F4C07" w:rsidRPr="00530C83" w:rsidRDefault="009F4C07" w:rsidP="00D55FB4">
            <w:pPr>
              <w:keepNext/>
              <w:jc w:val="center"/>
              <w:rPr>
                <w:noProof/>
                <w:color w:val="000000"/>
              </w:rPr>
            </w:pPr>
            <w:r w:rsidRPr="00530C83">
              <w:rPr>
                <w:noProof/>
                <w:color w:val="000000"/>
              </w:rPr>
              <w:t>Response (Yes or No)</w:t>
            </w:r>
          </w:p>
        </w:tc>
      </w:tr>
      <w:tr w:rsidR="009F4C07" w:rsidRPr="00530C83" w14:paraId="2124075B" w14:textId="77777777" w:rsidTr="00D8298D">
        <w:trPr>
          <w:trHeight w:val="593"/>
          <w:jc w:val="center"/>
        </w:trPr>
        <w:tc>
          <w:tcPr>
            <w:tcW w:w="6565" w:type="dxa"/>
          </w:tcPr>
          <w:p w14:paraId="474D46CA" w14:textId="77777777" w:rsidR="009F4C07" w:rsidRPr="00530C83" w:rsidRDefault="009F4C07" w:rsidP="00880F5C">
            <w:pPr>
              <w:keepNext/>
              <w:numPr>
                <w:ilvl w:val="0"/>
                <w:numId w:val="21"/>
              </w:numPr>
              <w:rPr>
                <w:color w:val="000000"/>
              </w:rPr>
            </w:pPr>
            <w:r w:rsidRPr="00530C83">
              <w:rPr>
                <w:color w:val="000000"/>
              </w:rPr>
              <w:t>Were the study population and the context of the study well described?</w:t>
            </w:r>
          </w:p>
        </w:tc>
        <w:tc>
          <w:tcPr>
            <w:tcW w:w="2160" w:type="dxa"/>
          </w:tcPr>
          <w:p w14:paraId="7AA182CE" w14:textId="77777777" w:rsidR="009F4C07" w:rsidRPr="00530C83" w:rsidRDefault="009F4C07" w:rsidP="00D55FB4">
            <w:pPr>
              <w:keepNext/>
              <w:jc w:val="center"/>
              <w:rPr>
                <w:color w:val="000000"/>
              </w:rPr>
            </w:pPr>
            <w:r w:rsidRPr="00530C83">
              <w:rPr>
                <w:noProof/>
                <w:color w:val="000000"/>
              </w:rPr>
              <w:t>Yes</w:t>
            </w:r>
          </w:p>
        </w:tc>
      </w:tr>
      <w:tr w:rsidR="009F4C07" w:rsidRPr="00530C83" w14:paraId="2E9C02FC" w14:textId="77777777" w:rsidTr="00D8298D">
        <w:trPr>
          <w:jc w:val="center"/>
        </w:trPr>
        <w:tc>
          <w:tcPr>
            <w:tcW w:w="6565" w:type="dxa"/>
          </w:tcPr>
          <w:p w14:paraId="7E3B04E6" w14:textId="77777777" w:rsidR="009F4C07" w:rsidRPr="00530C83" w:rsidRDefault="009F4C07" w:rsidP="00880F5C">
            <w:pPr>
              <w:keepNext/>
              <w:numPr>
                <w:ilvl w:val="0"/>
                <w:numId w:val="21"/>
              </w:numPr>
              <w:jc w:val="both"/>
              <w:rPr>
                <w:color w:val="000000"/>
              </w:rPr>
            </w:pPr>
            <w:r w:rsidRPr="00530C83">
              <w:rPr>
                <w:color w:val="000000"/>
              </w:rPr>
              <w:t>Were the exposure variables valid implementations of the conditions that they were meant to represent?</w:t>
            </w:r>
          </w:p>
        </w:tc>
        <w:tc>
          <w:tcPr>
            <w:tcW w:w="2160" w:type="dxa"/>
          </w:tcPr>
          <w:p w14:paraId="3937D966" w14:textId="77777777" w:rsidR="009F4C07" w:rsidRPr="00530C83" w:rsidRDefault="009F4C07" w:rsidP="00D55FB4">
            <w:pPr>
              <w:keepNext/>
              <w:jc w:val="center"/>
              <w:rPr>
                <w:color w:val="000000"/>
              </w:rPr>
            </w:pPr>
            <w:r w:rsidRPr="00530C83">
              <w:rPr>
                <w:noProof/>
                <w:color w:val="000000"/>
              </w:rPr>
              <w:t>Yes</w:t>
            </w:r>
          </w:p>
        </w:tc>
      </w:tr>
      <w:tr w:rsidR="009F4C07" w:rsidRPr="00530C83" w14:paraId="0EC15916" w14:textId="77777777" w:rsidTr="00D8298D">
        <w:trPr>
          <w:jc w:val="center"/>
        </w:trPr>
        <w:tc>
          <w:tcPr>
            <w:tcW w:w="6565" w:type="dxa"/>
          </w:tcPr>
          <w:p w14:paraId="322B4AB9" w14:textId="77777777" w:rsidR="009F4C07" w:rsidRPr="00530C83" w:rsidRDefault="009F4C07" w:rsidP="00880F5C">
            <w:pPr>
              <w:keepNext/>
              <w:numPr>
                <w:ilvl w:val="0"/>
                <w:numId w:val="21"/>
              </w:numPr>
              <w:jc w:val="both"/>
              <w:rPr>
                <w:color w:val="000000"/>
              </w:rPr>
            </w:pPr>
            <w:r w:rsidRPr="00530C83">
              <w:rPr>
                <w:color w:val="000000"/>
              </w:rPr>
              <w:t>Was the outcome variable both a reliable and valid measure of the outcome of interest?</w:t>
            </w:r>
          </w:p>
        </w:tc>
        <w:tc>
          <w:tcPr>
            <w:tcW w:w="2160" w:type="dxa"/>
          </w:tcPr>
          <w:p w14:paraId="41DE787E" w14:textId="77777777" w:rsidR="009F4C07" w:rsidRPr="00530C83" w:rsidRDefault="009F4C07" w:rsidP="00D55FB4">
            <w:pPr>
              <w:keepNext/>
              <w:jc w:val="center"/>
              <w:rPr>
                <w:color w:val="000000"/>
              </w:rPr>
            </w:pPr>
            <w:r w:rsidRPr="00530C83">
              <w:rPr>
                <w:noProof/>
                <w:color w:val="000000"/>
              </w:rPr>
              <w:t>Yes</w:t>
            </w:r>
          </w:p>
        </w:tc>
      </w:tr>
      <w:tr w:rsidR="009F4C07" w:rsidRPr="00530C83" w14:paraId="60706478" w14:textId="77777777" w:rsidTr="00D8298D">
        <w:trPr>
          <w:jc w:val="center"/>
        </w:trPr>
        <w:tc>
          <w:tcPr>
            <w:tcW w:w="6565" w:type="dxa"/>
          </w:tcPr>
          <w:p w14:paraId="2A835645" w14:textId="77777777" w:rsidR="009F4C07" w:rsidRPr="00530C83" w:rsidRDefault="009F4C07" w:rsidP="00880F5C">
            <w:pPr>
              <w:keepNext/>
              <w:numPr>
                <w:ilvl w:val="0"/>
                <w:numId w:val="21"/>
              </w:numPr>
              <w:rPr>
                <w:color w:val="000000"/>
              </w:rPr>
            </w:pPr>
            <w:r w:rsidRPr="00530C83">
              <w:rPr>
                <w:color w:val="000000"/>
              </w:rPr>
              <w:t>Does the study contain sufficient data of an appropriate quality to be used in the meta-analysis?</w:t>
            </w:r>
          </w:p>
        </w:tc>
        <w:tc>
          <w:tcPr>
            <w:tcW w:w="2160" w:type="dxa"/>
          </w:tcPr>
          <w:p w14:paraId="0B914E2A" w14:textId="77777777" w:rsidR="009F4C07" w:rsidRPr="00530C83" w:rsidRDefault="009F4C07" w:rsidP="00D55FB4">
            <w:pPr>
              <w:keepNext/>
              <w:jc w:val="center"/>
              <w:rPr>
                <w:color w:val="000000"/>
              </w:rPr>
            </w:pPr>
            <w:r w:rsidRPr="00530C83">
              <w:rPr>
                <w:noProof/>
                <w:color w:val="000000"/>
              </w:rPr>
              <w:t>Yes</w:t>
            </w:r>
          </w:p>
        </w:tc>
      </w:tr>
    </w:tbl>
    <w:p w14:paraId="52CB26CF" w14:textId="77777777" w:rsidR="009F4C07" w:rsidRPr="00530C83" w:rsidRDefault="009F4C07" w:rsidP="009F4C07"/>
    <w:p w14:paraId="561F8DDA" w14:textId="23551AB1" w:rsidR="00CD3015" w:rsidRPr="00530C83" w:rsidRDefault="009F4C07" w:rsidP="009A0D26">
      <w:r w:rsidRPr="00530C83">
        <w:t>In six of the studies no speed data were reported</w:t>
      </w:r>
      <w:r w:rsidR="00021525" w:rsidRPr="00530C83">
        <w:t>.</w:t>
      </w:r>
      <w:r w:rsidRPr="00530C83">
        <w:t xml:space="preserve">  That left a total of 43 studies, one of which is a literature review.  The literature review was not included in the set of 42 studies that were used for the </w:t>
      </w:r>
      <w:r w:rsidR="00196974" w:rsidRPr="00530C83">
        <w:t>vote-count</w:t>
      </w:r>
      <w:r w:rsidRPr="00530C83">
        <w:t>.</w:t>
      </w:r>
    </w:p>
    <w:p w14:paraId="1391CBAD" w14:textId="77777777" w:rsidR="00D02C7A" w:rsidRPr="00530C83" w:rsidRDefault="00D02C7A" w:rsidP="004055C6">
      <w:pPr>
        <w:pStyle w:val="Heading2"/>
      </w:pPr>
      <w:bookmarkStart w:id="28" w:name="_Toc478394851"/>
      <w:bookmarkStart w:id="29" w:name="_Toc355422695"/>
      <w:r w:rsidRPr="00530C83">
        <w:t>Types of Dynamic Feedback Signs</w:t>
      </w:r>
      <w:bookmarkEnd w:id="28"/>
      <w:bookmarkEnd w:id="29"/>
    </w:p>
    <w:p w14:paraId="5B3F5967" w14:textId="0B02B157" w:rsidR="00CD3015" w:rsidRPr="00530C83" w:rsidRDefault="00CD3015" w:rsidP="00CD3015">
      <w:r w:rsidRPr="00530C83">
        <w:t xml:space="preserve">Across these studies, a number of different types of DSFS were employed. For purposes of this report, they include portable changeable message signs (PCMS), speed monitoring displays (SMD), and speed display trailers (SDT), just to mention a few.  The configurations of signs and messages which are included as part of a DFSF deployment vary from one installation to another. Examples of the types of configurations commonly encountered are presented in </w:t>
      </w:r>
      <w:r w:rsidRPr="00530C83">
        <w:fldChar w:fldCharType="begin"/>
      </w:r>
      <w:r w:rsidRPr="00530C83">
        <w:instrText xml:space="preserve"> REF _Ref477791977 \h </w:instrText>
      </w:r>
      <w:r w:rsidR="00530C83">
        <w:instrText xml:space="preserve"> \* MERGEFORMAT </w:instrText>
      </w:r>
      <w:r w:rsidRPr="00530C83">
        <w:fldChar w:fldCharType="separate"/>
      </w:r>
      <w:r w:rsidR="004055C6" w:rsidRPr="00530C83">
        <w:t>Appendix A: Dynamic Speed Feedback Sign Examples</w:t>
      </w:r>
      <w:r w:rsidRPr="00530C83">
        <w:fldChar w:fldCharType="end"/>
      </w:r>
      <w:r w:rsidRPr="00530C83">
        <w:t>, and details on the configurations of signs in each study are presented in the Annotated Bibliography.</w:t>
      </w:r>
    </w:p>
    <w:p w14:paraId="2855AF0B" w14:textId="77777777" w:rsidR="007732DD" w:rsidRPr="00530C83" w:rsidRDefault="007732DD" w:rsidP="004055C6">
      <w:pPr>
        <w:pStyle w:val="Heading2"/>
      </w:pPr>
      <w:bookmarkStart w:id="30" w:name="_Toc472363012"/>
      <w:bookmarkStart w:id="31" w:name="_Toc478394852"/>
      <w:bookmarkStart w:id="32" w:name="_Toc355422696"/>
      <w:r w:rsidRPr="00530C83">
        <w:lastRenderedPageBreak/>
        <w:t>Article Review Template</w:t>
      </w:r>
      <w:bookmarkEnd w:id="30"/>
      <w:bookmarkEnd w:id="31"/>
      <w:bookmarkEnd w:id="32"/>
    </w:p>
    <w:p w14:paraId="7A28FEAD" w14:textId="77777777" w:rsidR="007732DD" w:rsidRPr="00530C83" w:rsidRDefault="007732DD" w:rsidP="007732DD">
      <w:r w:rsidRPr="00530C83">
        <w:t xml:space="preserve">Each of the 43 included articles was reviewed in detail and will be included in a separate Annotated Bibliography.  Each review consists of the following </w:t>
      </w:r>
      <w:r w:rsidR="00183B4C" w:rsidRPr="00530C83">
        <w:t>four</w:t>
      </w:r>
      <w:r w:rsidRPr="00530C83">
        <w:t xml:space="preserve"> sections:</w:t>
      </w:r>
    </w:p>
    <w:p w14:paraId="11BF3035" w14:textId="77777777" w:rsidR="007732DD" w:rsidRPr="00530C83" w:rsidRDefault="00183B4C" w:rsidP="00880F5C">
      <w:pPr>
        <w:pStyle w:val="ListParagraph"/>
        <w:numPr>
          <w:ilvl w:val="0"/>
          <w:numId w:val="27"/>
        </w:numPr>
      </w:pPr>
      <w:r w:rsidRPr="00530C83">
        <w:t>A list of the features of the study;</w:t>
      </w:r>
    </w:p>
    <w:p w14:paraId="6EA91062" w14:textId="77777777" w:rsidR="00183B4C" w:rsidRPr="00530C83" w:rsidRDefault="00183B4C" w:rsidP="00880F5C">
      <w:pPr>
        <w:pStyle w:val="ListParagraph"/>
        <w:numPr>
          <w:ilvl w:val="0"/>
          <w:numId w:val="27"/>
        </w:numPr>
      </w:pPr>
      <w:r w:rsidRPr="00530C83">
        <w:t>A summary of the study;</w:t>
      </w:r>
    </w:p>
    <w:p w14:paraId="66E6631B" w14:textId="77777777" w:rsidR="00183B4C" w:rsidRPr="00530C83" w:rsidRDefault="00183B4C" w:rsidP="00880F5C">
      <w:pPr>
        <w:pStyle w:val="ListParagraph"/>
        <w:numPr>
          <w:ilvl w:val="0"/>
          <w:numId w:val="27"/>
        </w:numPr>
      </w:pPr>
      <w:r w:rsidRPr="00530C83">
        <w:t>A schematic indicating the where the sensors and DSFS were located as well as the geometry of the roadway where the treatment was applied;</w:t>
      </w:r>
    </w:p>
    <w:p w14:paraId="2F74E50A" w14:textId="77777777" w:rsidR="00183B4C" w:rsidRPr="00530C83" w:rsidRDefault="00183B4C" w:rsidP="00880F5C">
      <w:pPr>
        <w:pStyle w:val="ListParagraph"/>
        <w:numPr>
          <w:ilvl w:val="0"/>
          <w:numId w:val="27"/>
        </w:numPr>
      </w:pPr>
      <w:r w:rsidRPr="00530C83">
        <w:t>A graphic of the DSFS (or DSFSs) used in the study.</w:t>
      </w:r>
    </w:p>
    <w:p w14:paraId="7C24ACF6" w14:textId="015A1DCB" w:rsidR="00CD3015" w:rsidRPr="00530C83" w:rsidRDefault="00183B4C" w:rsidP="009A0D26">
      <w:r w:rsidRPr="00530C83">
        <w:t xml:space="preserve">A detailed description of each of the above four sections is included in </w:t>
      </w:r>
      <w:r w:rsidR="00BF1CD2" w:rsidRPr="00530C83">
        <w:fldChar w:fldCharType="begin"/>
      </w:r>
      <w:r w:rsidR="00BF1CD2" w:rsidRPr="00530C83">
        <w:instrText xml:space="preserve"> REF _Ref478288119 \h </w:instrText>
      </w:r>
      <w:r w:rsidR="00530C83">
        <w:instrText xml:space="preserve"> \* MERGEFORMAT </w:instrText>
      </w:r>
      <w:r w:rsidR="00BF1CD2" w:rsidRPr="00530C83">
        <w:fldChar w:fldCharType="separate"/>
      </w:r>
      <w:r w:rsidR="004055C6" w:rsidRPr="00530C83">
        <w:t>Appendix B: Article Review Template</w:t>
      </w:r>
      <w:r w:rsidR="00BF1CD2" w:rsidRPr="00530C83">
        <w:fldChar w:fldCharType="end"/>
      </w:r>
      <w:r w:rsidR="00BF1CD2" w:rsidRPr="00530C83">
        <w:t>.</w:t>
      </w:r>
    </w:p>
    <w:p w14:paraId="260C518E" w14:textId="77777777" w:rsidR="00963625" w:rsidRPr="00530C83" w:rsidRDefault="00196974" w:rsidP="004055C6">
      <w:pPr>
        <w:pStyle w:val="Heading2"/>
      </w:pPr>
      <w:bookmarkStart w:id="33" w:name="_Ref470438286"/>
      <w:bookmarkStart w:id="34" w:name="_Ref470506410"/>
      <w:bookmarkStart w:id="35" w:name="_Ref470789599"/>
      <w:bookmarkStart w:id="36" w:name="_Ref470790311"/>
      <w:bookmarkStart w:id="37" w:name="_Ref472241924"/>
      <w:bookmarkStart w:id="38" w:name="_Toc478394853"/>
      <w:bookmarkStart w:id="39" w:name="_Toc355422697"/>
      <w:r w:rsidRPr="00530C83">
        <w:t>Vote-count</w:t>
      </w:r>
      <w:r w:rsidR="00071DC0" w:rsidRPr="00530C83">
        <w:t xml:space="preserve"> Summary</w:t>
      </w:r>
      <w:bookmarkEnd w:id="33"/>
      <w:bookmarkEnd w:id="34"/>
      <w:bookmarkEnd w:id="35"/>
      <w:bookmarkEnd w:id="36"/>
      <w:bookmarkEnd w:id="37"/>
      <w:bookmarkEnd w:id="38"/>
      <w:bookmarkEnd w:id="39"/>
    </w:p>
    <w:p w14:paraId="41A1758D" w14:textId="29C473A1" w:rsidR="00071DC0" w:rsidRPr="00530C83" w:rsidRDefault="00071DC0" w:rsidP="00071DC0">
      <w:r w:rsidRPr="00530C83">
        <w:t xml:space="preserve">Before delving into the details of the specific formulation of the thirteen different hypotheses, </w:t>
      </w:r>
      <w:r w:rsidR="00013B48" w:rsidRPr="00530C83">
        <w:t xml:space="preserve">the dependent variables, </w:t>
      </w:r>
      <w:r w:rsidRPr="00530C83">
        <w:t>the characteristics of a particular implementation</w:t>
      </w:r>
      <w:r w:rsidR="006A2BCC" w:rsidRPr="00530C83">
        <w:t xml:space="preserve"> of a DSFS</w:t>
      </w:r>
      <w:r w:rsidRPr="00530C83">
        <w:t xml:space="preserve">, </w:t>
      </w:r>
      <w:r w:rsidR="00B35828" w:rsidRPr="00530C83">
        <w:t xml:space="preserve">and </w:t>
      </w:r>
      <w:r w:rsidRPr="00530C83">
        <w:t xml:space="preserve">the specifics of the experimental design, we want to describe the overall results in a way that </w:t>
      </w:r>
      <w:del w:id="40" w:author="USDOT_User" w:date="2017-04-06T08:33:00Z">
        <w:r w:rsidRPr="00530C83" w:rsidDel="00E46375">
          <w:delText xml:space="preserve">we hope </w:delText>
        </w:r>
      </w:del>
      <w:r w:rsidRPr="00530C83">
        <w:t xml:space="preserve">is </w:t>
      </w:r>
      <w:del w:id="41" w:author="USDOT_User" w:date="2017-04-06T08:33:00Z">
        <w:r w:rsidRPr="00530C83" w:rsidDel="00E46375">
          <w:delText>comprehensible</w:delText>
        </w:r>
      </w:del>
      <w:ins w:id="42" w:author="USDOT_User" w:date="2017-04-06T08:33:00Z">
        <w:r w:rsidR="00E46375">
          <w:t>comprehensive</w:t>
        </w:r>
      </w:ins>
      <w:r w:rsidRPr="00530C83">
        <w:t xml:space="preserve">, quick to understand, and representative of the much more detailed analyses we present below and in a related meta-analysis.  Briefly for each general hypothesis and each dependent variable that we analyzed, we counted the number of sites where a decrease, an increase, or no change in speed was noted.  We then present these summaries as what is known as a </w:t>
      </w:r>
      <w:commentRangeStart w:id="43"/>
      <w:r w:rsidR="00196974" w:rsidRPr="00530C83">
        <w:t>vote-count</w:t>
      </w:r>
      <w:r w:rsidR="0053725F" w:rsidRPr="00530C83">
        <w:t xml:space="preserve"> </w:t>
      </w:r>
      <w:commentRangeEnd w:id="43"/>
      <w:r w:rsidR="00931578">
        <w:rPr>
          <w:rStyle w:val="CommentReference"/>
        </w:rPr>
        <w:commentReference w:id="43"/>
      </w:r>
      <w:sdt>
        <w:sdtPr>
          <w:id w:val="-32881288"/>
          <w:citation/>
        </w:sdtPr>
        <w:sdtContent>
          <w:r w:rsidR="0053725F" w:rsidRPr="00530C83">
            <w:fldChar w:fldCharType="begin"/>
          </w:r>
          <w:r w:rsidR="0053725F" w:rsidRPr="00530C83">
            <w:instrText xml:space="preserve"> CITATION Kor16 \l 1033 </w:instrText>
          </w:r>
          <w:r w:rsidR="0053725F" w:rsidRPr="00530C83">
            <w:fldChar w:fldCharType="separate"/>
          </w:r>
          <w:r w:rsidR="00744E8A" w:rsidRPr="00530C83">
            <w:rPr>
              <w:noProof/>
            </w:rPr>
            <w:t>(Koricheva &amp; Gurevitch, 2016)</w:t>
          </w:r>
          <w:r w:rsidR="0053725F" w:rsidRPr="00530C83">
            <w:fldChar w:fldCharType="end"/>
          </w:r>
        </w:sdtContent>
      </w:sdt>
      <w:r w:rsidRPr="00530C83">
        <w:t>.</w:t>
      </w:r>
    </w:p>
    <w:p w14:paraId="6A276834" w14:textId="77777777" w:rsidR="00071DC0" w:rsidRPr="00530C83" w:rsidRDefault="00071DC0" w:rsidP="00071DC0"/>
    <w:p w14:paraId="596BE813" w14:textId="06097A2F" w:rsidR="002D728D" w:rsidRPr="00530C83" w:rsidRDefault="00071DC0" w:rsidP="00963625">
      <w:r w:rsidRPr="00530C83">
        <w:t xml:space="preserve">In order to present the </w:t>
      </w:r>
      <w:r w:rsidR="00196974" w:rsidRPr="00530C83">
        <w:t>vote-count</w:t>
      </w:r>
      <w:r w:rsidRPr="00530C83">
        <w:t xml:space="preserve">, we first need to define briefly the hypotheses that we evaluated and the dependent variables that we used to evaluate them.  We then go on to present the </w:t>
      </w:r>
      <w:r w:rsidR="00196974" w:rsidRPr="00530C83">
        <w:t>vote-count</w:t>
      </w:r>
      <w:r w:rsidRPr="00530C83">
        <w:t>.</w:t>
      </w:r>
      <w:r w:rsidR="00C869BA" w:rsidRPr="00530C83">
        <w:t xml:space="preserve">  The hypotheses are defined in more detail in Section </w:t>
      </w:r>
      <w:r w:rsidR="00C869BA" w:rsidRPr="00530C83">
        <w:fldChar w:fldCharType="begin"/>
      </w:r>
      <w:r w:rsidR="00C869BA" w:rsidRPr="00530C83">
        <w:instrText xml:space="preserve"> REF _Ref470256625 \r \h </w:instrText>
      </w:r>
      <w:r w:rsidR="00B30C36" w:rsidRPr="00530C83">
        <w:instrText xml:space="preserve"> \* MERGEFORMAT </w:instrText>
      </w:r>
      <w:r w:rsidR="00C869BA" w:rsidRPr="00530C83">
        <w:fldChar w:fldCharType="separate"/>
      </w:r>
      <w:r w:rsidR="004055C6">
        <w:t>8</w:t>
      </w:r>
      <w:r w:rsidR="00C869BA" w:rsidRPr="00530C83">
        <w:fldChar w:fldCharType="end"/>
      </w:r>
      <w:r w:rsidR="00C869BA" w:rsidRPr="00530C83">
        <w:t xml:space="preserve">, the dependent variables in Section </w:t>
      </w:r>
      <w:r w:rsidR="00C869BA" w:rsidRPr="00530C83">
        <w:fldChar w:fldCharType="begin"/>
      </w:r>
      <w:r w:rsidR="00C869BA" w:rsidRPr="00530C83">
        <w:instrText xml:space="preserve"> REF _Ref470438195 \r \h </w:instrText>
      </w:r>
      <w:r w:rsidR="00B30C36" w:rsidRPr="00530C83">
        <w:instrText xml:space="preserve"> \* MERGEFORMAT </w:instrText>
      </w:r>
      <w:r w:rsidR="00C869BA" w:rsidRPr="00530C83">
        <w:fldChar w:fldCharType="separate"/>
      </w:r>
      <w:r w:rsidR="004055C6">
        <w:t>9</w:t>
      </w:r>
      <w:r w:rsidR="00C869BA" w:rsidRPr="00530C83">
        <w:fldChar w:fldCharType="end"/>
      </w:r>
      <w:r w:rsidR="00CD3015" w:rsidRPr="00530C83">
        <w:t xml:space="preserve">.  </w:t>
      </w:r>
    </w:p>
    <w:p w14:paraId="0E79286A" w14:textId="77777777" w:rsidR="003A6763" w:rsidRPr="00530C83" w:rsidRDefault="002679EE" w:rsidP="004055C6">
      <w:pPr>
        <w:pStyle w:val="Heading3"/>
      </w:pPr>
      <w:bookmarkStart w:id="44" w:name="_Ref470254285"/>
      <w:bookmarkStart w:id="45" w:name="_Toc478394854"/>
      <w:bookmarkStart w:id="46" w:name="_Toc355422698"/>
      <w:r w:rsidRPr="00530C83">
        <w:t>H</w:t>
      </w:r>
      <w:r w:rsidR="003A6763" w:rsidRPr="00530C83">
        <w:t>ypothes</w:t>
      </w:r>
      <w:r w:rsidR="003A1934" w:rsidRPr="00530C83">
        <w:t>es</w:t>
      </w:r>
      <w:bookmarkEnd w:id="44"/>
      <w:bookmarkEnd w:id="45"/>
      <w:bookmarkEnd w:id="46"/>
      <w:r w:rsidR="003A6763" w:rsidRPr="00530C83">
        <w:t> </w:t>
      </w:r>
    </w:p>
    <w:p w14:paraId="5910222E" w14:textId="71CD251F" w:rsidR="000130F9" w:rsidRPr="00530C83" w:rsidRDefault="000130F9" w:rsidP="000130F9">
      <w:r w:rsidRPr="00530C83">
        <w:t xml:space="preserve">Ultimately, we want to know for each study whether the DSFS </w:t>
      </w:r>
      <w:r w:rsidR="00A51290" w:rsidRPr="00530C83">
        <w:t xml:space="preserve">reduces </w:t>
      </w:r>
      <w:del w:id="47" w:author="USDOT_User" w:date="2017-04-06T08:34:00Z">
        <w:r w:rsidR="00DE4DB0" w:rsidRPr="00530C83" w:rsidDel="00931578">
          <w:delText xml:space="preserve">some function of </w:delText>
        </w:r>
      </w:del>
      <w:r w:rsidR="00A51290" w:rsidRPr="00530C83">
        <w:t>the speed of the drivers</w:t>
      </w:r>
      <w:r w:rsidRPr="00530C83">
        <w:t xml:space="preserve">.  There are many ways to measure this effect.   </w:t>
      </w:r>
      <w:r w:rsidR="0053725F" w:rsidRPr="00530C83">
        <w:t>A</w:t>
      </w:r>
      <w:r w:rsidRPr="00530C83">
        <w:t xml:space="preserve">fter reviewing some </w:t>
      </w:r>
      <w:r w:rsidR="0053725F" w:rsidRPr="00530C83">
        <w:t>initial</w:t>
      </w:r>
      <w:r w:rsidRPr="00530C83">
        <w:t xml:space="preserve"> studies, we decided that it was most important to know</w:t>
      </w:r>
      <w:r w:rsidR="0053725F" w:rsidRPr="00530C83">
        <w:t xml:space="preserve"> answers to</w:t>
      </w:r>
      <w:r w:rsidRPr="00530C83">
        <w:t xml:space="preserve"> the following</w:t>
      </w:r>
      <w:r w:rsidR="0053725F" w:rsidRPr="00530C83">
        <w:t xml:space="preserve"> questions</w:t>
      </w:r>
      <w:r w:rsidRPr="00530C83">
        <w:t>:</w:t>
      </w:r>
    </w:p>
    <w:p w14:paraId="5AFC16FA" w14:textId="77777777" w:rsidR="000130F9" w:rsidRPr="00530C83" w:rsidRDefault="000130F9" w:rsidP="000130F9"/>
    <w:p w14:paraId="140A4D9D" w14:textId="77777777" w:rsidR="000130F9" w:rsidRPr="00530C83" w:rsidRDefault="0053725F" w:rsidP="00880F5C">
      <w:pPr>
        <w:pStyle w:val="ListParagraph"/>
        <w:numPr>
          <w:ilvl w:val="0"/>
          <w:numId w:val="19"/>
        </w:numPr>
        <w:spacing w:before="0" w:after="0" w:line="259" w:lineRule="auto"/>
        <w:contextualSpacing/>
      </w:pPr>
      <w:r w:rsidRPr="00530C83">
        <w:t>Does</w:t>
      </w:r>
      <w:r w:rsidR="000130F9" w:rsidRPr="00530C83">
        <w:t xml:space="preserve"> the activation of the</w:t>
      </w:r>
      <w:r w:rsidRPr="00530C83">
        <w:t xml:space="preserve"> DSFS reduce speed at the DSFS?</w:t>
      </w:r>
    </w:p>
    <w:p w14:paraId="6A503CE0" w14:textId="77777777" w:rsidR="000130F9" w:rsidRPr="00530C83" w:rsidRDefault="0053725F" w:rsidP="00880F5C">
      <w:pPr>
        <w:pStyle w:val="ListParagraph"/>
        <w:numPr>
          <w:ilvl w:val="0"/>
          <w:numId w:val="19"/>
        </w:numPr>
        <w:spacing w:before="0" w:after="0" w:line="259" w:lineRule="auto"/>
        <w:contextualSpacing/>
      </w:pPr>
      <w:r w:rsidRPr="00530C83">
        <w:t>Does</w:t>
      </w:r>
      <w:r w:rsidR="000130F9" w:rsidRPr="00530C83">
        <w:t xml:space="preserve"> th</w:t>
      </w:r>
      <w:r w:rsidRPr="00530C83">
        <w:t>e activation of the DSFS reduce</w:t>
      </w:r>
      <w:r w:rsidR="000130F9" w:rsidRPr="00530C83">
        <w:t xml:space="preserve"> speed downstream of the</w:t>
      </w:r>
      <w:r w:rsidR="00EF2F6A" w:rsidRPr="00530C83">
        <w:t xml:space="preserve"> DSFS</w:t>
      </w:r>
      <w:r w:rsidR="000130F9" w:rsidRPr="00530C83">
        <w:t xml:space="preserve">, </w:t>
      </w:r>
      <w:r w:rsidR="00DE4DB0" w:rsidRPr="00530C83">
        <w:t>and</w:t>
      </w:r>
    </w:p>
    <w:p w14:paraId="233C4A19" w14:textId="77777777" w:rsidR="000130F9" w:rsidRPr="00530C83" w:rsidRDefault="0053725F" w:rsidP="00880F5C">
      <w:pPr>
        <w:pStyle w:val="ListParagraph"/>
        <w:numPr>
          <w:ilvl w:val="0"/>
          <w:numId w:val="19"/>
        </w:numPr>
        <w:spacing w:before="0" w:after="0" w:line="259" w:lineRule="auto"/>
        <w:contextualSpacing/>
      </w:pPr>
      <w:r w:rsidRPr="00530C83">
        <w:t>Do</w:t>
      </w:r>
      <w:r w:rsidR="000130F9" w:rsidRPr="00530C83">
        <w:t xml:space="preserve"> speeds continued to be reduced</w:t>
      </w:r>
      <w:r w:rsidRPr="00530C83">
        <w:t xml:space="preserve"> </w:t>
      </w:r>
      <w:r w:rsidR="00E137B8" w:rsidRPr="00530C83">
        <w:t xml:space="preserve">at the DSFS </w:t>
      </w:r>
      <w:r w:rsidRPr="00530C83">
        <w:t>after the DSFS was deactivated?</w:t>
      </w:r>
      <w:r w:rsidR="000130F9" w:rsidRPr="00530C83">
        <w:t xml:space="preserve">   </w:t>
      </w:r>
    </w:p>
    <w:p w14:paraId="5AF36A10" w14:textId="77777777" w:rsidR="000130F9" w:rsidRPr="00530C83" w:rsidRDefault="000130F9" w:rsidP="000130F9"/>
    <w:p w14:paraId="4738BE81" w14:textId="77777777" w:rsidR="000130F9" w:rsidRPr="00530C83" w:rsidRDefault="000130F9" w:rsidP="000130F9">
      <w:r w:rsidRPr="00530C83">
        <w:t>With this in mind</w:t>
      </w:r>
      <w:r w:rsidR="00981D3B" w:rsidRPr="00530C83">
        <w:t>,</w:t>
      </w:r>
      <w:r w:rsidRPr="00530C83">
        <w:t xml:space="preserve"> we have defined three general hypotheses: </w:t>
      </w:r>
    </w:p>
    <w:p w14:paraId="66F13AC5" w14:textId="77777777" w:rsidR="000130F9" w:rsidRPr="00530C83" w:rsidRDefault="000130F9" w:rsidP="00880F5C">
      <w:pPr>
        <w:pStyle w:val="ListParagraph"/>
        <w:numPr>
          <w:ilvl w:val="0"/>
          <w:numId w:val="20"/>
        </w:numPr>
      </w:pPr>
      <w:r w:rsidRPr="00530C83">
        <w:t>H1 – the DSFS activation hypothesis,</w:t>
      </w:r>
    </w:p>
    <w:p w14:paraId="4F688496" w14:textId="77777777" w:rsidR="000130F9" w:rsidRPr="00530C83" w:rsidRDefault="000130F9" w:rsidP="00880F5C">
      <w:pPr>
        <w:pStyle w:val="ListParagraph"/>
        <w:numPr>
          <w:ilvl w:val="0"/>
          <w:numId w:val="20"/>
        </w:numPr>
      </w:pPr>
      <w:r w:rsidRPr="00530C83">
        <w:t>H2 – the downstream activation hypothesis, and,</w:t>
      </w:r>
    </w:p>
    <w:p w14:paraId="77B35358" w14:textId="77777777" w:rsidR="000130F9" w:rsidRPr="00530C83" w:rsidRDefault="000130F9" w:rsidP="00880F5C">
      <w:pPr>
        <w:pStyle w:val="ListParagraph"/>
        <w:numPr>
          <w:ilvl w:val="0"/>
          <w:numId w:val="20"/>
        </w:numPr>
      </w:pPr>
      <w:r w:rsidRPr="00530C83">
        <w:t xml:space="preserve">H3 – the DSFS deactivation hypothesis.  </w:t>
      </w:r>
    </w:p>
    <w:p w14:paraId="3591438A" w14:textId="77777777" w:rsidR="00963625" w:rsidRPr="00530C83" w:rsidRDefault="00963625" w:rsidP="004055C6">
      <w:pPr>
        <w:pStyle w:val="Heading3"/>
      </w:pPr>
      <w:bookmarkStart w:id="48" w:name="_Toc478394855"/>
      <w:bookmarkStart w:id="49" w:name="_Toc355422699"/>
      <w:r w:rsidRPr="00530C83">
        <w:t>Dependent Variables</w:t>
      </w:r>
      <w:bookmarkEnd w:id="48"/>
      <w:bookmarkEnd w:id="49"/>
    </w:p>
    <w:p w14:paraId="20D8E69E" w14:textId="77777777" w:rsidR="00963625" w:rsidRPr="00530C83" w:rsidRDefault="00963625" w:rsidP="000130F9">
      <w:r w:rsidRPr="00530C83">
        <w:t xml:space="preserve">We decided to focus on </w:t>
      </w:r>
      <w:r w:rsidR="00071DC0" w:rsidRPr="00530C83">
        <w:t>three</w:t>
      </w:r>
      <w:r w:rsidRPr="00530C83">
        <w:t xml:space="preserve"> different dependent measures of effectiveness for</w:t>
      </w:r>
      <w:r w:rsidR="00605706" w:rsidRPr="00530C83">
        <w:t xml:space="preserve"> each of the three hypotheses:  the mean speed, the 85</w:t>
      </w:r>
      <w:r w:rsidR="00605706" w:rsidRPr="00530C83">
        <w:rPr>
          <w:vertAlign w:val="superscript"/>
        </w:rPr>
        <w:t>th</w:t>
      </w:r>
      <w:r w:rsidR="00605706" w:rsidRPr="00530C83">
        <w:t xml:space="preserve"> percentile speed, and the percentage of drivers traveling faster than the posted speed limit.</w:t>
      </w:r>
    </w:p>
    <w:p w14:paraId="3C13FAF0" w14:textId="77777777" w:rsidR="00963625" w:rsidRPr="00530C83" w:rsidRDefault="00963625" w:rsidP="004055C6">
      <w:pPr>
        <w:pStyle w:val="Heading3"/>
      </w:pPr>
      <w:bookmarkStart w:id="50" w:name="_Toc478394856"/>
      <w:bookmarkStart w:id="51" w:name="_Toc355422700"/>
      <w:r w:rsidRPr="00530C83">
        <w:lastRenderedPageBreak/>
        <w:t>Systematic</w:t>
      </w:r>
      <w:r w:rsidR="00E137B8" w:rsidRPr="00530C83">
        <w:t>,</w:t>
      </w:r>
      <w:r w:rsidRPr="00530C83">
        <w:t xml:space="preserve"> Quantitative Review: </w:t>
      </w:r>
      <w:r w:rsidR="00196974" w:rsidRPr="00530C83">
        <w:t>Vote-count</w:t>
      </w:r>
      <w:r w:rsidRPr="00530C83">
        <w:t>s</w:t>
      </w:r>
      <w:bookmarkEnd w:id="50"/>
      <w:bookmarkEnd w:id="51"/>
    </w:p>
    <w:p w14:paraId="658EA439" w14:textId="77777777" w:rsidR="00963625" w:rsidRPr="00530C83" w:rsidRDefault="00B35828" w:rsidP="00963625">
      <w:r w:rsidRPr="00530C83">
        <w:t>T</w:t>
      </w:r>
      <w:r w:rsidR="00963625" w:rsidRPr="00530C83">
        <w:t>he evidence</w:t>
      </w:r>
      <w:r w:rsidR="00605706" w:rsidRPr="00530C83">
        <w:t xml:space="preserve"> from the </w:t>
      </w:r>
      <w:r w:rsidR="00196974" w:rsidRPr="00530C83">
        <w:t>vote-count</w:t>
      </w:r>
      <w:r w:rsidR="00963625" w:rsidRPr="00530C83">
        <w:t xml:space="preserve"> </w:t>
      </w:r>
      <w:r w:rsidR="00605706" w:rsidRPr="00530C83">
        <w:t xml:space="preserve">is consistent with the </w:t>
      </w:r>
      <w:r w:rsidR="00963625" w:rsidRPr="00530C83">
        <w:t>conclusion that speeds are reduced when a DSFS is activated at the DSFS (H1)</w:t>
      </w:r>
      <w:r w:rsidRPr="00530C83">
        <w:t xml:space="preserve">, are reduced </w:t>
      </w:r>
      <w:r w:rsidR="00963625" w:rsidRPr="00530C83">
        <w:t xml:space="preserve">downstream of the DSFS </w:t>
      </w:r>
      <w:r w:rsidRPr="00530C83">
        <w:t xml:space="preserve">when the DSFS is activated </w:t>
      </w:r>
      <w:r w:rsidR="00963625" w:rsidRPr="00530C83">
        <w:t>(H2)</w:t>
      </w:r>
      <w:r w:rsidRPr="00530C83">
        <w:t>, and are reduced at the DSFS after the DSFS is activated</w:t>
      </w:r>
      <w:r w:rsidR="00963625" w:rsidRPr="00530C83">
        <w:t xml:space="preserve">.  As just one example, consider the effect of the activation of the DSFS on the speed at the DSFS (H1).  We found </w:t>
      </w:r>
      <w:r w:rsidRPr="00530C83">
        <w:t xml:space="preserve">133 </w:t>
      </w:r>
      <w:r w:rsidR="00963625" w:rsidRPr="00530C83">
        <w:t>sites where a statistically significant redu</w:t>
      </w:r>
      <w:r w:rsidR="003844A5" w:rsidRPr="00530C83">
        <w:t>ction in speed was recorded, eight</w:t>
      </w:r>
      <w:r w:rsidR="00963625" w:rsidRPr="00530C83">
        <w:t xml:space="preserve"> sites where no change</w:t>
      </w:r>
      <w:r w:rsidR="00605706" w:rsidRPr="00530C83">
        <w:t xml:space="preserve"> in speed</w:t>
      </w:r>
      <w:r w:rsidR="00963625" w:rsidRPr="00530C83">
        <w:t xml:space="preserve"> was recorded</w:t>
      </w:r>
      <w:r w:rsidR="00605706" w:rsidRPr="00530C83">
        <w:t xml:space="preserve">, and </w:t>
      </w:r>
      <w:r w:rsidR="003844A5" w:rsidRPr="00530C83">
        <w:t>four</w:t>
      </w:r>
      <w:r w:rsidR="00605706" w:rsidRPr="00530C83">
        <w:t xml:space="preserve"> sites where a</w:t>
      </w:r>
      <w:r w:rsidR="004026F7" w:rsidRPr="00530C83">
        <w:t xml:space="preserve"> statistically significant</w:t>
      </w:r>
      <w:r w:rsidR="00605706" w:rsidRPr="00530C83">
        <w:t xml:space="preserve"> increase in speed was recorded</w:t>
      </w:r>
      <w:r w:rsidR="00963625" w:rsidRPr="00530C83">
        <w:t xml:space="preserve">.  </w:t>
      </w:r>
    </w:p>
    <w:p w14:paraId="2C3F1326" w14:textId="77777777" w:rsidR="00963625" w:rsidRPr="00530C83" w:rsidRDefault="00963625" w:rsidP="00963625"/>
    <w:p w14:paraId="0ACE56A0" w14:textId="77777777" w:rsidR="00963625" w:rsidRPr="00530C83" w:rsidRDefault="00963625" w:rsidP="00963625">
      <w:r w:rsidRPr="00530C83">
        <w:t xml:space="preserve">We begin with a discussion of how the </w:t>
      </w:r>
      <w:r w:rsidR="00196974" w:rsidRPr="00530C83">
        <w:t>vote-count</w:t>
      </w:r>
      <w:r w:rsidRPr="00530C83">
        <w:t xml:space="preserve"> was conducted and then provide that count for each of the three hypotheses and each of the dependent variables.</w:t>
      </w:r>
    </w:p>
    <w:p w14:paraId="28DDE5FC" w14:textId="77777777" w:rsidR="00963625" w:rsidRPr="00530C83" w:rsidRDefault="00196974" w:rsidP="00A82313">
      <w:pPr>
        <w:pStyle w:val="Heading4"/>
      </w:pPr>
      <w:r w:rsidRPr="00530C83">
        <w:t>Vote-count</w:t>
      </w:r>
      <w:r w:rsidR="00963625" w:rsidRPr="00530C83">
        <w:t xml:space="preserve"> Procedure</w:t>
      </w:r>
    </w:p>
    <w:p w14:paraId="63CCAE51" w14:textId="77777777" w:rsidR="00963625" w:rsidRPr="00530C83" w:rsidRDefault="00963625" w:rsidP="00963625">
      <w:r w:rsidRPr="00530C83">
        <w:t xml:space="preserve">The procedure went as follows.  Assume that a study had </w:t>
      </w:r>
      <w:r w:rsidRPr="00530C83">
        <w:rPr>
          <w:i/>
        </w:rPr>
        <w:t>n</w:t>
      </w:r>
      <w:r w:rsidRPr="00530C83">
        <w:t xml:space="preserve"> sites with one </w:t>
      </w:r>
      <w:r w:rsidR="00CE59B0" w:rsidRPr="00530C83">
        <w:t xml:space="preserve">statistical </w:t>
      </w:r>
      <w:r w:rsidRPr="00530C83">
        <w:t>evaluation at each site.  Suppose that for a particular hypothesis and particular dependent variable</w:t>
      </w:r>
      <w:r w:rsidR="00CE59B0" w:rsidRPr="00530C83">
        <w:t>,</w:t>
      </w:r>
      <w:r w:rsidRPr="00530C83">
        <w:t xml:space="preserve"> </w:t>
      </w:r>
      <w:r w:rsidR="00B35828" w:rsidRPr="00530C83">
        <w:t xml:space="preserve">the results from </w:t>
      </w:r>
      <w:r w:rsidRPr="00530C83">
        <w:rPr>
          <w:i/>
        </w:rPr>
        <w:t>m</w:t>
      </w:r>
      <w:r w:rsidRPr="00530C83">
        <w:t xml:space="preserve"> of the </w:t>
      </w:r>
      <w:r w:rsidRPr="00530C83">
        <w:rPr>
          <w:i/>
        </w:rPr>
        <w:t>n</w:t>
      </w:r>
      <w:r w:rsidRPr="00530C83">
        <w:t xml:space="preserve"> sites were consistent with a particular hypothesis, </w:t>
      </w:r>
      <w:r w:rsidRPr="00530C83">
        <w:rPr>
          <w:i/>
        </w:rPr>
        <w:t>m</w:t>
      </w:r>
      <w:r w:rsidRPr="00530C83">
        <w:t xml:space="preserve"> </w:t>
      </w:r>
      <w:r w:rsidRPr="00530C83">
        <w:rPr>
          <w:u w:val="single"/>
        </w:rPr>
        <w:t>&lt;</w:t>
      </w:r>
      <w:r w:rsidRPr="00530C83">
        <w:t xml:space="preserve"> </w:t>
      </w:r>
      <w:r w:rsidRPr="00530C83">
        <w:rPr>
          <w:i/>
        </w:rPr>
        <w:t>n</w:t>
      </w:r>
      <w:r w:rsidRPr="00530C83">
        <w:t xml:space="preserve">.  Then, </w:t>
      </w:r>
      <w:r w:rsidRPr="00530C83">
        <w:rPr>
          <w:i/>
        </w:rPr>
        <w:t>m</w:t>
      </w:r>
      <w:r w:rsidRPr="00530C83">
        <w:t xml:space="preserve"> votes were tallied as consistent with the hypothesis and </w:t>
      </w:r>
      <w:r w:rsidRPr="00530C83">
        <w:rPr>
          <w:i/>
        </w:rPr>
        <w:t>n</w:t>
      </w:r>
      <w:r w:rsidRPr="00530C83">
        <w:t> – </w:t>
      </w:r>
      <w:r w:rsidRPr="00530C83">
        <w:rPr>
          <w:i/>
        </w:rPr>
        <w:t>m</w:t>
      </w:r>
      <w:r w:rsidRPr="00530C83">
        <w:t xml:space="preserve"> votes as not consistent with the hypothesis.</w:t>
      </w:r>
      <w:r w:rsidR="00B35828" w:rsidRPr="00530C83">
        <w:t xml:space="preserve"> The </w:t>
      </w:r>
      <w:r w:rsidR="00B35828" w:rsidRPr="00530C83">
        <w:rPr>
          <w:i/>
        </w:rPr>
        <w:t>n</w:t>
      </w:r>
      <w:r w:rsidR="00B35828" w:rsidRPr="00530C83">
        <w:t> – </w:t>
      </w:r>
      <w:r w:rsidR="00B35828" w:rsidRPr="00530C83">
        <w:rPr>
          <w:i/>
        </w:rPr>
        <w:t>m</w:t>
      </w:r>
      <w:r w:rsidR="00B35828" w:rsidRPr="00530C83">
        <w:t xml:space="preserve"> were further partitioned into those that showed no change in speed and those that showed an increase in speed</w:t>
      </w:r>
      <w:r w:rsidR="00A87E73" w:rsidRPr="00530C83">
        <w:t>.</w:t>
      </w:r>
    </w:p>
    <w:p w14:paraId="3E4834FD" w14:textId="77777777" w:rsidR="00963625" w:rsidRPr="00530C83" w:rsidRDefault="00963625" w:rsidP="00963625"/>
    <w:p w14:paraId="7325A666" w14:textId="0F1C3D62" w:rsidR="00963625" w:rsidRPr="00530C83" w:rsidRDefault="00963625" w:rsidP="00963625">
      <w:r w:rsidRPr="00530C83">
        <w:t xml:space="preserve">Consider a single </w:t>
      </w:r>
      <w:ins w:id="52" w:author="USDOT_User" w:date="2017-04-06T08:35:00Z">
        <w:r w:rsidR="00931578">
          <w:t xml:space="preserve">hypothetical </w:t>
        </w:r>
      </w:ins>
      <w:r w:rsidRPr="00530C83">
        <w:t>study. Suppose that the mean speed was measured at the DSFS before activation and then again at the DSFS during activation (H1B,</w:t>
      </w:r>
      <w:r w:rsidR="00F02D0D" w:rsidRPr="00530C83">
        <w:t xml:space="preserve"> a particular variation of</w:t>
      </w:r>
      <w:r w:rsidRPr="00530C83">
        <w:t xml:space="preserve"> the DSFS activation hypothesis).  Suppose that there were 12 sites.  Suppose that significant reductions in speed were recorded at 9 of the 12 sites</w:t>
      </w:r>
      <w:r w:rsidR="00435267" w:rsidRPr="00530C83">
        <w:t xml:space="preserve">, </w:t>
      </w:r>
      <w:r w:rsidRPr="00530C83">
        <w:t>no significance change in speed</w:t>
      </w:r>
      <w:r w:rsidR="00CE59B0" w:rsidRPr="00530C83">
        <w:t>s</w:t>
      </w:r>
      <w:r w:rsidRPr="00530C83">
        <w:t xml:space="preserve"> </w:t>
      </w:r>
      <w:r w:rsidR="00CE59B0" w:rsidRPr="00530C83">
        <w:t>were</w:t>
      </w:r>
      <w:r w:rsidRPr="00530C83">
        <w:t xml:space="preserve"> recorded at </w:t>
      </w:r>
      <w:r w:rsidR="00435267" w:rsidRPr="00530C83">
        <w:t xml:space="preserve">two of </w:t>
      </w:r>
      <w:r w:rsidRPr="00530C83">
        <w:t xml:space="preserve">the </w:t>
      </w:r>
      <w:del w:id="53" w:author="USDOT_User" w:date="2017-04-06T08:35:00Z">
        <w:r w:rsidR="00F02D0D" w:rsidRPr="00530C83" w:rsidDel="00931578">
          <w:delText>two</w:delText>
        </w:r>
        <w:r w:rsidRPr="00530C83" w:rsidDel="00931578">
          <w:delText xml:space="preserve"> </w:delText>
        </w:r>
      </w:del>
      <w:r w:rsidRPr="00530C83">
        <w:t>sites</w:t>
      </w:r>
      <w:r w:rsidR="00435267" w:rsidRPr="00530C83">
        <w:t>,</w:t>
      </w:r>
      <w:r w:rsidR="00F02D0D" w:rsidRPr="00530C83">
        <w:t xml:space="preserve"> and an increase </w:t>
      </w:r>
      <w:r w:rsidR="00435267" w:rsidRPr="00530C83">
        <w:t xml:space="preserve">in speed </w:t>
      </w:r>
      <w:r w:rsidR="00F02D0D" w:rsidRPr="00530C83">
        <w:t>was recorded at one site</w:t>
      </w:r>
      <w:r w:rsidRPr="00530C83">
        <w:t>.  Then, Volpe would add nine votes as supporting the DSFS activation hypothesis</w:t>
      </w:r>
      <w:r w:rsidR="00435267" w:rsidRPr="00530C83">
        <w:t xml:space="preserve"> (a reduction in speed at the DSFS when it is activated),</w:t>
      </w:r>
      <w:r w:rsidRPr="00530C83">
        <w:t xml:space="preserve"> </w:t>
      </w:r>
      <w:r w:rsidR="00F02D0D" w:rsidRPr="00530C83">
        <w:t>two votes as showing no change in speed</w:t>
      </w:r>
      <w:r w:rsidR="00435267" w:rsidRPr="00530C83">
        <w:t>,</w:t>
      </w:r>
      <w:r w:rsidR="00F02D0D" w:rsidRPr="00530C83">
        <w:t xml:space="preserve"> and one vote as showing an increase in speed.</w:t>
      </w:r>
    </w:p>
    <w:p w14:paraId="066D84C1" w14:textId="77777777" w:rsidR="00247425" w:rsidRPr="00530C83" w:rsidRDefault="00247425" w:rsidP="00963625"/>
    <w:p w14:paraId="328A9098" w14:textId="77777777" w:rsidR="00247425" w:rsidRPr="00530C83" w:rsidRDefault="00A87E73" w:rsidP="00963625">
      <w:r w:rsidRPr="00530C83">
        <w:t xml:space="preserve">In the unusual case that </w:t>
      </w:r>
      <w:r w:rsidR="00247425" w:rsidRPr="00530C83">
        <w:t>several vehicl</w:t>
      </w:r>
      <w:r w:rsidRPr="00530C83">
        <w:t>e classes were measured at one si</w:t>
      </w:r>
      <w:r w:rsidR="00247425" w:rsidRPr="00530C83">
        <w:t>t</w:t>
      </w:r>
      <w:r w:rsidRPr="00530C83">
        <w:t>e</w:t>
      </w:r>
      <w:r w:rsidR="00247425" w:rsidRPr="00530C83">
        <w:t xml:space="preserve">, these were counted separately. So, for example suppose there were two sites and the speed of both trucks and cars were recorded at both sites.  Then if the speeds were reduced at the DSFS for </w:t>
      </w:r>
      <w:r w:rsidR="00C106FF" w:rsidRPr="00530C83">
        <w:t>cars and there was no change for trucks, then this would be recorded as two votes for a decrease and two votes for no change.</w:t>
      </w:r>
    </w:p>
    <w:p w14:paraId="08D9DEB4" w14:textId="77777777" w:rsidR="00963625" w:rsidRPr="00530C83" w:rsidRDefault="00963625" w:rsidP="00A82313">
      <w:pPr>
        <w:pStyle w:val="Heading4"/>
      </w:pPr>
      <w:r w:rsidRPr="00530C83">
        <w:t>H1: Activation Hypothesis</w:t>
      </w:r>
    </w:p>
    <w:p w14:paraId="14B7F087" w14:textId="77777777" w:rsidR="004055C6" w:rsidRDefault="00963625" w:rsidP="009A6E82">
      <w:r w:rsidRPr="00530C83">
        <w:t xml:space="preserve">The </w:t>
      </w:r>
      <w:r w:rsidR="00196974" w:rsidRPr="00530C83">
        <w:t>vote-count</w:t>
      </w:r>
      <w:r w:rsidRPr="00530C83">
        <w:t xml:space="preserve"> for the DSFS activation hypothesis, </w:t>
      </w:r>
      <w:r w:rsidR="00CE59B0" w:rsidRPr="00530C83">
        <w:t>aggregated across all three variations</w:t>
      </w:r>
      <w:r w:rsidRPr="00530C83">
        <w:t xml:space="preserve"> in this hypothesis</w:t>
      </w:r>
      <w:r w:rsidR="00CE59B0" w:rsidRPr="00530C83">
        <w:t xml:space="preserve"> (see </w:t>
      </w:r>
      <w:r w:rsidR="001F7F83" w:rsidRPr="00530C83">
        <w:t xml:space="preserve">Section </w:t>
      </w:r>
      <w:r w:rsidR="00CE59B0" w:rsidRPr="00530C83">
        <w:fldChar w:fldCharType="begin"/>
      </w:r>
      <w:r w:rsidR="00CE59B0" w:rsidRPr="00530C83">
        <w:instrText xml:space="preserve"> REF _Ref470256625 \r \h </w:instrText>
      </w:r>
      <w:r w:rsidR="00B30C36" w:rsidRPr="00530C83">
        <w:instrText xml:space="preserve"> \* MERGEFORMAT </w:instrText>
      </w:r>
      <w:r w:rsidR="00CE59B0" w:rsidRPr="00530C83">
        <w:fldChar w:fldCharType="separate"/>
      </w:r>
      <w:r w:rsidR="004055C6">
        <w:t>8</w:t>
      </w:r>
      <w:r w:rsidR="00CE59B0" w:rsidRPr="00530C83">
        <w:fldChar w:fldCharType="end"/>
      </w:r>
      <w:r w:rsidR="001F7F83" w:rsidRPr="00530C83">
        <w:t>)</w:t>
      </w:r>
      <w:r w:rsidRPr="00530C83">
        <w:t xml:space="preserve">, is presented in </w:t>
      </w:r>
      <w:r w:rsidRPr="00530C83">
        <w:fldChar w:fldCharType="begin"/>
      </w:r>
      <w:r w:rsidRPr="00530C83">
        <w:instrText xml:space="preserve"> REF _Ref469491576 \h </w:instrText>
      </w:r>
      <w:r w:rsidR="00B30C36" w:rsidRPr="00530C83">
        <w:instrText xml:space="preserve"> \* MERGEFORMAT </w:instrText>
      </w:r>
      <w:r w:rsidRPr="00530C83">
        <w:fldChar w:fldCharType="separate"/>
      </w:r>
    </w:p>
    <w:p w14:paraId="29415DCF" w14:textId="71520F37" w:rsidR="00963625" w:rsidRPr="00530C83" w:rsidRDefault="004055C6" w:rsidP="007B53AB">
      <w:r w:rsidRPr="00530C83">
        <w:t>Figure</w:t>
      </w:r>
      <w:r w:rsidRPr="00530C83">
        <w:rPr>
          <w:noProof/>
        </w:rPr>
        <w:t xml:space="preserve"> </w:t>
      </w:r>
      <w:r>
        <w:rPr>
          <w:noProof/>
        </w:rPr>
        <w:t>1</w:t>
      </w:r>
      <w:r w:rsidR="00963625" w:rsidRPr="00530C83">
        <w:fldChar w:fldCharType="end"/>
      </w:r>
      <w:r w:rsidR="00CE59B0" w:rsidRPr="00530C83">
        <w:t xml:space="preserve"> separately for the mean speed, the 85</w:t>
      </w:r>
      <w:r w:rsidR="00CE59B0" w:rsidRPr="00530C83">
        <w:rPr>
          <w:vertAlign w:val="superscript"/>
        </w:rPr>
        <w:t>th</w:t>
      </w:r>
      <w:r w:rsidR="00CE59B0" w:rsidRPr="00530C83">
        <w:t xml:space="preserve"> percentile speed, and the percentage of drivers over the speed </w:t>
      </w:r>
      <w:r w:rsidR="00E33760" w:rsidRPr="00530C83">
        <w:t>limit.</w:t>
      </w:r>
      <w:r w:rsidR="00297F63" w:rsidRPr="00530C83">
        <w:t xml:space="preserve">  </w:t>
      </w:r>
      <w:r w:rsidR="00100434" w:rsidRPr="00530C83">
        <w:t>As already noted above, o</w:t>
      </w:r>
      <w:r w:rsidR="00297F63" w:rsidRPr="00530C83">
        <w:t xml:space="preserve">ut of 145 separate statistical evaluations of the decrease in speed at the DSFS, fully 133 showed a significant decrease, </w:t>
      </w:r>
      <w:r w:rsidR="00A63A5C" w:rsidRPr="00530C83">
        <w:t>eight</w:t>
      </w:r>
      <w:r w:rsidR="00297F63" w:rsidRPr="00530C83">
        <w:t xml:space="preserve"> showed no change, and </w:t>
      </w:r>
      <w:r w:rsidR="00A63A5C" w:rsidRPr="00530C83">
        <w:t>four</w:t>
      </w:r>
      <w:r w:rsidR="00297F63" w:rsidRPr="00530C83">
        <w:t xml:space="preserve"> showed an actual increase.  In the </w:t>
      </w:r>
      <w:r w:rsidR="00100434" w:rsidRPr="00530C83">
        <w:t>break out of the vote-count by safety focus</w:t>
      </w:r>
      <w:r w:rsidR="00297F63" w:rsidRPr="00530C83">
        <w:t xml:space="preserve"> we </w:t>
      </w:r>
      <w:r w:rsidR="00C50222" w:rsidRPr="00530C83">
        <w:t>discuss</w:t>
      </w:r>
      <w:r w:rsidR="00A63A5C" w:rsidRPr="00530C83">
        <w:t xml:space="preserve"> </w:t>
      </w:r>
      <w:r w:rsidR="00C50222" w:rsidRPr="00530C83">
        <w:t xml:space="preserve">factors potentially leading to </w:t>
      </w:r>
      <w:r w:rsidR="00297F63" w:rsidRPr="00530C83">
        <w:t>no change or an actual increase</w:t>
      </w:r>
      <w:r w:rsidR="00100434" w:rsidRPr="00530C83">
        <w:t xml:space="preserve"> </w:t>
      </w:r>
      <w:r w:rsidR="00C50222" w:rsidRPr="00530C83">
        <w:t>in speed for</w:t>
      </w:r>
      <w:r w:rsidR="00100434" w:rsidRPr="00530C83">
        <w:t xml:space="preserve"> </w:t>
      </w:r>
      <w:r w:rsidR="00C50222" w:rsidRPr="00530C83">
        <w:t xml:space="preserve">each </w:t>
      </w:r>
      <w:r w:rsidR="00100434" w:rsidRPr="00530C83">
        <w:t>safety focus</w:t>
      </w:r>
      <w:r w:rsidR="00297F63" w:rsidRPr="00530C83">
        <w:t>.  Here we simply note that the overwhelming majority of studies, 92%, were consistent with the hypothesis that the speed would decrease at the DSFS.  Although there were fewer analyses of changes in the 85</w:t>
      </w:r>
      <w:r w:rsidR="00297F63" w:rsidRPr="00530C83">
        <w:rPr>
          <w:vertAlign w:val="superscript"/>
        </w:rPr>
        <w:t>th</w:t>
      </w:r>
      <w:r w:rsidR="00297F63" w:rsidRPr="00530C83">
        <w:t xml:space="preserve"> percentile speed and changes in the percentage of drivers traveling over the speed limit, in both cases the number of studies consistent with the hypothesis </w:t>
      </w:r>
      <w:r w:rsidR="00297F63" w:rsidRPr="00530C83">
        <w:lastRenderedPageBreak/>
        <w:t>that there would be a reduction in the 85</w:t>
      </w:r>
      <w:r w:rsidR="00297F63" w:rsidRPr="00530C83">
        <w:rPr>
          <w:vertAlign w:val="superscript"/>
        </w:rPr>
        <w:t>th</w:t>
      </w:r>
      <w:r w:rsidR="00297F63" w:rsidRPr="00530C83">
        <w:t xml:space="preserve"> percentile speed and the percentage of drivers traveling over the speed limit was clearly much </w:t>
      </w:r>
      <w:r w:rsidR="00BB3EF6" w:rsidRPr="00530C83">
        <w:t xml:space="preserve">larger </w:t>
      </w:r>
      <w:r w:rsidR="00297F63" w:rsidRPr="00530C83">
        <w:t>than the alternative hypothesis.  With respect to reductions in the 85</w:t>
      </w:r>
      <w:r w:rsidR="00297F63" w:rsidRPr="00530C83">
        <w:rPr>
          <w:vertAlign w:val="superscript"/>
        </w:rPr>
        <w:t>th</w:t>
      </w:r>
      <w:r w:rsidR="00297F63" w:rsidRPr="00530C83">
        <w:t xml:space="preserve"> percentile speed, fully 116 of the 121 separate statistical analyses showed a significant reduction (95.9%).  And with respect to reductions in the percentage of drivers traveling over the speed limit, 61 of the 65 statistical analyses showed a significant reduction in this percentage (93.8%).</w:t>
      </w:r>
    </w:p>
    <w:p w14:paraId="4A84B57D" w14:textId="77777777" w:rsidR="009A6E82" w:rsidRDefault="008E3FAC" w:rsidP="009A6E82">
      <w:r w:rsidRPr="00530C83">
        <w:rPr>
          <w:noProof/>
        </w:rPr>
        <w:drawing>
          <wp:anchor distT="0" distB="0" distL="114300" distR="114300" simplePos="0" relativeHeight="251658240" behindDoc="0" locked="0" layoutInCell="1" allowOverlap="1" wp14:anchorId="160B5189" wp14:editId="0B248206">
            <wp:simplePos x="0" y="0"/>
            <wp:positionH relativeFrom="margin">
              <wp:align>left</wp:align>
            </wp:positionH>
            <wp:positionV relativeFrom="paragraph">
              <wp:posOffset>243840</wp:posOffset>
            </wp:positionV>
            <wp:extent cx="5760720" cy="2715768"/>
            <wp:effectExtent l="0" t="0" r="11430" b="8890"/>
            <wp:wrapTopAndBottom/>
            <wp:docPr id="1" name="Chart 1">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bookmarkStart w:id="54" w:name="_Ref469491576"/>
    </w:p>
    <w:p w14:paraId="35FF2FE3" w14:textId="60335BA4" w:rsidR="00963625" w:rsidRPr="00530C83" w:rsidRDefault="00963625" w:rsidP="009A6E82">
      <w:pPr>
        <w:pStyle w:val="Caption"/>
      </w:pPr>
      <w:r w:rsidRPr="00530C83">
        <w:t xml:space="preserve">Figure </w:t>
      </w:r>
      <w:fldSimple w:instr=" SEQ Figure \* ARABIC ">
        <w:r w:rsidR="004055C6">
          <w:rPr>
            <w:noProof/>
          </w:rPr>
          <w:t>1</w:t>
        </w:r>
      </w:fldSimple>
      <w:bookmarkEnd w:id="54"/>
      <w:r w:rsidRPr="00530C83">
        <w:t>. H1: Activation Hypothesis</w:t>
      </w:r>
    </w:p>
    <w:p w14:paraId="19DCF1E8" w14:textId="77777777" w:rsidR="00963625" w:rsidRPr="00530C83" w:rsidRDefault="00963625" w:rsidP="00A82313">
      <w:pPr>
        <w:pStyle w:val="Heading4"/>
      </w:pPr>
      <w:r w:rsidRPr="00530C83">
        <w:t>H2: Downstream Activation Hypothesis</w:t>
      </w:r>
    </w:p>
    <w:p w14:paraId="34B536F7" w14:textId="77777777" w:rsidR="009A6E82" w:rsidRDefault="00BB3EF6" w:rsidP="009A6E82">
      <w:r w:rsidRPr="00530C83">
        <w:t>The change in speed downstream of the DSFS while the DSFS is activated can be measured with respect to the speed upstream</w:t>
      </w:r>
      <w:r w:rsidR="00086DEB" w:rsidRPr="00530C83">
        <w:t xml:space="preserve"> of the DSFS or the speed at the DSFS.   </w:t>
      </w:r>
      <w:r w:rsidR="008C6160" w:rsidRPr="00530C83">
        <w:t xml:space="preserve">The </w:t>
      </w:r>
      <w:r w:rsidR="00196974" w:rsidRPr="00530C83">
        <w:t>vote-count</w:t>
      </w:r>
      <w:r w:rsidR="008C6160" w:rsidRPr="00530C83">
        <w:t xml:space="preserve"> for the downstream activation hypothesis (H2)</w:t>
      </w:r>
      <w:r w:rsidR="00086DEB" w:rsidRPr="00530C83">
        <w:t xml:space="preserve"> </w:t>
      </w:r>
      <w:r w:rsidR="00C50222" w:rsidRPr="00530C83">
        <w:t>is based on</w:t>
      </w:r>
      <w:r w:rsidR="00086DEB" w:rsidRPr="00530C83">
        <w:t xml:space="preserve"> the upstream speed as the </w:t>
      </w:r>
      <w:r w:rsidR="00C50222" w:rsidRPr="00530C83">
        <w:t xml:space="preserve">reference </w:t>
      </w:r>
      <w:r w:rsidR="001F7F83" w:rsidRPr="00530C83">
        <w:t>(</w:t>
      </w:r>
      <w:r w:rsidR="00A40EAA" w:rsidRPr="00530C83">
        <w:t xml:space="preserve">H2A, H2B and H2C; see Section </w:t>
      </w:r>
      <w:r w:rsidR="00A40EAA" w:rsidRPr="00530C83">
        <w:fldChar w:fldCharType="begin"/>
      </w:r>
      <w:r w:rsidR="00A40EAA" w:rsidRPr="00530C83">
        <w:instrText xml:space="preserve"> REF _Ref470274817 \r \h </w:instrText>
      </w:r>
      <w:r w:rsidR="00B30C36" w:rsidRPr="00530C83">
        <w:instrText xml:space="preserve"> \* MERGEFORMAT </w:instrText>
      </w:r>
      <w:r w:rsidR="00A40EAA" w:rsidRPr="00530C83">
        <w:fldChar w:fldCharType="separate"/>
      </w:r>
      <w:r w:rsidR="004055C6">
        <w:t>8.2</w:t>
      </w:r>
      <w:r w:rsidR="00A40EAA" w:rsidRPr="00530C83">
        <w:fldChar w:fldCharType="end"/>
      </w:r>
      <w:r w:rsidR="001F7F83" w:rsidRPr="00530C83">
        <w:t>)</w:t>
      </w:r>
      <w:r w:rsidR="008C6160" w:rsidRPr="00530C83">
        <w:t xml:space="preserve"> </w:t>
      </w:r>
      <w:r w:rsidR="00086DEB" w:rsidRPr="00530C83">
        <w:t xml:space="preserve">and </w:t>
      </w:r>
      <w:r w:rsidR="008C6160" w:rsidRPr="00530C83">
        <w:t xml:space="preserve">is presented in </w:t>
      </w:r>
      <w:r w:rsidR="008C6160" w:rsidRPr="00530C83">
        <w:fldChar w:fldCharType="begin"/>
      </w:r>
      <w:r w:rsidR="008C6160" w:rsidRPr="00530C83">
        <w:instrText xml:space="preserve"> REF _Ref470196723 \h </w:instrText>
      </w:r>
      <w:r w:rsidR="00B30C36" w:rsidRPr="00530C83">
        <w:instrText xml:space="preserve"> \* MERGEFORMAT </w:instrText>
      </w:r>
      <w:r w:rsidR="008C6160" w:rsidRPr="00530C83">
        <w:fldChar w:fldCharType="separate"/>
      </w:r>
      <w:r w:rsidR="004055C6" w:rsidRPr="00BC1456">
        <w:t xml:space="preserve">Figure </w:t>
      </w:r>
      <w:r w:rsidR="004055C6">
        <w:rPr>
          <w:noProof/>
        </w:rPr>
        <w:t>2</w:t>
      </w:r>
      <w:r w:rsidR="008C6160" w:rsidRPr="00530C83">
        <w:fldChar w:fldCharType="end"/>
      </w:r>
      <w:r w:rsidR="000F79E5" w:rsidRPr="00530C83">
        <w:t xml:space="preserve">. </w:t>
      </w:r>
      <w:r w:rsidR="00C50222" w:rsidRPr="00530C83">
        <w:t>Over two-thirds</w:t>
      </w:r>
      <w:r w:rsidR="008C6160" w:rsidRPr="00530C83">
        <w:t xml:space="preserve"> (</w:t>
      </w:r>
      <w:r w:rsidR="001F7F83" w:rsidRPr="00530C83">
        <w:t>68</w:t>
      </w:r>
      <w:r w:rsidR="008C6160" w:rsidRPr="00530C83">
        <w:t xml:space="preserve">.2%) </w:t>
      </w:r>
      <w:r w:rsidR="00C50222" w:rsidRPr="00530C83">
        <w:t xml:space="preserve">of the studies </w:t>
      </w:r>
      <w:r w:rsidR="008C6160" w:rsidRPr="00530C83">
        <w:t xml:space="preserve">are consistent with the hypothesis that there would be a reduction in the mean speed downstream of the DSFS during the activation of the DSFS </w:t>
      </w:r>
      <w:r w:rsidRPr="00530C83">
        <w:t>(H2)</w:t>
      </w:r>
      <w:r w:rsidR="00C50222" w:rsidRPr="00530C83">
        <w:t>. Compared to changes in speed adjacent to the DSFS (H1), this represents</w:t>
      </w:r>
      <w:r w:rsidRPr="00530C83">
        <w:t xml:space="preserve"> </w:t>
      </w:r>
      <w:r w:rsidR="00C50222" w:rsidRPr="00530C83">
        <w:t xml:space="preserve">a </w:t>
      </w:r>
      <w:r w:rsidR="008C6160" w:rsidRPr="00530C83">
        <w:t>smaller percentage of studies.  However, the percentage of studies consistent with the hypothesis that there would be a reduction in the 85</w:t>
      </w:r>
      <w:r w:rsidR="008C6160" w:rsidRPr="00530C83">
        <w:rPr>
          <w:vertAlign w:val="superscript"/>
        </w:rPr>
        <w:t>th</w:t>
      </w:r>
      <w:r w:rsidR="008C6160" w:rsidRPr="00530C83">
        <w:t xml:space="preserve"> percentile speed at the downstream location when the DSFS was activated (92.1%) and that there would be a reduction in the percentage of drivers traveling over the speed limit (88.3%) </w:t>
      </w:r>
      <w:r w:rsidR="00C50222" w:rsidRPr="00530C83">
        <w:t xml:space="preserve">both </w:t>
      </w:r>
      <w:r w:rsidR="008C6160" w:rsidRPr="00530C83">
        <w:t>remained high.</w:t>
      </w:r>
    </w:p>
    <w:p w14:paraId="19AF63C0" w14:textId="270A7414" w:rsidR="00963625" w:rsidRPr="00BC1456" w:rsidRDefault="00F13B24" w:rsidP="009A6E82">
      <w:pPr>
        <w:pStyle w:val="Caption"/>
      </w:pPr>
      <w:r w:rsidRPr="00BC1456">
        <w:rPr>
          <w:noProof/>
        </w:rPr>
        <w:lastRenderedPageBreak/>
        <w:drawing>
          <wp:anchor distT="0" distB="0" distL="114300" distR="114300" simplePos="0" relativeHeight="251737088" behindDoc="0" locked="0" layoutInCell="1" allowOverlap="1" wp14:anchorId="4E23BC23" wp14:editId="14B48743">
            <wp:simplePos x="0" y="0"/>
            <wp:positionH relativeFrom="margin">
              <wp:align>left</wp:align>
            </wp:positionH>
            <wp:positionV relativeFrom="paragraph">
              <wp:posOffset>0</wp:posOffset>
            </wp:positionV>
            <wp:extent cx="5760720" cy="2933065"/>
            <wp:effectExtent l="0" t="0" r="11430" b="635"/>
            <wp:wrapTopAndBottom/>
            <wp:docPr id="21" name="Chart 21">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9D39E5E-1118-49C6-A036-0EF8FE68CB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bookmarkStart w:id="55" w:name="_Ref470196723"/>
      <w:r w:rsidR="00963625" w:rsidRPr="00BC1456">
        <w:t xml:space="preserve">Figure </w:t>
      </w:r>
      <w:fldSimple w:instr=" SEQ Figure \* ARABIC ">
        <w:r w:rsidR="004055C6">
          <w:rPr>
            <w:noProof/>
          </w:rPr>
          <w:t>2</w:t>
        </w:r>
      </w:fldSimple>
      <w:bookmarkEnd w:id="55"/>
      <w:r w:rsidR="00963625" w:rsidRPr="00BC1456">
        <w:t>. H2: Downstream Activation Hypothesis</w:t>
      </w:r>
    </w:p>
    <w:p w14:paraId="78926C54" w14:textId="77777777" w:rsidR="00071DC0" w:rsidRPr="00530C83" w:rsidRDefault="00963625" w:rsidP="00A82313">
      <w:pPr>
        <w:pStyle w:val="Heading4"/>
      </w:pPr>
      <w:r w:rsidRPr="00530C83">
        <w:t>H3: Deactivation Hypothesis</w:t>
      </w:r>
    </w:p>
    <w:p w14:paraId="2452B978" w14:textId="23335B56" w:rsidR="00F66022" w:rsidRPr="00530C83" w:rsidRDefault="00F66022" w:rsidP="000A7039">
      <w:r w:rsidRPr="00530C83">
        <w:t xml:space="preserve">There were many fewer studies which reported information relevant to the deactivation hypothesis.  The change in speed at the DSFS after deactivation can be measured relative to the </w:t>
      </w:r>
      <w:r w:rsidR="00183D99" w:rsidRPr="00530C83">
        <w:t>DSFS</w:t>
      </w:r>
      <w:r w:rsidRPr="00530C83">
        <w:t xml:space="preserve"> sensor</w:t>
      </w:r>
      <w:r w:rsidR="00183D99" w:rsidRPr="00530C83">
        <w:t xml:space="preserve"> before </w:t>
      </w:r>
      <w:r w:rsidRPr="00530C83">
        <w:t xml:space="preserve">activation or relative to the DSFS during activation.  The results below are for the studies that measured the </w:t>
      </w:r>
      <w:r w:rsidR="00183D99" w:rsidRPr="00530C83">
        <w:t>speed at the DSFS after deactivation relative to the speed at the DSFS sensor before activation</w:t>
      </w:r>
      <w:r w:rsidR="00A40EAA" w:rsidRPr="00530C83">
        <w:t xml:space="preserve"> (</w:t>
      </w:r>
      <w:r w:rsidR="00223A91" w:rsidRPr="00530C83">
        <w:t xml:space="preserve">H3A, </w:t>
      </w:r>
      <w:r w:rsidR="00A40EAA" w:rsidRPr="00530C83">
        <w:t>H3B</w:t>
      </w:r>
      <w:r w:rsidR="00223A91" w:rsidRPr="00530C83">
        <w:t>, H3C</w:t>
      </w:r>
      <w:r w:rsidR="00A40EAA" w:rsidRPr="00530C83">
        <w:t xml:space="preserve">; see Section </w:t>
      </w:r>
      <w:r w:rsidR="00A40EAA" w:rsidRPr="00530C83">
        <w:fldChar w:fldCharType="begin"/>
      </w:r>
      <w:r w:rsidR="00A40EAA" w:rsidRPr="00530C83">
        <w:instrText xml:space="preserve"> REF _Ref470274963 \r \h </w:instrText>
      </w:r>
      <w:r w:rsidR="00B30C36" w:rsidRPr="00530C83">
        <w:instrText xml:space="preserve"> \* MERGEFORMAT </w:instrText>
      </w:r>
      <w:r w:rsidR="00A40EAA" w:rsidRPr="00530C83">
        <w:fldChar w:fldCharType="separate"/>
      </w:r>
      <w:r w:rsidR="004055C6">
        <w:t>8.3</w:t>
      </w:r>
      <w:r w:rsidR="00A40EAA" w:rsidRPr="00530C83">
        <w:fldChar w:fldCharType="end"/>
      </w:r>
      <w:r w:rsidR="00A40EAA" w:rsidRPr="00530C83">
        <w:t>)</w:t>
      </w:r>
      <w:r w:rsidR="00183D99" w:rsidRPr="00530C83">
        <w:t>.  Here one would expect a decrease if ther</w:t>
      </w:r>
      <w:r w:rsidR="00026ED0" w:rsidRPr="00530C83">
        <w:t>e was some continuing effect of the activation of the DSFS on the speed of the drivers.</w:t>
      </w:r>
    </w:p>
    <w:p w14:paraId="14A1FA40" w14:textId="77777777" w:rsidR="00BB62D1" w:rsidRPr="00530C83" w:rsidRDefault="00BB62D1" w:rsidP="00071DC0"/>
    <w:p w14:paraId="3F56C916" w14:textId="4871B878" w:rsidR="00BB62D1" w:rsidRPr="00530C83" w:rsidRDefault="00A322CC" w:rsidP="00BC1456">
      <w:pPr>
        <w:pStyle w:val="Caption"/>
      </w:pPr>
      <w:r w:rsidRPr="00530C83">
        <w:rPr>
          <w:noProof/>
        </w:rPr>
        <w:drawing>
          <wp:anchor distT="0" distB="0" distL="114300" distR="114300" simplePos="0" relativeHeight="251662336" behindDoc="0" locked="0" layoutInCell="1" allowOverlap="1" wp14:anchorId="73F25EF8" wp14:editId="3A13B14E">
            <wp:simplePos x="0" y="0"/>
            <wp:positionH relativeFrom="margin">
              <wp:align>center</wp:align>
            </wp:positionH>
            <wp:positionV relativeFrom="paragraph">
              <wp:posOffset>120459</wp:posOffset>
            </wp:positionV>
            <wp:extent cx="4903470" cy="2453640"/>
            <wp:effectExtent l="0" t="0" r="11430" b="3810"/>
            <wp:wrapTopAndBottom/>
            <wp:docPr id="8" name="Chart 8">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9E950AF0-723F-44A5-A722-8C04D6E320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bookmarkStart w:id="56" w:name="_Ref472365476"/>
      <w:r w:rsidR="00BB62D1" w:rsidRPr="00530C83">
        <w:t xml:space="preserve">Figure </w:t>
      </w:r>
      <w:fldSimple w:instr=" SEQ Figure \* ARABIC ">
        <w:r w:rsidR="004055C6">
          <w:rPr>
            <w:noProof/>
          </w:rPr>
          <w:t>3</w:t>
        </w:r>
      </w:fldSimple>
      <w:bookmarkEnd w:id="56"/>
      <w:r w:rsidR="00BB62D1" w:rsidRPr="00530C83">
        <w:t xml:space="preserve">.  H3: Deactivation </w:t>
      </w:r>
      <w:commentRangeStart w:id="57"/>
      <w:r w:rsidR="00BB62D1" w:rsidRPr="00530C83">
        <w:t>Hypothesis</w:t>
      </w:r>
      <w:commentRangeEnd w:id="57"/>
      <w:r w:rsidR="00931578">
        <w:rPr>
          <w:rStyle w:val="CommentReference"/>
          <w:b w:val="0"/>
          <w:iCs w:val="0"/>
          <w:color w:val="auto"/>
        </w:rPr>
        <w:commentReference w:id="57"/>
      </w:r>
    </w:p>
    <w:p w14:paraId="7F6D371E" w14:textId="77777777" w:rsidR="00C2227F" w:rsidRPr="00530C83" w:rsidRDefault="00C2227F" w:rsidP="00A82313">
      <w:pPr>
        <w:pStyle w:val="Heading4"/>
      </w:pPr>
      <w:r w:rsidRPr="00530C83">
        <w:lastRenderedPageBreak/>
        <w:t>Limitations</w:t>
      </w:r>
    </w:p>
    <w:p w14:paraId="1BE869D8" w14:textId="77777777" w:rsidR="00C2227F" w:rsidRPr="00530C83" w:rsidRDefault="00C46EB4" w:rsidP="000A7039">
      <w:r w:rsidRPr="00530C83">
        <w:t xml:space="preserve">The reader should be aware that there are clear limitations to using a </w:t>
      </w:r>
      <w:r w:rsidR="00196974" w:rsidRPr="00530C83">
        <w:t>vote-count</w:t>
      </w:r>
      <w:r w:rsidRPr="00530C83">
        <w:t xml:space="preserve"> to determining the relative support for or against a particular hypothesis </w:t>
      </w:r>
      <w:sdt>
        <w:sdtPr>
          <w:id w:val="2027668933"/>
          <w:citation/>
        </w:sdtPr>
        <w:sdtContent>
          <w:r w:rsidRPr="00530C83">
            <w:fldChar w:fldCharType="begin"/>
          </w:r>
          <w:r w:rsidRPr="00530C83">
            <w:instrText xml:space="preserve"> CITATION Kor16 \l 1033 </w:instrText>
          </w:r>
          <w:r w:rsidRPr="00530C83">
            <w:fldChar w:fldCharType="separate"/>
          </w:r>
          <w:r w:rsidR="00744E8A" w:rsidRPr="00530C83">
            <w:rPr>
              <w:noProof/>
            </w:rPr>
            <w:t>(Koricheva &amp; Gurevitch, 2016)</w:t>
          </w:r>
          <w:r w:rsidRPr="00530C83">
            <w:fldChar w:fldCharType="end"/>
          </w:r>
        </w:sdtContent>
      </w:sdt>
      <w:r w:rsidRPr="00530C83">
        <w:t xml:space="preserve">.  Among other things, the </w:t>
      </w:r>
      <w:r w:rsidR="00196974" w:rsidRPr="00530C83">
        <w:t>vote-count</w:t>
      </w:r>
      <w:r w:rsidRPr="00530C83">
        <w:t xml:space="preserve"> does not weight the studies by the number of observations</w:t>
      </w:r>
      <w:r w:rsidR="00C50222" w:rsidRPr="00530C83">
        <w:t>, measure the size of the effect, or show the variability around that effect size.</w:t>
      </w:r>
      <w:r w:rsidRPr="00530C83">
        <w:t xml:space="preserve">  This information is contained in the final technical report in the section describing the meta-analysis</w:t>
      </w:r>
      <w:r w:rsidR="00022F40" w:rsidRPr="00530C83">
        <w:t xml:space="preserve"> as well as in a separate report to be published as a meta-analysis</w:t>
      </w:r>
      <w:r w:rsidRPr="00530C83">
        <w:t>.</w:t>
      </w:r>
    </w:p>
    <w:p w14:paraId="3E314555" w14:textId="77777777" w:rsidR="00071DC0" w:rsidRPr="00530C83" w:rsidRDefault="00071DC0" w:rsidP="004055C6">
      <w:pPr>
        <w:pStyle w:val="Heading2"/>
      </w:pPr>
      <w:bookmarkStart w:id="58" w:name="_Ref470256625"/>
      <w:bookmarkStart w:id="59" w:name="_Toc478394857"/>
      <w:bookmarkStart w:id="60" w:name="_Toc355422701"/>
      <w:r w:rsidRPr="00530C83">
        <w:t>Hypotheses</w:t>
      </w:r>
      <w:bookmarkEnd w:id="58"/>
      <w:bookmarkEnd w:id="59"/>
      <w:bookmarkEnd w:id="60"/>
    </w:p>
    <w:p w14:paraId="033D9AC2" w14:textId="0046A405" w:rsidR="0053725F" w:rsidRPr="00530C83" w:rsidRDefault="0053725F" w:rsidP="0053725F">
      <w:r w:rsidRPr="00530C83">
        <w:t xml:space="preserve">As noted above in Section </w:t>
      </w:r>
      <w:r w:rsidRPr="00530C83">
        <w:fldChar w:fldCharType="begin"/>
      </w:r>
      <w:r w:rsidRPr="00530C83">
        <w:instrText xml:space="preserve"> REF _Ref470254285 \r \h </w:instrText>
      </w:r>
      <w:r w:rsidR="00B30C36" w:rsidRPr="00530C83">
        <w:instrText xml:space="preserve"> \* MERGEFORMAT </w:instrText>
      </w:r>
      <w:r w:rsidRPr="00530C83">
        <w:fldChar w:fldCharType="separate"/>
      </w:r>
      <w:r w:rsidR="004055C6">
        <w:t>7.1</w:t>
      </w:r>
      <w:r w:rsidRPr="00530C83">
        <w:fldChar w:fldCharType="end"/>
      </w:r>
      <w:r w:rsidRPr="00530C83">
        <w:t xml:space="preserve">, there are three general hypotheses.  It is worth repeating these general hypotheses at the start of this section.  Briefly, the DSFS activation hypothesis (H1) is used to evaluate the following question:  At the location of the DSFS are speeds changed after the DSFS is activated?  The DSFS downstream activation hypothesis (H2) answers the following question: </w:t>
      </w:r>
      <w:r w:rsidR="00C50222" w:rsidRPr="00530C83">
        <w:t>D</w:t>
      </w:r>
      <w:r w:rsidRPr="00530C83">
        <w:t xml:space="preserve">ownstream of the DSFS, are speeds changed after the DSFS is activated?  The DSFS deactivation hypothesis </w:t>
      </w:r>
      <w:ins w:id="61" w:author="USDOT_User" w:date="2017-04-06T08:37:00Z">
        <w:r w:rsidR="00931578">
          <w:t xml:space="preserve">(H3) </w:t>
        </w:r>
      </w:ins>
      <w:r w:rsidRPr="00530C83">
        <w:t xml:space="preserve">answers the question: </w:t>
      </w:r>
      <w:r w:rsidR="00C50222" w:rsidRPr="00530C83">
        <w:t xml:space="preserve">After removal of the </w:t>
      </w:r>
      <w:r w:rsidRPr="00530C83">
        <w:t xml:space="preserve">DSFS are speeds changed </w:t>
      </w:r>
      <w:r w:rsidR="001758D2" w:rsidRPr="00530C83">
        <w:t xml:space="preserve">at the DSFS </w:t>
      </w:r>
      <w:r w:rsidRPr="00530C83">
        <w:t xml:space="preserve">from what they were when the DSFS was activated? Upon further inspection, it became clear that there were three different variations of H1, five different variations of H2 and five different variations of H3.  </w:t>
      </w:r>
      <w:r w:rsidR="00C03BCC" w:rsidRPr="00530C83">
        <w:t xml:space="preserve">Use of this typology would help future researchers by standardizing the terminology, </w:t>
      </w:r>
      <w:r w:rsidR="00A63A5C" w:rsidRPr="00530C83">
        <w:t>facilitating the</w:t>
      </w:r>
      <w:r w:rsidR="00C03BCC" w:rsidRPr="00530C83">
        <w:t xml:space="preserve"> search for a study </w:t>
      </w:r>
      <w:r w:rsidR="00A63A5C" w:rsidRPr="00530C83">
        <w:t>relevant to</w:t>
      </w:r>
      <w:r w:rsidR="00C03BCC" w:rsidRPr="00530C83">
        <w:t xml:space="preserve"> a hypothesis of particular interest.</w:t>
      </w:r>
    </w:p>
    <w:p w14:paraId="6D66C5E3" w14:textId="77777777" w:rsidR="000130F9" w:rsidRPr="00530C83" w:rsidRDefault="000130F9" w:rsidP="004055C6">
      <w:pPr>
        <w:pStyle w:val="Heading3"/>
      </w:pPr>
      <w:bookmarkStart w:id="62" w:name="_Ref470274704"/>
      <w:bookmarkStart w:id="63" w:name="_Toc478394858"/>
      <w:bookmarkStart w:id="64" w:name="_Toc355422702"/>
      <w:r w:rsidRPr="00530C83">
        <w:t xml:space="preserve">Hypothesis 1: </w:t>
      </w:r>
      <w:r w:rsidR="003A090A" w:rsidRPr="00530C83">
        <w:t>Activation Effect at DSFS</w:t>
      </w:r>
      <w:bookmarkEnd w:id="62"/>
      <w:bookmarkEnd w:id="63"/>
      <w:bookmarkEnd w:id="64"/>
    </w:p>
    <w:p w14:paraId="1AC28543" w14:textId="77777777" w:rsidR="00A51290" w:rsidRPr="00530C83" w:rsidRDefault="00087263" w:rsidP="000130F9">
      <w:r w:rsidRPr="00530C83">
        <w:t>There are three different ways to determine whet</w:t>
      </w:r>
      <w:r w:rsidR="000130F9" w:rsidRPr="00530C83">
        <w:t>her there is a</w:t>
      </w:r>
      <w:r w:rsidRPr="00530C83">
        <w:t xml:space="preserve"> reduction in speed at the DSFS. </w:t>
      </w:r>
      <w:r w:rsidR="00A51290" w:rsidRPr="00530C83">
        <w:t xml:space="preserve"> These different variations are important to consider because they can lead to very different conclusions about the effectiveness of a DSFS.  One might wish it were simply a matter of answer</w:t>
      </w:r>
      <w:r w:rsidR="00981D3B" w:rsidRPr="00530C83">
        <w:t>ing</w:t>
      </w:r>
      <w:r w:rsidR="00A51290" w:rsidRPr="00530C83">
        <w:t xml:space="preserve"> the question: Is the speed reduced or is it not reduced at the DSFS when the DSFS is activated</w:t>
      </w:r>
      <w:r w:rsidR="00C50222" w:rsidRPr="00530C83">
        <w:t>?</w:t>
      </w:r>
      <w:r w:rsidR="00A51290" w:rsidRPr="00530C83">
        <w:t xml:space="preserve">  </w:t>
      </w:r>
      <w:r w:rsidR="00C50222" w:rsidRPr="00530C83">
        <w:t>However</w:t>
      </w:r>
      <w:r w:rsidR="00A51290" w:rsidRPr="00530C83">
        <w:t>, because studies often used different ways of answer</w:t>
      </w:r>
      <w:r w:rsidR="00981D3B" w:rsidRPr="00530C83">
        <w:t>ing</w:t>
      </w:r>
      <w:r w:rsidR="00A51290" w:rsidRPr="00530C83">
        <w:t xml:space="preserve"> this questio</w:t>
      </w:r>
      <w:r w:rsidR="00981D3B" w:rsidRPr="00530C83">
        <w:t>n</w:t>
      </w:r>
      <w:r w:rsidR="00A51290" w:rsidRPr="00530C83">
        <w:t>, and because the</w:t>
      </w:r>
      <w:r w:rsidR="005F6690" w:rsidRPr="00530C83">
        <w:t xml:space="preserve">re are </w:t>
      </w:r>
      <w:r w:rsidR="00A51290" w:rsidRPr="00530C83">
        <w:t>different ways of evaluating the hypothesis, it is important that the reader come to some understanding of how the different variations of the DSFS activation hypothesis are formulated.</w:t>
      </w:r>
    </w:p>
    <w:p w14:paraId="337F2632" w14:textId="77777777" w:rsidR="00A51290" w:rsidRPr="00530C83" w:rsidRDefault="00A51290" w:rsidP="000130F9"/>
    <w:p w14:paraId="2FE91140" w14:textId="77777777" w:rsidR="00087263" w:rsidRPr="00530C83" w:rsidRDefault="00087263" w:rsidP="000130F9">
      <w:r w:rsidRPr="00530C83">
        <w:t xml:space="preserve">First, </w:t>
      </w:r>
      <w:r w:rsidR="000130F9" w:rsidRPr="00530C83">
        <w:t>one can compare the speed at the DSFS during activation to the speed at the DSFS before activation</w:t>
      </w:r>
      <w:r w:rsidRPr="00530C83">
        <w:t>.  We can represent this quantitatively as the difference in the speed at the DSFS during the activation of the DSFS</w:t>
      </w:r>
      <w:r w:rsidR="00D02974" w:rsidRPr="00530C83">
        <w:t xml:space="preserve"> (</w:t>
      </w:r>
      <m:oMath>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oMath>
      <w:r w:rsidR="00D02974" w:rsidRPr="00530C83">
        <w:rPr>
          <w:rFonts w:eastAsiaTheme="minorEastAsia"/>
          <w:sz w:val="20"/>
          <w:szCs w:val="20"/>
        </w:rPr>
        <w:t xml:space="preserve"> ) </w:t>
      </w:r>
      <w:r w:rsidRPr="00530C83">
        <w:t>and the speed at the DSFS before the activation of the DSFS</w:t>
      </w:r>
      <w:r w:rsidR="00D02974" w:rsidRPr="00530C83">
        <w:t xml:space="preserve"> ( </w:t>
      </w:r>
      <m:oMath>
        <m:sSub>
          <m:sSubPr>
            <m:ctrlPr>
              <w:rPr>
                <w:rFonts w:ascii="Cambria Math" w:hAnsi="Cambria Math"/>
                <w:i/>
                <w:color w:val="4472C4"/>
                <w:sz w:val="20"/>
                <w:szCs w:val="20"/>
              </w:rPr>
            </m:ctrlPr>
          </m:sSubPr>
          <m:e>
            <m:r>
              <w:rPr>
                <w:rFonts w:ascii="Cambria Math" w:hAnsi="Cambria Math"/>
                <w:color w:val="4472C4"/>
                <w:sz w:val="20"/>
                <w:szCs w:val="20"/>
              </w:rPr>
              <m:t>Before</m:t>
            </m:r>
          </m:e>
          <m:sub>
            <m:r>
              <w:rPr>
                <w:rFonts w:ascii="Cambria Math" w:hAnsi="Cambria Math"/>
                <w:color w:val="4472C4"/>
                <w:sz w:val="20"/>
                <w:szCs w:val="20"/>
              </w:rPr>
              <m:t>DSFS</m:t>
            </m:r>
          </m:sub>
        </m:sSub>
      </m:oMath>
      <w:r w:rsidR="00D02974" w:rsidRPr="00530C83">
        <w:t>)</w:t>
      </w:r>
      <w:r w:rsidR="00D65606" w:rsidRPr="00530C83">
        <w:rPr>
          <w:rStyle w:val="FootnoteReference"/>
        </w:rPr>
        <w:footnoteReference w:id="1"/>
      </w:r>
      <w:r w:rsidR="00D02974" w:rsidRPr="00530C83">
        <w:t>:</w:t>
      </w:r>
    </w:p>
    <w:p w14:paraId="1B4789DC" w14:textId="77777777" w:rsidR="00D02974" w:rsidRPr="00530C83" w:rsidRDefault="00D02974" w:rsidP="000130F9"/>
    <w:p w14:paraId="22808CF3" w14:textId="77777777" w:rsidR="007E58DE" w:rsidRPr="00530C83" w:rsidRDefault="00D97FA1" w:rsidP="00BC1456">
      <w:pPr>
        <w:pStyle w:val="Caption"/>
        <w:keepNext/>
        <w:rPr>
          <w:rFonts w:eastAsiaTheme="minorEastAsia"/>
          <w:sz w:val="22"/>
          <w:szCs w:val="22"/>
        </w:rPr>
      </w:pPr>
      <w:bookmarkStart w:id="65" w:name="_Ref472245472"/>
      <m:oMath>
        <m:r>
          <m:rPr>
            <m:nor/>
          </m:rPr>
          <w:rPr>
            <w:rFonts w:ascii="Cambria Math" w:hAnsi="Cambria Math"/>
            <w:sz w:val="22"/>
            <w:szCs w:val="22"/>
          </w:rPr>
          <m:t>H1B</m:t>
        </m:r>
        <m:r>
          <m:rPr>
            <m:sty m:val="bi"/>
          </m:rPr>
          <w:rPr>
            <w:rFonts w:ascii="Cambria Math" w:hAnsi="Cambria Math"/>
            <w:sz w:val="22"/>
            <w:szCs w:val="22"/>
          </w:rPr>
          <m:t xml:space="preserve">: </m:t>
        </m:r>
        <m:d>
          <m:dPr>
            <m:ctrlPr>
              <w:rPr>
                <w:rFonts w:ascii="Cambria Math" w:hAnsi="Cambria Math"/>
                <w:i/>
                <w:sz w:val="22"/>
                <w:szCs w:val="22"/>
              </w:rPr>
            </m:ctrlPr>
          </m:dPr>
          <m:e>
            <m:sSub>
              <m:sSubPr>
                <m:ctrlPr>
                  <w:rPr>
                    <w:rFonts w:ascii="Cambria Math" w:hAnsi="Cambria Math"/>
                    <w:b w:val="0"/>
                    <w:i/>
                    <w:color w:val="4472C4" w:themeColor="accent5"/>
                    <w:sz w:val="22"/>
                    <w:szCs w:val="22"/>
                  </w:rPr>
                </m:ctrlPr>
              </m:sSubPr>
              <m:e>
                <m:r>
                  <m:rPr>
                    <m:sty m:val="bi"/>
                  </m:rPr>
                  <w:rPr>
                    <w:rFonts w:ascii="Cambria Math" w:hAnsi="Cambria Math"/>
                    <w:color w:val="4472C4" w:themeColor="accent5"/>
                    <w:sz w:val="22"/>
                    <w:szCs w:val="22"/>
                  </w:rPr>
                  <m:t>During</m:t>
                </m:r>
              </m:e>
              <m:sub>
                <m:r>
                  <m:rPr>
                    <m:sty m:val="bi"/>
                  </m:rPr>
                  <w:rPr>
                    <w:rFonts w:ascii="Cambria Math" w:hAnsi="Cambria Math"/>
                    <w:color w:val="4472C4" w:themeColor="accent5"/>
                    <w:sz w:val="22"/>
                    <w:szCs w:val="22"/>
                  </w:rPr>
                  <m:t>DSFS</m:t>
                </m:r>
              </m:sub>
            </m:sSub>
            <m:r>
              <m:rPr>
                <m:sty m:val="bi"/>
              </m:rPr>
              <w:rPr>
                <w:rFonts w:ascii="Cambria Math" w:hAnsi="Cambria Math"/>
                <w:sz w:val="22"/>
                <w:szCs w:val="22"/>
              </w:rPr>
              <m:t>-</m:t>
            </m:r>
            <m:sSub>
              <m:sSubPr>
                <m:ctrlPr>
                  <w:rPr>
                    <w:rFonts w:ascii="Cambria Math" w:hAnsi="Cambria Math"/>
                    <w:b w:val="0"/>
                    <w:i/>
                    <w:color w:val="4472C4"/>
                    <w:sz w:val="22"/>
                    <w:szCs w:val="22"/>
                  </w:rPr>
                </m:ctrlPr>
              </m:sSubPr>
              <m:e>
                <m:r>
                  <m:rPr>
                    <m:sty m:val="bi"/>
                  </m:rPr>
                  <w:rPr>
                    <w:rFonts w:ascii="Cambria Math" w:hAnsi="Cambria Math"/>
                    <w:color w:val="4472C4"/>
                    <w:sz w:val="22"/>
                    <w:szCs w:val="22"/>
                  </w:rPr>
                  <m:t>Before</m:t>
                </m:r>
              </m:e>
              <m:sub>
                <m:r>
                  <m:rPr>
                    <m:sty m:val="bi"/>
                  </m:rPr>
                  <w:rPr>
                    <w:rFonts w:ascii="Cambria Math" w:hAnsi="Cambria Math"/>
                    <w:color w:val="4472C4"/>
                    <w:sz w:val="22"/>
                    <w:szCs w:val="22"/>
                  </w:rPr>
                  <m:t>DSFS</m:t>
                </m:r>
              </m:sub>
            </m:sSub>
          </m:e>
        </m:d>
      </m:oMath>
      <w:r w:rsidR="0009664E" w:rsidRPr="00530C83">
        <w:rPr>
          <w:rFonts w:eastAsiaTheme="minorEastAsia"/>
          <w:sz w:val="22"/>
          <w:szCs w:val="22"/>
        </w:rPr>
        <w:t xml:space="preserve"> </w:t>
      </w:r>
    </w:p>
    <w:p w14:paraId="38ABF974" w14:textId="77777777" w:rsidR="00087263" w:rsidRPr="00530C83" w:rsidRDefault="0009664E" w:rsidP="001F46E4">
      <w:pPr>
        <w:pStyle w:val="Caption"/>
      </w:pPr>
      <w:bookmarkStart w:id="66" w:name="_Ref472245534"/>
      <w:r w:rsidRPr="00530C83">
        <w:t xml:space="preserve">Equation </w:t>
      </w:r>
      <w:fldSimple w:instr=" SEQ Equation \* ARABIC ">
        <w:r w:rsidR="004055C6">
          <w:rPr>
            <w:noProof/>
          </w:rPr>
          <w:t>1</w:t>
        </w:r>
      </w:fldSimple>
      <w:bookmarkEnd w:id="65"/>
      <w:bookmarkEnd w:id="66"/>
    </w:p>
    <w:p w14:paraId="388DB34E" w14:textId="4F844452" w:rsidR="001758D2" w:rsidRPr="00530C83" w:rsidRDefault="00087263" w:rsidP="000130F9">
      <w:r w:rsidRPr="00530C83">
        <w:t>We refe</w:t>
      </w:r>
      <w:r w:rsidR="00F16E63" w:rsidRPr="00530C83">
        <w:t xml:space="preserve">r to this as Hypothesis </w:t>
      </w:r>
      <w:commentRangeStart w:id="67"/>
      <w:r w:rsidR="00F16E63" w:rsidRPr="00530C83">
        <w:t>H1B</w:t>
      </w:r>
      <w:commentRangeEnd w:id="67"/>
      <w:r w:rsidR="00931578">
        <w:rPr>
          <w:rStyle w:val="CommentReference"/>
        </w:rPr>
        <w:commentReference w:id="67"/>
      </w:r>
      <w:r w:rsidR="00D02974" w:rsidRPr="00530C83">
        <w:t xml:space="preserve"> (measures made at same location at different times)</w:t>
      </w:r>
      <w:r w:rsidR="00F16E63" w:rsidRPr="00530C83">
        <w:t xml:space="preserve">.  This is made clear graphically in </w:t>
      </w:r>
      <w:r w:rsidR="005341DA" w:rsidRPr="00530C83">
        <w:fldChar w:fldCharType="begin"/>
      </w:r>
      <w:r w:rsidR="005341DA" w:rsidRPr="00530C83">
        <w:instrText xml:space="preserve"> REF _Ref468962594 \h </w:instrText>
      </w:r>
      <w:r w:rsidR="00B30C36" w:rsidRPr="00530C83">
        <w:instrText xml:space="preserve"> \* MERGEFORMAT </w:instrText>
      </w:r>
      <w:r w:rsidR="005341DA" w:rsidRPr="00530C83">
        <w:fldChar w:fldCharType="separate"/>
      </w:r>
      <w:r w:rsidR="004055C6" w:rsidRPr="00530C83">
        <w:t xml:space="preserve">Figure </w:t>
      </w:r>
      <w:r w:rsidR="004055C6">
        <w:rPr>
          <w:noProof/>
        </w:rPr>
        <w:t>4</w:t>
      </w:r>
      <w:r w:rsidR="005341DA" w:rsidRPr="00530C83">
        <w:fldChar w:fldCharType="end"/>
      </w:r>
      <w:r w:rsidR="00F16E63" w:rsidRPr="00530C83">
        <w:t xml:space="preserve">.  </w:t>
      </w:r>
    </w:p>
    <w:p w14:paraId="6901DB9C" w14:textId="77777777" w:rsidR="004E30CC" w:rsidRDefault="00A8551D" w:rsidP="000130F9">
      <w:r w:rsidRPr="00530C83">
        <w:t xml:space="preserve">Note that the colors of the measurements (blue in the above example) come from the figure.  </w:t>
      </w:r>
      <w:r w:rsidR="00F16E63" w:rsidRPr="00530C83">
        <w:t xml:space="preserve">Locations of the sensor measuring speed (upstream of the DSFS, adjacent to the DSFS, or </w:t>
      </w:r>
      <w:r w:rsidR="00F16E63" w:rsidRPr="00530C83">
        <w:lastRenderedPageBreak/>
        <w:t xml:space="preserve">downstream of the DSFS) appear down the rows.  The times during which the measurements of speed are made (before activation of the DSFS, during activation of the DSFS, or after deactivation of the DSFS) appear across the columns. Note </w:t>
      </w:r>
      <w:r w:rsidR="00C72BC3" w:rsidRPr="00530C83">
        <w:t xml:space="preserve">the </w:t>
      </w:r>
      <w:r w:rsidR="00D9209F" w:rsidRPr="00530C83">
        <w:t xml:space="preserve">result </w:t>
      </w:r>
      <w:r w:rsidR="007E58DE" w:rsidRPr="00530C83">
        <w:t>in</w:t>
      </w:r>
      <w:r w:rsidR="002A1B3F" w:rsidRPr="00530C83">
        <w:t xml:space="preserve"> </w:t>
      </w:r>
      <w:r w:rsidR="002A1B3F" w:rsidRPr="00530C83">
        <w:fldChar w:fldCharType="begin"/>
      </w:r>
      <w:r w:rsidR="002A1B3F" w:rsidRPr="00530C83">
        <w:instrText xml:space="preserve"> REF _Ref472245534 \h </w:instrText>
      </w:r>
      <w:r w:rsidR="00B30C36" w:rsidRPr="00530C83">
        <w:instrText xml:space="preserve"> \* MERGEFORMAT </w:instrText>
      </w:r>
      <w:r w:rsidR="002A1B3F" w:rsidRPr="00530C83">
        <w:fldChar w:fldCharType="separate"/>
      </w:r>
      <w:r w:rsidR="004055C6" w:rsidRPr="00530C83">
        <w:t xml:space="preserve">Equation </w:t>
      </w:r>
      <w:r w:rsidR="004055C6">
        <w:rPr>
          <w:noProof/>
        </w:rPr>
        <w:t>1</w:t>
      </w:r>
      <w:r w:rsidR="002A1B3F" w:rsidRPr="00530C83">
        <w:fldChar w:fldCharType="end"/>
      </w:r>
      <w:r w:rsidR="002A1B3F" w:rsidRPr="00530C83">
        <w:t xml:space="preserve"> </w:t>
      </w:r>
      <w:r w:rsidR="00D9209F" w:rsidRPr="00530C83">
        <w:t>is</w:t>
      </w:r>
      <w:r w:rsidR="000130F9" w:rsidRPr="00530C83">
        <w:t xml:space="preserve"> negative if </w:t>
      </w:r>
    </w:p>
    <w:p w14:paraId="3F40827A" w14:textId="0C43BD9E" w:rsidR="004E30CC" w:rsidRDefault="000130F9" w:rsidP="000130F9">
      <w:r w:rsidRPr="00530C83">
        <w:t>there is a reduction in speed.</w:t>
      </w:r>
    </w:p>
    <w:p w14:paraId="51A75E75" w14:textId="77777777" w:rsidR="004E30CC" w:rsidRDefault="004E30CC" w:rsidP="000130F9"/>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71"/>
        <w:gridCol w:w="1411"/>
        <w:gridCol w:w="3455"/>
        <w:gridCol w:w="4198"/>
      </w:tblGrid>
      <w:tr w:rsidR="001B03F4" w:rsidRPr="00530C83" w14:paraId="7E93179C" w14:textId="77777777" w:rsidTr="004C1C74">
        <w:trPr>
          <w:trHeight w:val="303"/>
          <w:tblHeader/>
        </w:trPr>
        <w:tc>
          <w:tcPr>
            <w:tcW w:w="1364" w:type="dxa"/>
            <w:shd w:val="clear" w:color="auto" w:fill="auto"/>
            <w:noWrap/>
            <w:hideMark/>
          </w:tcPr>
          <w:p w14:paraId="2C547ECA" w14:textId="1C33DA20" w:rsidR="001B03F4" w:rsidRPr="00530C83" w:rsidRDefault="004E30CC" w:rsidP="00BC1456">
            <w:pPr>
              <w:keepNext/>
              <w:rPr>
                <w:rFonts w:eastAsia="Times New Roman"/>
                <w:b/>
                <w:bCs/>
                <w:color w:val="000000"/>
              </w:rPr>
            </w:pPr>
            <w:r>
              <w:rPr>
                <w:rFonts w:eastAsia="Times New Roman"/>
                <w:b/>
                <w:bCs/>
                <w:color w:val="000000"/>
              </w:rPr>
              <w:t>Hy</w:t>
            </w:r>
            <w:r w:rsidR="001B03F4" w:rsidRPr="00530C83">
              <w:rPr>
                <w:rFonts w:eastAsia="Times New Roman"/>
                <w:b/>
                <w:bCs/>
                <w:color w:val="000000"/>
              </w:rPr>
              <w:t>pothesis Code</w:t>
            </w:r>
          </w:p>
        </w:tc>
        <w:tc>
          <w:tcPr>
            <w:tcW w:w="1404" w:type="dxa"/>
          </w:tcPr>
          <w:p w14:paraId="4090DD0E" w14:textId="77777777" w:rsidR="001B03F4" w:rsidRPr="00530C83" w:rsidRDefault="001B03F4" w:rsidP="00BC1456">
            <w:pPr>
              <w:keepNext/>
              <w:rPr>
                <w:b/>
              </w:rPr>
            </w:pPr>
            <w:r w:rsidRPr="00530C83">
              <w:rPr>
                <w:b/>
              </w:rPr>
              <w:t>Hypotheses</w:t>
            </w:r>
          </w:p>
        </w:tc>
        <w:tc>
          <w:tcPr>
            <w:tcW w:w="3437" w:type="dxa"/>
            <w:shd w:val="clear" w:color="auto" w:fill="auto"/>
            <w:noWrap/>
            <w:hideMark/>
          </w:tcPr>
          <w:p w14:paraId="107D3B7B" w14:textId="77777777" w:rsidR="001B03F4" w:rsidRPr="00530C83" w:rsidRDefault="001B03F4" w:rsidP="00BC1456">
            <w:pPr>
              <w:keepNext/>
              <w:rPr>
                <w:rFonts w:eastAsia="Times New Roman"/>
                <w:b/>
                <w:bCs/>
                <w:color w:val="000000"/>
              </w:rPr>
            </w:pPr>
            <w:r w:rsidRPr="00530C83">
              <w:rPr>
                <w:rFonts w:eastAsia="Times New Roman"/>
                <w:b/>
                <w:bCs/>
                <w:color w:val="000000"/>
              </w:rPr>
              <w:t>Speed reduction formula</w:t>
            </w:r>
          </w:p>
        </w:tc>
        <w:tc>
          <w:tcPr>
            <w:tcW w:w="4147" w:type="dxa"/>
            <w:shd w:val="clear" w:color="auto" w:fill="auto"/>
            <w:noWrap/>
            <w:hideMark/>
          </w:tcPr>
          <w:p w14:paraId="2F5F858C" w14:textId="77777777" w:rsidR="001B03F4" w:rsidRPr="00530C83" w:rsidRDefault="001B03F4" w:rsidP="00BC1456">
            <w:pPr>
              <w:keepNext/>
              <w:rPr>
                <w:rFonts w:eastAsia="Times New Roman"/>
                <w:b/>
                <w:bCs/>
                <w:color w:val="000000"/>
              </w:rPr>
            </w:pPr>
            <w:r w:rsidRPr="00530C83">
              <w:rPr>
                <w:rFonts w:eastAsia="Times New Roman"/>
                <w:b/>
                <w:bCs/>
                <w:color w:val="000000"/>
              </w:rPr>
              <w:t>Required Data</w:t>
            </w:r>
          </w:p>
        </w:tc>
      </w:tr>
      <w:tr w:rsidR="001B03F4" w:rsidRPr="00530C83" w14:paraId="2BA5D164" w14:textId="77777777" w:rsidTr="004E30CC">
        <w:trPr>
          <w:cantSplit/>
          <w:trHeight w:val="363"/>
        </w:trPr>
        <w:tc>
          <w:tcPr>
            <w:tcW w:w="1364" w:type="dxa"/>
            <w:shd w:val="clear" w:color="auto" w:fill="auto"/>
            <w:noWrap/>
            <w:vAlign w:val="center"/>
            <w:hideMark/>
          </w:tcPr>
          <w:p w14:paraId="6BFDAE03" w14:textId="77777777" w:rsidR="001B03F4" w:rsidRPr="00530C83" w:rsidRDefault="001B03F4" w:rsidP="00BC1456">
            <w:pPr>
              <w:keepNext/>
              <w:rPr>
                <w:rFonts w:eastAsia="Times New Roman"/>
                <w:color w:val="000000"/>
              </w:rPr>
            </w:pPr>
            <w:r w:rsidRPr="00530C83">
              <w:rPr>
                <w:rFonts w:eastAsia="Times New Roman"/>
                <w:color w:val="000000"/>
              </w:rPr>
              <w:t>H1A</w:t>
            </w:r>
          </w:p>
        </w:tc>
        <w:tc>
          <w:tcPr>
            <w:tcW w:w="1404" w:type="dxa"/>
            <w:vAlign w:val="center"/>
          </w:tcPr>
          <w:p w14:paraId="7E098A1E" w14:textId="14D7DC94" w:rsidR="001B03F4" w:rsidRPr="00530C83" w:rsidRDefault="001B03F4" w:rsidP="00BC1456">
            <w:pPr>
              <w:keepNext/>
              <w:rPr>
                <w:sz w:val="20"/>
                <w:szCs w:val="20"/>
              </w:rPr>
            </w:pPr>
            <w:r w:rsidRPr="00530C83">
              <w:rPr>
                <w:sz w:val="20"/>
                <w:szCs w:val="20"/>
              </w:rPr>
              <w:t>Activation Effect at DSFS (Normalized)</w:t>
            </w:r>
            <w:r w:rsidR="00D97FA1" w:rsidRPr="00530C83">
              <w:rPr>
                <w:sz w:val="20"/>
                <w:szCs w:val="20"/>
              </w:rPr>
              <w:t xml:space="preserve"> </w:t>
            </w:r>
          </w:p>
        </w:tc>
        <w:tc>
          <w:tcPr>
            <w:tcW w:w="3437" w:type="dxa"/>
            <w:shd w:val="clear" w:color="auto" w:fill="auto"/>
            <w:noWrap/>
            <w:vAlign w:val="center"/>
            <w:hideMark/>
          </w:tcPr>
          <w:p w14:paraId="4F04A9CB" w14:textId="77777777" w:rsidR="001B03F4" w:rsidRPr="00530C83" w:rsidRDefault="00BC018E" w:rsidP="00BC1456">
            <w:pPr>
              <w:keepNext/>
              <w:rPr>
                <w:rFonts w:eastAsiaTheme="minorEastAsia"/>
                <w:sz w:val="20"/>
                <w:szCs w:val="20"/>
              </w:rPr>
            </w:pPr>
            <m:oMathPara>
              <m:oMath>
                <m:d>
                  <m:dPr>
                    <m:ctrlPr>
                      <w:rPr>
                        <w:rFonts w:ascii="Cambria Math" w:hAnsi="Cambria Math"/>
                        <w:i/>
                        <w:color w:val="4472C4" w:themeColor="accent5"/>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r>
                      <w:rPr>
                        <w:rFonts w:ascii="Cambria Math" w:hAnsi="Cambria Math"/>
                        <w:color w:val="4472C4" w:themeColor="accent5"/>
                        <w:sz w:val="20"/>
                        <w:szCs w:val="20"/>
                      </w:rPr>
                      <m:t>-</m:t>
                    </m:r>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Before</m:t>
                        </m:r>
                      </m:e>
                      <m:sub>
                        <m:r>
                          <w:rPr>
                            <w:rFonts w:ascii="Cambria Math" w:hAnsi="Cambria Math"/>
                            <w:color w:val="4472C4" w:themeColor="accent5"/>
                            <w:sz w:val="20"/>
                            <w:szCs w:val="20"/>
                          </w:rPr>
                          <m:t>DSFS</m:t>
                        </m:r>
                      </m:sub>
                    </m:sSub>
                  </m:e>
                </m:d>
                <m:r>
                  <w:rPr>
                    <w:rFonts w:ascii="Cambria Math" w:hAnsi="Cambria Math"/>
                    <w:sz w:val="20"/>
                    <w:szCs w:val="20"/>
                  </w:rPr>
                  <m:t>-</m:t>
                </m:r>
              </m:oMath>
            </m:oMathPara>
          </w:p>
          <w:p w14:paraId="00F2A532" w14:textId="77777777" w:rsidR="001B03F4" w:rsidRPr="00530C83" w:rsidRDefault="00BC018E" w:rsidP="00BC1456">
            <w:pPr>
              <w:keepNext/>
              <w:rPr>
                <w:color w:val="70AD47" w:themeColor="accent6"/>
                <w:sz w:val="20"/>
                <w:szCs w:val="20"/>
              </w:rPr>
            </w:pPr>
            <m:oMathPara>
              <m:oMath>
                <m:d>
                  <m:dPr>
                    <m:ctrlPr>
                      <w:rPr>
                        <w:rFonts w:ascii="Cambria Math" w:hAnsi="Cambria Math"/>
                        <w:i/>
                        <w:color w:val="70AD47" w:themeColor="accent6"/>
                        <w:sz w:val="20"/>
                        <w:szCs w:val="20"/>
                      </w:rPr>
                    </m:ctrlPr>
                  </m:dPr>
                  <m:e>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r>
                      <w:rPr>
                        <w:rFonts w:ascii="Cambria Math" w:hAnsi="Cambria Math"/>
                        <w:color w:val="70AD47" w:themeColor="accent6"/>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Before</m:t>
                        </m:r>
                      </m:e>
                      <m:sub>
                        <m:r>
                          <w:rPr>
                            <w:rFonts w:ascii="Cambria Math" w:hAnsi="Cambria Math"/>
                            <w:color w:val="70AD47" w:themeColor="accent6"/>
                            <w:sz w:val="20"/>
                            <w:szCs w:val="20"/>
                          </w:rPr>
                          <m:t>Upstream</m:t>
                        </m:r>
                      </m:sub>
                    </m:sSub>
                  </m:e>
                </m:d>
              </m:oMath>
            </m:oMathPara>
          </w:p>
          <w:p w14:paraId="77B81779" w14:textId="77777777" w:rsidR="001B03F4" w:rsidRPr="00530C83" w:rsidRDefault="001B03F4" w:rsidP="00BC1456">
            <w:pPr>
              <w:keepNext/>
              <w:rPr>
                <w:rFonts w:eastAsia="Times New Roman"/>
                <w:color w:val="000000"/>
                <w:sz w:val="20"/>
                <w:szCs w:val="20"/>
              </w:rPr>
            </w:pPr>
          </w:p>
        </w:tc>
        <w:tc>
          <w:tcPr>
            <w:tcW w:w="4147" w:type="dxa"/>
            <w:shd w:val="clear" w:color="auto" w:fill="auto"/>
            <w:noWrap/>
            <w:vAlign w:val="bottom"/>
            <w:hideMark/>
          </w:tcPr>
          <w:tbl>
            <w:tblPr>
              <w:tblStyle w:val="TableGrid"/>
              <w:tblW w:w="3946" w:type="dxa"/>
              <w:tblBorders>
                <w:insideH w:val="none" w:sz="0" w:space="0" w:color="auto"/>
                <w:insideV w:val="none" w:sz="0" w:space="0" w:color="auto"/>
              </w:tblBorders>
              <w:tblLook w:val="04A0" w:firstRow="1" w:lastRow="0" w:firstColumn="1" w:lastColumn="0" w:noHBand="0" w:noVBand="1"/>
            </w:tblPr>
            <w:tblGrid>
              <w:gridCol w:w="460"/>
              <w:gridCol w:w="1262"/>
              <w:gridCol w:w="775"/>
              <w:gridCol w:w="798"/>
              <w:gridCol w:w="651"/>
            </w:tblGrid>
            <w:tr w:rsidR="001B03F4" w:rsidRPr="00530C83" w14:paraId="5B54E69F" w14:textId="77777777" w:rsidTr="00CC405F">
              <w:trPr>
                <w:trHeight w:val="330"/>
              </w:trPr>
              <w:tc>
                <w:tcPr>
                  <w:tcW w:w="1722" w:type="dxa"/>
                  <w:gridSpan w:val="2"/>
                  <w:vMerge w:val="restart"/>
                  <w:tcBorders>
                    <w:top w:val="nil"/>
                    <w:left w:val="nil"/>
                  </w:tcBorders>
                </w:tcPr>
                <w:p w14:paraId="6C697285" w14:textId="77777777" w:rsidR="001B03F4" w:rsidRPr="00530C83" w:rsidRDefault="001B03F4" w:rsidP="00BC1456">
                  <w:pPr>
                    <w:keepNext/>
                    <w:rPr>
                      <w:sz w:val="20"/>
                      <w:szCs w:val="20"/>
                    </w:rPr>
                  </w:pPr>
                </w:p>
              </w:tc>
              <w:tc>
                <w:tcPr>
                  <w:tcW w:w="2224" w:type="dxa"/>
                  <w:gridSpan w:val="3"/>
                  <w:tcBorders>
                    <w:top w:val="nil"/>
                    <w:bottom w:val="single" w:sz="4" w:space="0" w:color="auto"/>
                    <w:right w:val="nil"/>
                  </w:tcBorders>
                </w:tcPr>
                <w:p w14:paraId="245B3D8C" w14:textId="77777777" w:rsidR="001B03F4" w:rsidRPr="00530C83" w:rsidRDefault="001B03F4" w:rsidP="00BC1456">
                  <w:pPr>
                    <w:keepNext/>
                    <w:jc w:val="center"/>
                    <w:rPr>
                      <w:sz w:val="20"/>
                      <w:szCs w:val="20"/>
                    </w:rPr>
                  </w:pPr>
                  <w:r w:rsidRPr="00530C83">
                    <w:rPr>
                      <w:sz w:val="20"/>
                      <w:szCs w:val="20"/>
                    </w:rPr>
                    <w:t>Timing</w:t>
                  </w:r>
                </w:p>
              </w:tc>
            </w:tr>
            <w:tr w:rsidR="001B03F4" w:rsidRPr="00530C83" w14:paraId="1CFBC88A" w14:textId="77777777" w:rsidTr="00CC405F">
              <w:trPr>
                <w:trHeight w:val="330"/>
              </w:trPr>
              <w:tc>
                <w:tcPr>
                  <w:tcW w:w="1722" w:type="dxa"/>
                  <w:gridSpan w:val="2"/>
                  <w:vMerge/>
                  <w:tcBorders>
                    <w:left w:val="nil"/>
                  </w:tcBorders>
                </w:tcPr>
                <w:p w14:paraId="63203588" w14:textId="77777777" w:rsidR="001B03F4" w:rsidRPr="00530C83" w:rsidRDefault="001B03F4" w:rsidP="00BC1456">
                  <w:pPr>
                    <w:keepNext/>
                    <w:rPr>
                      <w:sz w:val="20"/>
                      <w:szCs w:val="20"/>
                    </w:rPr>
                  </w:pPr>
                </w:p>
              </w:tc>
              <w:tc>
                <w:tcPr>
                  <w:tcW w:w="775" w:type="dxa"/>
                  <w:tcBorders>
                    <w:top w:val="single" w:sz="4" w:space="0" w:color="auto"/>
                    <w:bottom w:val="single" w:sz="4" w:space="0" w:color="auto"/>
                  </w:tcBorders>
                </w:tcPr>
                <w:p w14:paraId="65B27F17" w14:textId="77777777" w:rsidR="001B03F4" w:rsidRPr="00530C83" w:rsidRDefault="001B03F4" w:rsidP="00BC1456">
                  <w:pPr>
                    <w:keepNext/>
                    <w:rPr>
                      <w:sz w:val="20"/>
                      <w:szCs w:val="20"/>
                    </w:rPr>
                  </w:pPr>
                  <w:r w:rsidRPr="00530C83">
                    <w:rPr>
                      <w:sz w:val="20"/>
                      <w:szCs w:val="20"/>
                    </w:rPr>
                    <w:t>Before</w:t>
                  </w:r>
                </w:p>
              </w:tc>
              <w:tc>
                <w:tcPr>
                  <w:tcW w:w="798" w:type="dxa"/>
                  <w:tcBorders>
                    <w:top w:val="single" w:sz="4" w:space="0" w:color="auto"/>
                    <w:bottom w:val="single" w:sz="4" w:space="0" w:color="auto"/>
                  </w:tcBorders>
                </w:tcPr>
                <w:p w14:paraId="0BC289A6" w14:textId="77777777" w:rsidR="001B03F4" w:rsidRPr="00530C83" w:rsidRDefault="001B03F4" w:rsidP="00BC1456">
                  <w:pPr>
                    <w:keepNext/>
                    <w:rPr>
                      <w:sz w:val="20"/>
                      <w:szCs w:val="20"/>
                    </w:rPr>
                  </w:pPr>
                  <w:r w:rsidRPr="00530C83">
                    <w:rPr>
                      <w:sz w:val="20"/>
                      <w:szCs w:val="20"/>
                    </w:rPr>
                    <w:t>During</w:t>
                  </w:r>
                </w:p>
              </w:tc>
              <w:tc>
                <w:tcPr>
                  <w:tcW w:w="650" w:type="dxa"/>
                  <w:tcBorders>
                    <w:top w:val="single" w:sz="4" w:space="0" w:color="auto"/>
                    <w:bottom w:val="single" w:sz="4" w:space="0" w:color="auto"/>
                    <w:right w:val="nil"/>
                  </w:tcBorders>
                </w:tcPr>
                <w:p w14:paraId="4127552F" w14:textId="77777777" w:rsidR="001B03F4" w:rsidRPr="00530C83" w:rsidRDefault="001B03F4" w:rsidP="00BC1456">
                  <w:pPr>
                    <w:keepNext/>
                    <w:rPr>
                      <w:sz w:val="20"/>
                      <w:szCs w:val="20"/>
                    </w:rPr>
                  </w:pPr>
                  <w:r w:rsidRPr="00530C83">
                    <w:rPr>
                      <w:sz w:val="20"/>
                      <w:szCs w:val="20"/>
                    </w:rPr>
                    <w:t>After</w:t>
                  </w:r>
                </w:p>
              </w:tc>
            </w:tr>
            <w:tr w:rsidR="001B03F4" w:rsidRPr="00530C83" w14:paraId="6E10BDEF" w14:textId="77777777" w:rsidTr="00CC405F">
              <w:trPr>
                <w:trHeight w:val="330"/>
              </w:trPr>
              <w:tc>
                <w:tcPr>
                  <w:tcW w:w="460" w:type="dxa"/>
                  <w:vMerge w:val="restart"/>
                  <w:tcBorders>
                    <w:top w:val="nil"/>
                    <w:left w:val="nil"/>
                    <w:bottom w:val="single" w:sz="4" w:space="0" w:color="auto"/>
                    <w:right w:val="single" w:sz="4" w:space="0" w:color="auto"/>
                  </w:tcBorders>
                  <w:textDirection w:val="btLr"/>
                </w:tcPr>
                <w:p w14:paraId="02490F28" w14:textId="77777777" w:rsidR="001B03F4" w:rsidRPr="00530C83" w:rsidRDefault="001B03F4" w:rsidP="00BC1456">
                  <w:pPr>
                    <w:keepNext/>
                    <w:ind w:left="113" w:right="113"/>
                    <w:jc w:val="center"/>
                    <w:rPr>
                      <w:sz w:val="20"/>
                      <w:szCs w:val="20"/>
                    </w:rPr>
                  </w:pPr>
                  <w:r w:rsidRPr="00530C83">
                    <w:rPr>
                      <w:sz w:val="20"/>
                      <w:szCs w:val="20"/>
                    </w:rPr>
                    <w:t>Location</w:t>
                  </w:r>
                </w:p>
              </w:tc>
              <w:tc>
                <w:tcPr>
                  <w:tcW w:w="1262" w:type="dxa"/>
                  <w:tcBorders>
                    <w:left w:val="single" w:sz="4" w:space="0" w:color="auto"/>
                    <w:right w:val="single" w:sz="4" w:space="0" w:color="auto"/>
                  </w:tcBorders>
                </w:tcPr>
                <w:p w14:paraId="47D72DC6" w14:textId="77777777" w:rsidR="001B03F4" w:rsidRPr="00530C83" w:rsidRDefault="001B03F4" w:rsidP="00BC1456">
                  <w:pPr>
                    <w:keepNext/>
                    <w:rPr>
                      <w:sz w:val="20"/>
                      <w:szCs w:val="20"/>
                    </w:rPr>
                  </w:pPr>
                  <w:r w:rsidRPr="00530C83">
                    <w:rPr>
                      <w:sz w:val="20"/>
                      <w:szCs w:val="20"/>
                    </w:rPr>
                    <w:t>Upstream</w:t>
                  </w:r>
                </w:p>
              </w:tc>
              <w:tc>
                <w:tcPr>
                  <w:tcW w:w="775" w:type="dxa"/>
                  <w:tcBorders>
                    <w:top w:val="single" w:sz="4" w:space="0" w:color="auto"/>
                    <w:left w:val="single" w:sz="4" w:space="0" w:color="auto"/>
                    <w:bottom w:val="single" w:sz="4" w:space="0" w:color="auto"/>
                    <w:right w:val="single" w:sz="4" w:space="0" w:color="auto"/>
                  </w:tcBorders>
                  <w:shd w:val="clear" w:color="auto" w:fill="70AD47" w:themeFill="accent6"/>
                </w:tcPr>
                <w:p w14:paraId="2503E046" w14:textId="77777777" w:rsidR="001B03F4" w:rsidRPr="00530C83" w:rsidRDefault="001B03F4" w:rsidP="00BC1456">
                  <w:pPr>
                    <w:keepNext/>
                    <w:rPr>
                      <w:sz w:val="20"/>
                      <w:szCs w:val="20"/>
                    </w:rPr>
                  </w:pPr>
                </w:p>
              </w:tc>
              <w:tc>
                <w:tcPr>
                  <w:tcW w:w="798" w:type="dxa"/>
                  <w:tcBorders>
                    <w:top w:val="single" w:sz="4" w:space="0" w:color="auto"/>
                    <w:left w:val="single" w:sz="4" w:space="0" w:color="auto"/>
                    <w:bottom w:val="single" w:sz="4" w:space="0" w:color="auto"/>
                    <w:right w:val="single" w:sz="4" w:space="0" w:color="auto"/>
                  </w:tcBorders>
                  <w:shd w:val="clear" w:color="auto" w:fill="70AD47" w:themeFill="accent6"/>
                </w:tcPr>
                <w:p w14:paraId="20BF91A8" w14:textId="77777777" w:rsidR="001B03F4" w:rsidRPr="00530C83" w:rsidRDefault="001B03F4" w:rsidP="00BC1456">
                  <w:pPr>
                    <w:keepNext/>
                    <w:rPr>
                      <w:sz w:val="20"/>
                      <w:szCs w:val="20"/>
                    </w:rPr>
                  </w:pPr>
                </w:p>
              </w:tc>
              <w:tc>
                <w:tcPr>
                  <w:tcW w:w="650" w:type="dxa"/>
                  <w:tcBorders>
                    <w:top w:val="single" w:sz="4" w:space="0" w:color="auto"/>
                    <w:left w:val="single" w:sz="4" w:space="0" w:color="auto"/>
                    <w:bottom w:val="single" w:sz="4" w:space="0" w:color="auto"/>
                    <w:right w:val="single" w:sz="4" w:space="0" w:color="auto"/>
                  </w:tcBorders>
                </w:tcPr>
                <w:p w14:paraId="7043A4A8" w14:textId="77777777" w:rsidR="001B03F4" w:rsidRPr="00530C83" w:rsidRDefault="001B03F4" w:rsidP="00BC1456">
                  <w:pPr>
                    <w:keepNext/>
                    <w:rPr>
                      <w:sz w:val="20"/>
                      <w:szCs w:val="20"/>
                    </w:rPr>
                  </w:pPr>
                </w:p>
              </w:tc>
            </w:tr>
            <w:tr w:rsidR="001B03F4" w:rsidRPr="00530C83" w14:paraId="678AD6F1" w14:textId="77777777" w:rsidTr="00CC405F">
              <w:trPr>
                <w:trHeight w:val="330"/>
              </w:trPr>
              <w:tc>
                <w:tcPr>
                  <w:tcW w:w="460" w:type="dxa"/>
                  <w:vMerge/>
                  <w:tcBorders>
                    <w:top w:val="single" w:sz="4" w:space="0" w:color="auto"/>
                    <w:left w:val="nil"/>
                    <w:bottom w:val="single" w:sz="4" w:space="0" w:color="auto"/>
                    <w:right w:val="single" w:sz="4" w:space="0" w:color="auto"/>
                  </w:tcBorders>
                </w:tcPr>
                <w:p w14:paraId="1353723D" w14:textId="77777777" w:rsidR="001B03F4" w:rsidRPr="00530C83" w:rsidRDefault="001B03F4" w:rsidP="00BC1456">
                  <w:pPr>
                    <w:keepNext/>
                    <w:rPr>
                      <w:sz w:val="20"/>
                      <w:szCs w:val="20"/>
                    </w:rPr>
                  </w:pPr>
                </w:p>
              </w:tc>
              <w:tc>
                <w:tcPr>
                  <w:tcW w:w="1262" w:type="dxa"/>
                  <w:tcBorders>
                    <w:left w:val="single" w:sz="4" w:space="0" w:color="auto"/>
                    <w:right w:val="single" w:sz="4" w:space="0" w:color="auto"/>
                  </w:tcBorders>
                </w:tcPr>
                <w:p w14:paraId="03523DBE" w14:textId="77777777" w:rsidR="001B03F4" w:rsidRPr="00530C83" w:rsidRDefault="001B03F4" w:rsidP="00BC1456">
                  <w:pPr>
                    <w:keepNext/>
                    <w:rPr>
                      <w:sz w:val="20"/>
                      <w:szCs w:val="20"/>
                    </w:rPr>
                  </w:pPr>
                  <w:r w:rsidRPr="00530C83">
                    <w:rPr>
                      <w:sz w:val="20"/>
                      <w:szCs w:val="20"/>
                    </w:rPr>
                    <w:t>Adjacent</w:t>
                  </w:r>
                </w:p>
              </w:tc>
              <w:tc>
                <w:tcPr>
                  <w:tcW w:w="775" w:type="dxa"/>
                  <w:tcBorders>
                    <w:top w:val="single" w:sz="4" w:space="0" w:color="auto"/>
                    <w:left w:val="single" w:sz="4" w:space="0" w:color="auto"/>
                    <w:bottom w:val="single" w:sz="4" w:space="0" w:color="auto"/>
                    <w:right w:val="single" w:sz="4" w:space="0" w:color="auto"/>
                  </w:tcBorders>
                  <w:shd w:val="clear" w:color="auto" w:fill="4472C4" w:themeFill="accent5"/>
                </w:tcPr>
                <w:p w14:paraId="0517629E" w14:textId="77777777" w:rsidR="001B03F4" w:rsidRPr="00530C83" w:rsidRDefault="001B03F4" w:rsidP="00BC1456">
                  <w:pPr>
                    <w:keepNext/>
                    <w:rPr>
                      <w:sz w:val="20"/>
                      <w:szCs w:val="20"/>
                    </w:rPr>
                  </w:pPr>
                </w:p>
              </w:tc>
              <w:tc>
                <w:tcPr>
                  <w:tcW w:w="798" w:type="dxa"/>
                  <w:tcBorders>
                    <w:top w:val="single" w:sz="4" w:space="0" w:color="auto"/>
                    <w:left w:val="single" w:sz="4" w:space="0" w:color="auto"/>
                    <w:bottom w:val="single" w:sz="4" w:space="0" w:color="auto"/>
                    <w:right w:val="single" w:sz="4" w:space="0" w:color="auto"/>
                  </w:tcBorders>
                  <w:shd w:val="clear" w:color="auto" w:fill="4472C4" w:themeFill="accent5"/>
                </w:tcPr>
                <w:p w14:paraId="6D2EEA8A" w14:textId="77777777" w:rsidR="001B03F4" w:rsidRPr="00530C83" w:rsidRDefault="001B03F4" w:rsidP="00BC1456">
                  <w:pPr>
                    <w:keepNext/>
                    <w:rPr>
                      <w:sz w:val="20"/>
                      <w:szCs w:val="20"/>
                    </w:rPr>
                  </w:pPr>
                </w:p>
              </w:tc>
              <w:tc>
                <w:tcPr>
                  <w:tcW w:w="650" w:type="dxa"/>
                  <w:tcBorders>
                    <w:top w:val="single" w:sz="4" w:space="0" w:color="auto"/>
                    <w:left w:val="single" w:sz="4" w:space="0" w:color="auto"/>
                    <w:bottom w:val="single" w:sz="4" w:space="0" w:color="auto"/>
                    <w:right w:val="single" w:sz="4" w:space="0" w:color="auto"/>
                  </w:tcBorders>
                </w:tcPr>
                <w:p w14:paraId="3BE8A83C" w14:textId="77777777" w:rsidR="001B03F4" w:rsidRPr="00530C83" w:rsidRDefault="001B03F4" w:rsidP="00BC1456">
                  <w:pPr>
                    <w:keepNext/>
                    <w:rPr>
                      <w:sz w:val="20"/>
                      <w:szCs w:val="20"/>
                    </w:rPr>
                  </w:pPr>
                </w:p>
              </w:tc>
            </w:tr>
            <w:tr w:rsidR="001B03F4" w:rsidRPr="00530C83" w14:paraId="6C5F3D3E" w14:textId="77777777" w:rsidTr="00CC405F">
              <w:trPr>
                <w:trHeight w:val="330"/>
              </w:trPr>
              <w:tc>
                <w:tcPr>
                  <w:tcW w:w="460" w:type="dxa"/>
                  <w:vMerge/>
                  <w:tcBorders>
                    <w:top w:val="single" w:sz="4" w:space="0" w:color="auto"/>
                    <w:left w:val="nil"/>
                    <w:bottom w:val="nil"/>
                    <w:right w:val="single" w:sz="4" w:space="0" w:color="auto"/>
                  </w:tcBorders>
                </w:tcPr>
                <w:p w14:paraId="5464D0E3" w14:textId="77777777" w:rsidR="001B03F4" w:rsidRPr="00530C83" w:rsidRDefault="001B03F4" w:rsidP="00BC1456">
                  <w:pPr>
                    <w:keepNext/>
                    <w:rPr>
                      <w:sz w:val="20"/>
                      <w:szCs w:val="20"/>
                    </w:rPr>
                  </w:pPr>
                </w:p>
              </w:tc>
              <w:tc>
                <w:tcPr>
                  <w:tcW w:w="1262" w:type="dxa"/>
                  <w:tcBorders>
                    <w:left w:val="single" w:sz="4" w:space="0" w:color="auto"/>
                    <w:bottom w:val="nil"/>
                    <w:right w:val="single" w:sz="4" w:space="0" w:color="auto"/>
                  </w:tcBorders>
                </w:tcPr>
                <w:p w14:paraId="3AAE7F8A" w14:textId="77777777" w:rsidR="001B03F4" w:rsidRPr="00530C83" w:rsidRDefault="001B03F4" w:rsidP="00BC1456">
                  <w:pPr>
                    <w:keepNext/>
                    <w:rPr>
                      <w:sz w:val="20"/>
                      <w:szCs w:val="20"/>
                    </w:rPr>
                  </w:pPr>
                  <w:r w:rsidRPr="00530C83">
                    <w:rPr>
                      <w:sz w:val="20"/>
                      <w:szCs w:val="20"/>
                    </w:rPr>
                    <w:t>Downstream</w:t>
                  </w:r>
                </w:p>
              </w:tc>
              <w:tc>
                <w:tcPr>
                  <w:tcW w:w="775" w:type="dxa"/>
                  <w:tcBorders>
                    <w:top w:val="single" w:sz="4" w:space="0" w:color="auto"/>
                    <w:left w:val="single" w:sz="4" w:space="0" w:color="auto"/>
                    <w:bottom w:val="nil"/>
                    <w:right w:val="single" w:sz="4" w:space="0" w:color="auto"/>
                  </w:tcBorders>
                </w:tcPr>
                <w:p w14:paraId="535F9A43" w14:textId="77777777" w:rsidR="001B03F4" w:rsidRPr="00530C83" w:rsidRDefault="001B03F4" w:rsidP="00BC1456">
                  <w:pPr>
                    <w:keepNext/>
                    <w:rPr>
                      <w:sz w:val="20"/>
                      <w:szCs w:val="20"/>
                    </w:rPr>
                  </w:pPr>
                </w:p>
              </w:tc>
              <w:tc>
                <w:tcPr>
                  <w:tcW w:w="798" w:type="dxa"/>
                  <w:tcBorders>
                    <w:top w:val="single" w:sz="4" w:space="0" w:color="auto"/>
                    <w:left w:val="single" w:sz="4" w:space="0" w:color="auto"/>
                    <w:bottom w:val="nil"/>
                    <w:right w:val="single" w:sz="4" w:space="0" w:color="auto"/>
                  </w:tcBorders>
                </w:tcPr>
                <w:p w14:paraId="15ADE0F9" w14:textId="77777777" w:rsidR="001B03F4" w:rsidRPr="00530C83" w:rsidRDefault="001B03F4" w:rsidP="00BC1456">
                  <w:pPr>
                    <w:keepNext/>
                    <w:rPr>
                      <w:sz w:val="20"/>
                      <w:szCs w:val="20"/>
                    </w:rPr>
                  </w:pPr>
                </w:p>
              </w:tc>
              <w:tc>
                <w:tcPr>
                  <w:tcW w:w="650" w:type="dxa"/>
                  <w:tcBorders>
                    <w:top w:val="single" w:sz="4" w:space="0" w:color="auto"/>
                    <w:left w:val="single" w:sz="4" w:space="0" w:color="auto"/>
                    <w:bottom w:val="nil"/>
                    <w:right w:val="single" w:sz="4" w:space="0" w:color="auto"/>
                  </w:tcBorders>
                </w:tcPr>
                <w:p w14:paraId="4A9C61C2" w14:textId="77777777" w:rsidR="001B03F4" w:rsidRPr="00530C83" w:rsidRDefault="001B03F4" w:rsidP="00BC1456">
                  <w:pPr>
                    <w:keepNext/>
                    <w:rPr>
                      <w:sz w:val="20"/>
                      <w:szCs w:val="20"/>
                    </w:rPr>
                  </w:pPr>
                </w:p>
              </w:tc>
            </w:tr>
          </w:tbl>
          <w:p w14:paraId="1CBD77B3" w14:textId="77777777" w:rsidR="001B03F4" w:rsidRPr="00530C83" w:rsidRDefault="001B03F4" w:rsidP="00BC1456">
            <w:pPr>
              <w:keepNext/>
              <w:rPr>
                <w:rFonts w:ascii="Calibri" w:eastAsia="Times New Roman" w:hAnsi="Calibri"/>
                <w:color w:val="000000"/>
              </w:rPr>
            </w:pPr>
          </w:p>
        </w:tc>
      </w:tr>
      <w:tr w:rsidR="001B03F4" w:rsidRPr="00530C83" w14:paraId="0244D812" w14:textId="77777777" w:rsidTr="004E30CC">
        <w:trPr>
          <w:cantSplit/>
          <w:trHeight w:val="303"/>
        </w:trPr>
        <w:tc>
          <w:tcPr>
            <w:tcW w:w="1364" w:type="dxa"/>
            <w:shd w:val="clear" w:color="auto" w:fill="auto"/>
            <w:noWrap/>
            <w:vAlign w:val="center"/>
            <w:hideMark/>
          </w:tcPr>
          <w:p w14:paraId="135EA81F" w14:textId="77777777" w:rsidR="001B03F4" w:rsidRPr="00530C83" w:rsidRDefault="001B03F4" w:rsidP="00BC1456">
            <w:pPr>
              <w:keepNext/>
              <w:rPr>
                <w:rFonts w:eastAsia="Times New Roman"/>
                <w:color w:val="000000"/>
              </w:rPr>
            </w:pPr>
            <w:r w:rsidRPr="00530C83">
              <w:rPr>
                <w:rFonts w:eastAsia="Times New Roman"/>
                <w:color w:val="000000"/>
              </w:rPr>
              <w:t>H1B</w:t>
            </w:r>
          </w:p>
        </w:tc>
        <w:tc>
          <w:tcPr>
            <w:tcW w:w="1404" w:type="dxa"/>
            <w:vAlign w:val="center"/>
          </w:tcPr>
          <w:p w14:paraId="316468FB" w14:textId="77777777" w:rsidR="001B03F4" w:rsidRPr="00530C83" w:rsidRDefault="001B03F4" w:rsidP="00BC1456">
            <w:pPr>
              <w:keepNext/>
              <w:rPr>
                <w:sz w:val="20"/>
                <w:szCs w:val="20"/>
              </w:rPr>
            </w:pPr>
            <w:r w:rsidRPr="00530C83">
              <w:rPr>
                <w:sz w:val="20"/>
                <w:szCs w:val="20"/>
              </w:rPr>
              <w:t>Activation Effect at DSFS (Same Site)</w:t>
            </w:r>
          </w:p>
        </w:tc>
        <w:tc>
          <w:tcPr>
            <w:tcW w:w="3437" w:type="dxa"/>
            <w:shd w:val="clear" w:color="auto" w:fill="auto"/>
            <w:noWrap/>
            <w:vAlign w:val="center"/>
            <w:hideMark/>
          </w:tcPr>
          <w:p w14:paraId="741C361A" w14:textId="77777777" w:rsidR="001B03F4" w:rsidRPr="00530C83" w:rsidRDefault="00BC018E" w:rsidP="00BC1456">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m:t>
                        </m:r>
                        <m:r>
                          <w:rPr>
                            <w:rFonts w:ascii="Cambria Math" w:hAnsi="Cambria Math"/>
                            <w:color w:val="4472C4" w:themeColor="accent5"/>
                            <w:sz w:val="20"/>
                            <w:szCs w:val="20"/>
                          </w:rPr>
                          <m:t>g</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4472C4"/>
                            <w:sz w:val="20"/>
                            <w:szCs w:val="20"/>
                          </w:rPr>
                        </m:ctrlPr>
                      </m:sSubPr>
                      <m:e>
                        <m:r>
                          <w:rPr>
                            <w:rFonts w:ascii="Cambria Math" w:hAnsi="Cambria Math"/>
                            <w:color w:val="4472C4"/>
                            <w:sz w:val="20"/>
                            <w:szCs w:val="20"/>
                          </w:rPr>
                          <m:t>Before</m:t>
                        </m:r>
                      </m:e>
                      <m:sub>
                        <m:r>
                          <w:rPr>
                            <w:rFonts w:ascii="Cambria Math" w:hAnsi="Cambria Math"/>
                            <w:color w:val="4472C4"/>
                            <w:sz w:val="20"/>
                            <w:szCs w:val="20"/>
                          </w:rPr>
                          <m:t>DSFS</m:t>
                        </m:r>
                      </m:sub>
                    </m:sSub>
                  </m:e>
                </m:d>
              </m:oMath>
            </m:oMathPara>
          </w:p>
          <w:p w14:paraId="79548A3D" w14:textId="77777777" w:rsidR="001B03F4" w:rsidRPr="00530C83" w:rsidRDefault="001B03F4" w:rsidP="00BC1456">
            <w:pPr>
              <w:keepNext/>
              <w:rPr>
                <w:rFonts w:eastAsia="Times New Roman"/>
                <w:i/>
                <w:iCs/>
                <w:color w:val="000000"/>
                <w:sz w:val="20"/>
                <w:szCs w:val="20"/>
              </w:rPr>
            </w:pPr>
          </w:p>
        </w:tc>
        <w:tc>
          <w:tcPr>
            <w:tcW w:w="4147"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9"/>
              <w:gridCol w:w="1257"/>
              <w:gridCol w:w="772"/>
              <w:gridCol w:w="795"/>
              <w:gridCol w:w="648"/>
            </w:tblGrid>
            <w:tr w:rsidR="001B03F4" w:rsidRPr="00530C83" w14:paraId="16045973" w14:textId="77777777" w:rsidTr="00CC405F">
              <w:trPr>
                <w:trHeight w:val="312"/>
              </w:trPr>
              <w:tc>
                <w:tcPr>
                  <w:tcW w:w="1716" w:type="dxa"/>
                  <w:gridSpan w:val="2"/>
                  <w:vMerge w:val="restart"/>
                  <w:tcBorders>
                    <w:top w:val="nil"/>
                    <w:left w:val="nil"/>
                  </w:tcBorders>
                </w:tcPr>
                <w:p w14:paraId="3B483DAC" w14:textId="77777777" w:rsidR="001B03F4" w:rsidRPr="00530C83" w:rsidRDefault="001B03F4" w:rsidP="00BC1456">
                  <w:pPr>
                    <w:keepNext/>
                    <w:rPr>
                      <w:sz w:val="20"/>
                      <w:szCs w:val="20"/>
                    </w:rPr>
                  </w:pPr>
                </w:p>
              </w:tc>
              <w:tc>
                <w:tcPr>
                  <w:tcW w:w="2215" w:type="dxa"/>
                  <w:gridSpan w:val="3"/>
                  <w:tcBorders>
                    <w:top w:val="nil"/>
                    <w:bottom w:val="single" w:sz="4" w:space="0" w:color="auto"/>
                    <w:right w:val="nil"/>
                  </w:tcBorders>
                </w:tcPr>
                <w:p w14:paraId="5D72BE88" w14:textId="77777777" w:rsidR="001B03F4" w:rsidRPr="00530C83" w:rsidRDefault="001B03F4" w:rsidP="00BC1456">
                  <w:pPr>
                    <w:keepNext/>
                    <w:jc w:val="center"/>
                    <w:rPr>
                      <w:sz w:val="20"/>
                      <w:szCs w:val="20"/>
                    </w:rPr>
                  </w:pPr>
                  <w:r w:rsidRPr="00530C83">
                    <w:rPr>
                      <w:sz w:val="20"/>
                      <w:szCs w:val="20"/>
                    </w:rPr>
                    <w:t>Timing</w:t>
                  </w:r>
                </w:p>
              </w:tc>
            </w:tr>
            <w:tr w:rsidR="001B03F4" w:rsidRPr="00530C83" w14:paraId="100F0B43" w14:textId="77777777" w:rsidTr="00CC405F">
              <w:trPr>
                <w:trHeight w:val="312"/>
              </w:trPr>
              <w:tc>
                <w:tcPr>
                  <w:tcW w:w="1716" w:type="dxa"/>
                  <w:gridSpan w:val="2"/>
                  <w:vMerge/>
                  <w:tcBorders>
                    <w:left w:val="nil"/>
                  </w:tcBorders>
                </w:tcPr>
                <w:p w14:paraId="3FE855C9" w14:textId="77777777" w:rsidR="001B03F4" w:rsidRPr="00530C83" w:rsidRDefault="001B03F4" w:rsidP="00BC1456">
                  <w:pPr>
                    <w:keepNext/>
                    <w:rPr>
                      <w:sz w:val="20"/>
                      <w:szCs w:val="20"/>
                    </w:rPr>
                  </w:pPr>
                </w:p>
              </w:tc>
              <w:tc>
                <w:tcPr>
                  <w:tcW w:w="772" w:type="dxa"/>
                  <w:tcBorders>
                    <w:top w:val="single" w:sz="4" w:space="0" w:color="auto"/>
                    <w:bottom w:val="single" w:sz="4" w:space="0" w:color="auto"/>
                  </w:tcBorders>
                </w:tcPr>
                <w:p w14:paraId="4F2FE506" w14:textId="77777777" w:rsidR="001B03F4" w:rsidRPr="00530C83" w:rsidRDefault="001B03F4" w:rsidP="00BC1456">
                  <w:pPr>
                    <w:keepNext/>
                    <w:rPr>
                      <w:sz w:val="20"/>
                      <w:szCs w:val="20"/>
                    </w:rPr>
                  </w:pPr>
                  <w:r w:rsidRPr="00530C83">
                    <w:rPr>
                      <w:sz w:val="20"/>
                      <w:szCs w:val="20"/>
                    </w:rPr>
                    <w:t>Before</w:t>
                  </w:r>
                </w:p>
              </w:tc>
              <w:tc>
                <w:tcPr>
                  <w:tcW w:w="795" w:type="dxa"/>
                  <w:tcBorders>
                    <w:top w:val="single" w:sz="4" w:space="0" w:color="auto"/>
                    <w:bottom w:val="single" w:sz="4" w:space="0" w:color="auto"/>
                  </w:tcBorders>
                </w:tcPr>
                <w:p w14:paraId="7B71EB52" w14:textId="77777777" w:rsidR="001B03F4" w:rsidRPr="00530C83" w:rsidRDefault="001B03F4" w:rsidP="00BC1456">
                  <w:pPr>
                    <w:keepNext/>
                    <w:rPr>
                      <w:sz w:val="20"/>
                      <w:szCs w:val="20"/>
                    </w:rPr>
                  </w:pPr>
                  <w:r w:rsidRPr="00530C83">
                    <w:rPr>
                      <w:sz w:val="20"/>
                      <w:szCs w:val="20"/>
                    </w:rPr>
                    <w:t>During</w:t>
                  </w:r>
                </w:p>
              </w:tc>
              <w:tc>
                <w:tcPr>
                  <w:tcW w:w="647" w:type="dxa"/>
                  <w:tcBorders>
                    <w:top w:val="single" w:sz="4" w:space="0" w:color="auto"/>
                    <w:bottom w:val="single" w:sz="4" w:space="0" w:color="auto"/>
                    <w:right w:val="nil"/>
                  </w:tcBorders>
                </w:tcPr>
                <w:p w14:paraId="5C5DA851" w14:textId="77777777" w:rsidR="001B03F4" w:rsidRPr="00530C83" w:rsidRDefault="001B03F4" w:rsidP="00BC1456">
                  <w:pPr>
                    <w:keepNext/>
                    <w:rPr>
                      <w:sz w:val="20"/>
                      <w:szCs w:val="20"/>
                    </w:rPr>
                  </w:pPr>
                  <w:r w:rsidRPr="00530C83">
                    <w:rPr>
                      <w:sz w:val="20"/>
                      <w:szCs w:val="20"/>
                    </w:rPr>
                    <w:t>After</w:t>
                  </w:r>
                </w:p>
              </w:tc>
            </w:tr>
            <w:tr w:rsidR="001B03F4" w:rsidRPr="00530C83" w14:paraId="5464B81D" w14:textId="77777777" w:rsidTr="00CC405F">
              <w:trPr>
                <w:trHeight w:val="312"/>
              </w:trPr>
              <w:tc>
                <w:tcPr>
                  <w:tcW w:w="459" w:type="dxa"/>
                  <w:vMerge w:val="restart"/>
                  <w:tcBorders>
                    <w:top w:val="nil"/>
                    <w:left w:val="nil"/>
                    <w:bottom w:val="single" w:sz="4" w:space="0" w:color="auto"/>
                    <w:right w:val="single" w:sz="4" w:space="0" w:color="auto"/>
                  </w:tcBorders>
                  <w:textDirection w:val="btLr"/>
                </w:tcPr>
                <w:p w14:paraId="2C2FC908" w14:textId="77777777" w:rsidR="001B03F4" w:rsidRPr="00530C83" w:rsidRDefault="001B03F4" w:rsidP="00BC1456">
                  <w:pPr>
                    <w:keepNext/>
                    <w:ind w:left="113" w:right="113"/>
                    <w:jc w:val="center"/>
                    <w:rPr>
                      <w:sz w:val="20"/>
                      <w:szCs w:val="20"/>
                    </w:rPr>
                  </w:pPr>
                  <w:r w:rsidRPr="00530C83">
                    <w:rPr>
                      <w:sz w:val="20"/>
                      <w:szCs w:val="20"/>
                    </w:rPr>
                    <w:t>Location</w:t>
                  </w:r>
                </w:p>
              </w:tc>
              <w:tc>
                <w:tcPr>
                  <w:tcW w:w="1257" w:type="dxa"/>
                  <w:tcBorders>
                    <w:left w:val="single" w:sz="4" w:space="0" w:color="auto"/>
                    <w:right w:val="single" w:sz="4" w:space="0" w:color="auto"/>
                  </w:tcBorders>
                </w:tcPr>
                <w:p w14:paraId="403FFA85" w14:textId="77777777" w:rsidR="001B03F4" w:rsidRPr="00530C83" w:rsidRDefault="001B03F4" w:rsidP="00BC1456">
                  <w:pPr>
                    <w:keepNext/>
                    <w:rPr>
                      <w:sz w:val="20"/>
                      <w:szCs w:val="20"/>
                    </w:rPr>
                  </w:pPr>
                  <w:r w:rsidRPr="00530C83">
                    <w:rPr>
                      <w:sz w:val="20"/>
                      <w:szCs w:val="20"/>
                    </w:rPr>
                    <w:t>Upstream</w:t>
                  </w:r>
                </w:p>
              </w:tc>
              <w:tc>
                <w:tcPr>
                  <w:tcW w:w="772" w:type="dxa"/>
                  <w:tcBorders>
                    <w:top w:val="single" w:sz="4" w:space="0" w:color="auto"/>
                    <w:left w:val="single" w:sz="4" w:space="0" w:color="auto"/>
                    <w:bottom w:val="single" w:sz="4" w:space="0" w:color="auto"/>
                    <w:right w:val="single" w:sz="4" w:space="0" w:color="auto"/>
                  </w:tcBorders>
                </w:tcPr>
                <w:p w14:paraId="717A8626" w14:textId="77777777" w:rsidR="001B03F4" w:rsidRPr="00530C83" w:rsidRDefault="001B03F4" w:rsidP="00BC1456">
                  <w:pPr>
                    <w:keepNext/>
                    <w:rPr>
                      <w:sz w:val="20"/>
                      <w:szCs w:val="20"/>
                    </w:rPr>
                  </w:pPr>
                </w:p>
              </w:tc>
              <w:tc>
                <w:tcPr>
                  <w:tcW w:w="795" w:type="dxa"/>
                  <w:tcBorders>
                    <w:top w:val="single" w:sz="4" w:space="0" w:color="auto"/>
                    <w:left w:val="single" w:sz="4" w:space="0" w:color="auto"/>
                    <w:bottom w:val="single" w:sz="4" w:space="0" w:color="auto"/>
                    <w:right w:val="single" w:sz="4" w:space="0" w:color="auto"/>
                  </w:tcBorders>
                </w:tcPr>
                <w:p w14:paraId="047944BD" w14:textId="77777777" w:rsidR="001B03F4" w:rsidRPr="00530C83" w:rsidRDefault="001B03F4" w:rsidP="00BC1456">
                  <w:pPr>
                    <w:keepNext/>
                    <w:rPr>
                      <w:sz w:val="20"/>
                      <w:szCs w:val="20"/>
                    </w:rPr>
                  </w:pPr>
                </w:p>
              </w:tc>
              <w:tc>
                <w:tcPr>
                  <w:tcW w:w="647" w:type="dxa"/>
                  <w:tcBorders>
                    <w:top w:val="single" w:sz="4" w:space="0" w:color="auto"/>
                    <w:left w:val="single" w:sz="4" w:space="0" w:color="auto"/>
                    <w:bottom w:val="single" w:sz="4" w:space="0" w:color="auto"/>
                    <w:right w:val="single" w:sz="4" w:space="0" w:color="auto"/>
                  </w:tcBorders>
                </w:tcPr>
                <w:p w14:paraId="3B4EAD8C" w14:textId="77777777" w:rsidR="001B03F4" w:rsidRPr="00530C83" w:rsidRDefault="001B03F4" w:rsidP="00BC1456">
                  <w:pPr>
                    <w:keepNext/>
                    <w:rPr>
                      <w:sz w:val="20"/>
                      <w:szCs w:val="20"/>
                    </w:rPr>
                  </w:pPr>
                </w:p>
              </w:tc>
            </w:tr>
            <w:tr w:rsidR="001B03F4" w:rsidRPr="00530C83" w14:paraId="6D128402" w14:textId="77777777" w:rsidTr="00CC405F">
              <w:trPr>
                <w:trHeight w:val="312"/>
              </w:trPr>
              <w:tc>
                <w:tcPr>
                  <w:tcW w:w="459" w:type="dxa"/>
                  <w:vMerge/>
                  <w:tcBorders>
                    <w:top w:val="single" w:sz="4" w:space="0" w:color="auto"/>
                    <w:left w:val="nil"/>
                    <w:bottom w:val="single" w:sz="4" w:space="0" w:color="auto"/>
                    <w:right w:val="single" w:sz="4" w:space="0" w:color="auto"/>
                  </w:tcBorders>
                </w:tcPr>
                <w:p w14:paraId="36F80BB9" w14:textId="77777777" w:rsidR="001B03F4" w:rsidRPr="00530C83" w:rsidRDefault="001B03F4" w:rsidP="00BC1456">
                  <w:pPr>
                    <w:keepNext/>
                    <w:rPr>
                      <w:sz w:val="20"/>
                      <w:szCs w:val="20"/>
                    </w:rPr>
                  </w:pPr>
                </w:p>
              </w:tc>
              <w:tc>
                <w:tcPr>
                  <w:tcW w:w="1257" w:type="dxa"/>
                  <w:tcBorders>
                    <w:left w:val="single" w:sz="4" w:space="0" w:color="auto"/>
                    <w:right w:val="single" w:sz="4" w:space="0" w:color="auto"/>
                  </w:tcBorders>
                </w:tcPr>
                <w:p w14:paraId="64E69438" w14:textId="77777777" w:rsidR="001B03F4" w:rsidRPr="00530C83" w:rsidRDefault="001B03F4" w:rsidP="00BC1456">
                  <w:pPr>
                    <w:keepNext/>
                    <w:rPr>
                      <w:sz w:val="20"/>
                      <w:szCs w:val="20"/>
                    </w:rPr>
                  </w:pPr>
                  <w:r w:rsidRPr="00530C83">
                    <w:rPr>
                      <w:sz w:val="20"/>
                      <w:szCs w:val="20"/>
                    </w:rPr>
                    <w:t>Adjacent</w:t>
                  </w:r>
                </w:p>
              </w:tc>
              <w:tc>
                <w:tcPr>
                  <w:tcW w:w="772" w:type="dxa"/>
                  <w:tcBorders>
                    <w:top w:val="single" w:sz="4" w:space="0" w:color="auto"/>
                    <w:left w:val="single" w:sz="4" w:space="0" w:color="auto"/>
                    <w:bottom w:val="single" w:sz="4" w:space="0" w:color="auto"/>
                    <w:right w:val="single" w:sz="4" w:space="0" w:color="auto"/>
                  </w:tcBorders>
                  <w:shd w:val="clear" w:color="auto" w:fill="4472C4"/>
                </w:tcPr>
                <w:p w14:paraId="7CD10447" w14:textId="77777777" w:rsidR="001B03F4" w:rsidRPr="00530C83" w:rsidRDefault="001B03F4" w:rsidP="00BC1456">
                  <w:pPr>
                    <w:keepNext/>
                    <w:rPr>
                      <w:sz w:val="20"/>
                      <w:szCs w:val="20"/>
                    </w:rPr>
                  </w:pPr>
                </w:p>
              </w:tc>
              <w:tc>
                <w:tcPr>
                  <w:tcW w:w="795" w:type="dxa"/>
                  <w:tcBorders>
                    <w:top w:val="single" w:sz="4" w:space="0" w:color="auto"/>
                    <w:left w:val="single" w:sz="4" w:space="0" w:color="auto"/>
                    <w:bottom w:val="single" w:sz="4" w:space="0" w:color="auto"/>
                    <w:right w:val="single" w:sz="4" w:space="0" w:color="auto"/>
                  </w:tcBorders>
                  <w:shd w:val="clear" w:color="auto" w:fill="4472C4" w:themeFill="accent5"/>
                </w:tcPr>
                <w:p w14:paraId="799E131F" w14:textId="77777777" w:rsidR="001B03F4" w:rsidRPr="00530C83" w:rsidRDefault="001B03F4" w:rsidP="00BC1456">
                  <w:pPr>
                    <w:keepNext/>
                    <w:rPr>
                      <w:sz w:val="20"/>
                      <w:szCs w:val="20"/>
                    </w:rPr>
                  </w:pPr>
                </w:p>
              </w:tc>
              <w:tc>
                <w:tcPr>
                  <w:tcW w:w="647" w:type="dxa"/>
                  <w:tcBorders>
                    <w:top w:val="single" w:sz="4" w:space="0" w:color="auto"/>
                    <w:left w:val="single" w:sz="4" w:space="0" w:color="auto"/>
                    <w:bottom w:val="single" w:sz="4" w:space="0" w:color="auto"/>
                    <w:right w:val="single" w:sz="4" w:space="0" w:color="auto"/>
                  </w:tcBorders>
                </w:tcPr>
                <w:p w14:paraId="40508BDD" w14:textId="77777777" w:rsidR="001B03F4" w:rsidRPr="00530C83" w:rsidRDefault="001B03F4" w:rsidP="00BC1456">
                  <w:pPr>
                    <w:keepNext/>
                    <w:rPr>
                      <w:sz w:val="20"/>
                      <w:szCs w:val="20"/>
                    </w:rPr>
                  </w:pPr>
                </w:p>
              </w:tc>
            </w:tr>
            <w:tr w:rsidR="001B03F4" w:rsidRPr="00530C83" w14:paraId="7989C3E0" w14:textId="77777777" w:rsidTr="00CC405F">
              <w:trPr>
                <w:trHeight w:val="312"/>
              </w:trPr>
              <w:tc>
                <w:tcPr>
                  <w:tcW w:w="459" w:type="dxa"/>
                  <w:vMerge/>
                  <w:tcBorders>
                    <w:top w:val="single" w:sz="4" w:space="0" w:color="auto"/>
                    <w:left w:val="nil"/>
                    <w:bottom w:val="nil"/>
                    <w:right w:val="single" w:sz="4" w:space="0" w:color="auto"/>
                  </w:tcBorders>
                </w:tcPr>
                <w:p w14:paraId="7A5F420D" w14:textId="77777777" w:rsidR="001B03F4" w:rsidRPr="00530C83" w:rsidRDefault="001B03F4" w:rsidP="00BC1456">
                  <w:pPr>
                    <w:keepNext/>
                    <w:rPr>
                      <w:sz w:val="20"/>
                      <w:szCs w:val="20"/>
                    </w:rPr>
                  </w:pPr>
                </w:p>
              </w:tc>
              <w:tc>
                <w:tcPr>
                  <w:tcW w:w="1257" w:type="dxa"/>
                  <w:tcBorders>
                    <w:left w:val="single" w:sz="4" w:space="0" w:color="auto"/>
                    <w:bottom w:val="nil"/>
                    <w:right w:val="single" w:sz="4" w:space="0" w:color="auto"/>
                  </w:tcBorders>
                </w:tcPr>
                <w:p w14:paraId="3375DA58" w14:textId="77777777" w:rsidR="001B03F4" w:rsidRPr="00530C83" w:rsidRDefault="001B03F4" w:rsidP="00BC1456">
                  <w:pPr>
                    <w:keepNext/>
                    <w:rPr>
                      <w:sz w:val="20"/>
                      <w:szCs w:val="20"/>
                    </w:rPr>
                  </w:pPr>
                  <w:r w:rsidRPr="00530C83">
                    <w:rPr>
                      <w:sz w:val="20"/>
                      <w:szCs w:val="20"/>
                    </w:rPr>
                    <w:t>Downstream</w:t>
                  </w:r>
                </w:p>
              </w:tc>
              <w:tc>
                <w:tcPr>
                  <w:tcW w:w="772" w:type="dxa"/>
                  <w:tcBorders>
                    <w:top w:val="single" w:sz="4" w:space="0" w:color="auto"/>
                    <w:left w:val="single" w:sz="4" w:space="0" w:color="auto"/>
                    <w:bottom w:val="nil"/>
                    <w:right w:val="single" w:sz="4" w:space="0" w:color="auto"/>
                  </w:tcBorders>
                </w:tcPr>
                <w:p w14:paraId="4B4631EB" w14:textId="77777777" w:rsidR="001B03F4" w:rsidRPr="00530C83" w:rsidRDefault="001B03F4" w:rsidP="00BC1456">
                  <w:pPr>
                    <w:keepNext/>
                    <w:rPr>
                      <w:sz w:val="20"/>
                      <w:szCs w:val="20"/>
                    </w:rPr>
                  </w:pPr>
                </w:p>
              </w:tc>
              <w:tc>
                <w:tcPr>
                  <w:tcW w:w="795" w:type="dxa"/>
                  <w:tcBorders>
                    <w:top w:val="single" w:sz="4" w:space="0" w:color="auto"/>
                    <w:left w:val="single" w:sz="4" w:space="0" w:color="auto"/>
                    <w:bottom w:val="nil"/>
                    <w:right w:val="single" w:sz="4" w:space="0" w:color="auto"/>
                  </w:tcBorders>
                </w:tcPr>
                <w:p w14:paraId="5EF5D6F1" w14:textId="77777777" w:rsidR="001B03F4" w:rsidRPr="00530C83" w:rsidRDefault="001B03F4" w:rsidP="00BC1456">
                  <w:pPr>
                    <w:keepNext/>
                    <w:rPr>
                      <w:sz w:val="20"/>
                      <w:szCs w:val="20"/>
                    </w:rPr>
                  </w:pPr>
                </w:p>
              </w:tc>
              <w:tc>
                <w:tcPr>
                  <w:tcW w:w="647" w:type="dxa"/>
                  <w:tcBorders>
                    <w:top w:val="single" w:sz="4" w:space="0" w:color="auto"/>
                    <w:left w:val="single" w:sz="4" w:space="0" w:color="auto"/>
                    <w:bottom w:val="nil"/>
                    <w:right w:val="single" w:sz="4" w:space="0" w:color="auto"/>
                  </w:tcBorders>
                </w:tcPr>
                <w:p w14:paraId="1843BBD6" w14:textId="77777777" w:rsidR="001B03F4" w:rsidRPr="00530C83" w:rsidRDefault="001B03F4" w:rsidP="00BC1456">
                  <w:pPr>
                    <w:keepNext/>
                    <w:rPr>
                      <w:sz w:val="20"/>
                      <w:szCs w:val="20"/>
                    </w:rPr>
                  </w:pPr>
                </w:p>
              </w:tc>
            </w:tr>
          </w:tbl>
          <w:p w14:paraId="352C5EFD" w14:textId="77777777" w:rsidR="001B03F4" w:rsidRPr="00530C83" w:rsidRDefault="001B03F4" w:rsidP="00BC1456">
            <w:pPr>
              <w:keepNext/>
              <w:rPr>
                <w:rFonts w:ascii="Calibri" w:eastAsia="Times New Roman" w:hAnsi="Calibri"/>
                <w:color w:val="000000"/>
              </w:rPr>
            </w:pPr>
          </w:p>
        </w:tc>
      </w:tr>
      <w:tr w:rsidR="001B03F4" w:rsidRPr="00530C83" w14:paraId="01430764" w14:textId="77777777" w:rsidTr="004E30CC">
        <w:trPr>
          <w:cantSplit/>
          <w:trHeight w:val="303"/>
        </w:trPr>
        <w:tc>
          <w:tcPr>
            <w:tcW w:w="1364" w:type="dxa"/>
            <w:shd w:val="clear" w:color="auto" w:fill="auto"/>
            <w:noWrap/>
            <w:vAlign w:val="center"/>
            <w:hideMark/>
          </w:tcPr>
          <w:p w14:paraId="2621DAF2" w14:textId="77777777" w:rsidR="001B03F4" w:rsidRPr="00530C83" w:rsidRDefault="001B03F4" w:rsidP="00BC1456">
            <w:pPr>
              <w:keepNext/>
              <w:rPr>
                <w:rFonts w:eastAsia="Times New Roman"/>
                <w:color w:val="000000"/>
              </w:rPr>
            </w:pPr>
            <w:r w:rsidRPr="00530C83">
              <w:rPr>
                <w:rFonts w:eastAsia="Times New Roman"/>
                <w:color w:val="000000"/>
              </w:rPr>
              <w:t>H1C</w:t>
            </w:r>
          </w:p>
        </w:tc>
        <w:tc>
          <w:tcPr>
            <w:tcW w:w="1404" w:type="dxa"/>
            <w:vAlign w:val="center"/>
          </w:tcPr>
          <w:p w14:paraId="7BD9366D" w14:textId="77777777" w:rsidR="001B03F4" w:rsidRPr="00530C83" w:rsidRDefault="001B03F4" w:rsidP="00BC1456">
            <w:pPr>
              <w:keepNext/>
              <w:rPr>
                <w:sz w:val="20"/>
                <w:szCs w:val="20"/>
              </w:rPr>
            </w:pPr>
            <w:r w:rsidRPr="00530C83">
              <w:rPr>
                <w:sz w:val="20"/>
                <w:szCs w:val="20"/>
              </w:rPr>
              <w:t>Activation Effect at DSFS (Same Time)</w:t>
            </w:r>
          </w:p>
        </w:tc>
        <w:tc>
          <w:tcPr>
            <w:tcW w:w="3437" w:type="dxa"/>
            <w:shd w:val="clear" w:color="auto" w:fill="auto"/>
            <w:noWrap/>
            <w:vAlign w:val="center"/>
            <w:hideMark/>
          </w:tcPr>
          <w:p w14:paraId="5709F380" w14:textId="77777777" w:rsidR="001B03F4" w:rsidRPr="00530C83" w:rsidRDefault="001B03F4" w:rsidP="00BC1456">
            <w:pPr>
              <w:keepNext/>
              <w:rPr>
                <w:rFonts w:eastAsia="Times New Roman"/>
                <w:i/>
                <w:iCs/>
                <w:color w:val="000000"/>
                <w:sz w:val="20"/>
                <w:szCs w:val="20"/>
              </w:rPr>
            </w:pPr>
          </w:p>
          <w:p w14:paraId="33CF51BD" w14:textId="77777777" w:rsidR="001B03F4" w:rsidRPr="00530C83" w:rsidRDefault="00BC018E" w:rsidP="00BC1456">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e>
                </m:d>
              </m:oMath>
            </m:oMathPara>
          </w:p>
          <w:p w14:paraId="337F8A24" w14:textId="77777777" w:rsidR="004C45F4" w:rsidRPr="00530C83" w:rsidRDefault="004C45F4" w:rsidP="00BC1456">
            <w:pPr>
              <w:keepNext/>
              <w:rPr>
                <w:rFonts w:eastAsia="Times New Roman"/>
                <w:i/>
                <w:iCs/>
                <w:color w:val="000000"/>
                <w:sz w:val="20"/>
                <w:szCs w:val="20"/>
              </w:rPr>
            </w:pPr>
          </w:p>
          <w:p w14:paraId="3EE34FAF" w14:textId="77777777" w:rsidR="004C45F4" w:rsidRPr="00530C83" w:rsidRDefault="004C45F4" w:rsidP="00BC1456">
            <w:pPr>
              <w:keepNext/>
              <w:rPr>
                <w:rFonts w:eastAsia="Times New Roman"/>
                <w:sz w:val="20"/>
                <w:szCs w:val="20"/>
              </w:rPr>
            </w:pPr>
          </w:p>
          <w:p w14:paraId="3174C6CA" w14:textId="77777777" w:rsidR="001B03F4" w:rsidRPr="00530C83" w:rsidRDefault="001B03F4" w:rsidP="00BC1456">
            <w:pPr>
              <w:keepNext/>
              <w:rPr>
                <w:rFonts w:eastAsia="Times New Roman"/>
                <w:sz w:val="20"/>
                <w:szCs w:val="20"/>
              </w:rPr>
            </w:pPr>
          </w:p>
        </w:tc>
        <w:tc>
          <w:tcPr>
            <w:tcW w:w="4147"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5"/>
              <w:gridCol w:w="1248"/>
              <w:gridCol w:w="766"/>
              <w:gridCol w:w="789"/>
              <w:gridCol w:w="643"/>
            </w:tblGrid>
            <w:tr w:rsidR="001B03F4" w:rsidRPr="00530C83" w14:paraId="1A537CB0" w14:textId="77777777" w:rsidTr="00CC405F">
              <w:trPr>
                <w:trHeight w:val="318"/>
              </w:trPr>
              <w:tc>
                <w:tcPr>
                  <w:tcW w:w="1703" w:type="dxa"/>
                  <w:gridSpan w:val="2"/>
                  <w:vMerge w:val="restart"/>
                  <w:tcBorders>
                    <w:top w:val="nil"/>
                    <w:left w:val="nil"/>
                  </w:tcBorders>
                </w:tcPr>
                <w:p w14:paraId="67FB0188" w14:textId="77777777" w:rsidR="001B03F4" w:rsidRPr="00530C83" w:rsidRDefault="001B03F4" w:rsidP="00BC1456">
                  <w:pPr>
                    <w:keepNext/>
                    <w:rPr>
                      <w:sz w:val="20"/>
                      <w:szCs w:val="20"/>
                    </w:rPr>
                  </w:pPr>
                </w:p>
              </w:tc>
              <w:tc>
                <w:tcPr>
                  <w:tcW w:w="2198" w:type="dxa"/>
                  <w:gridSpan w:val="3"/>
                  <w:tcBorders>
                    <w:top w:val="nil"/>
                    <w:bottom w:val="single" w:sz="4" w:space="0" w:color="auto"/>
                    <w:right w:val="nil"/>
                  </w:tcBorders>
                </w:tcPr>
                <w:p w14:paraId="2376A98E" w14:textId="77777777" w:rsidR="001B03F4" w:rsidRPr="00530C83" w:rsidRDefault="001B03F4" w:rsidP="00BC1456">
                  <w:pPr>
                    <w:keepNext/>
                    <w:jc w:val="center"/>
                    <w:rPr>
                      <w:sz w:val="20"/>
                      <w:szCs w:val="20"/>
                    </w:rPr>
                  </w:pPr>
                  <w:r w:rsidRPr="00530C83">
                    <w:rPr>
                      <w:sz w:val="20"/>
                      <w:szCs w:val="20"/>
                    </w:rPr>
                    <w:t>Timing</w:t>
                  </w:r>
                </w:p>
              </w:tc>
            </w:tr>
            <w:tr w:rsidR="001B03F4" w:rsidRPr="00530C83" w14:paraId="5A8F7A14" w14:textId="77777777" w:rsidTr="00CC405F">
              <w:trPr>
                <w:trHeight w:val="318"/>
              </w:trPr>
              <w:tc>
                <w:tcPr>
                  <w:tcW w:w="1703" w:type="dxa"/>
                  <w:gridSpan w:val="2"/>
                  <w:vMerge/>
                  <w:tcBorders>
                    <w:left w:val="nil"/>
                  </w:tcBorders>
                </w:tcPr>
                <w:p w14:paraId="0FE32616" w14:textId="77777777" w:rsidR="001B03F4" w:rsidRPr="00530C83" w:rsidRDefault="001B03F4" w:rsidP="00BC1456">
                  <w:pPr>
                    <w:keepNext/>
                    <w:rPr>
                      <w:sz w:val="20"/>
                      <w:szCs w:val="20"/>
                    </w:rPr>
                  </w:pPr>
                </w:p>
              </w:tc>
              <w:tc>
                <w:tcPr>
                  <w:tcW w:w="766" w:type="dxa"/>
                  <w:tcBorders>
                    <w:top w:val="single" w:sz="4" w:space="0" w:color="auto"/>
                    <w:bottom w:val="single" w:sz="4" w:space="0" w:color="auto"/>
                  </w:tcBorders>
                </w:tcPr>
                <w:p w14:paraId="1838CBAC" w14:textId="77777777" w:rsidR="001B03F4" w:rsidRPr="00530C83" w:rsidRDefault="001B03F4" w:rsidP="00BC1456">
                  <w:pPr>
                    <w:keepNext/>
                    <w:rPr>
                      <w:sz w:val="20"/>
                      <w:szCs w:val="20"/>
                    </w:rPr>
                  </w:pPr>
                  <w:r w:rsidRPr="00530C83">
                    <w:rPr>
                      <w:sz w:val="20"/>
                      <w:szCs w:val="20"/>
                    </w:rPr>
                    <w:t>Before</w:t>
                  </w:r>
                </w:p>
              </w:tc>
              <w:tc>
                <w:tcPr>
                  <w:tcW w:w="789" w:type="dxa"/>
                  <w:tcBorders>
                    <w:top w:val="single" w:sz="4" w:space="0" w:color="auto"/>
                    <w:bottom w:val="single" w:sz="4" w:space="0" w:color="auto"/>
                  </w:tcBorders>
                </w:tcPr>
                <w:p w14:paraId="55EA495E" w14:textId="77777777" w:rsidR="001B03F4" w:rsidRPr="00530C83" w:rsidRDefault="001B03F4" w:rsidP="00BC1456">
                  <w:pPr>
                    <w:keepNext/>
                    <w:rPr>
                      <w:sz w:val="20"/>
                      <w:szCs w:val="20"/>
                    </w:rPr>
                  </w:pPr>
                  <w:r w:rsidRPr="00530C83">
                    <w:rPr>
                      <w:sz w:val="20"/>
                      <w:szCs w:val="20"/>
                    </w:rPr>
                    <w:t>During</w:t>
                  </w:r>
                </w:p>
              </w:tc>
              <w:tc>
                <w:tcPr>
                  <w:tcW w:w="642" w:type="dxa"/>
                  <w:tcBorders>
                    <w:top w:val="single" w:sz="4" w:space="0" w:color="auto"/>
                    <w:bottom w:val="single" w:sz="4" w:space="0" w:color="auto"/>
                    <w:right w:val="nil"/>
                  </w:tcBorders>
                </w:tcPr>
                <w:p w14:paraId="180D8AB8" w14:textId="77777777" w:rsidR="001B03F4" w:rsidRPr="00530C83" w:rsidRDefault="001B03F4" w:rsidP="00BC1456">
                  <w:pPr>
                    <w:keepNext/>
                    <w:rPr>
                      <w:sz w:val="20"/>
                      <w:szCs w:val="20"/>
                    </w:rPr>
                  </w:pPr>
                  <w:r w:rsidRPr="00530C83">
                    <w:rPr>
                      <w:sz w:val="20"/>
                      <w:szCs w:val="20"/>
                    </w:rPr>
                    <w:t>After</w:t>
                  </w:r>
                </w:p>
              </w:tc>
            </w:tr>
            <w:tr w:rsidR="001B03F4" w:rsidRPr="00530C83" w14:paraId="0566BCDD" w14:textId="77777777" w:rsidTr="00CC405F">
              <w:trPr>
                <w:trHeight w:val="318"/>
              </w:trPr>
              <w:tc>
                <w:tcPr>
                  <w:tcW w:w="455" w:type="dxa"/>
                  <w:vMerge w:val="restart"/>
                  <w:tcBorders>
                    <w:top w:val="nil"/>
                    <w:left w:val="nil"/>
                    <w:bottom w:val="single" w:sz="4" w:space="0" w:color="auto"/>
                    <w:right w:val="single" w:sz="4" w:space="0" w:color="auto"/>
                  </w:tcBorders>
                  <w:textDirection w:val="btLr"/>
                </w:tcPr>
                <w:p w14:paraId="4D4B24CF" w14:textId="77777777" w:rsidR="001B03F4" w:rsidRPr="00530C83" w:rsidRDefault="001B03F4" w:rsidP="00BC1456">
                  <w:pPr>
                    <w:keepNext/>
                    <w:ind w:left="113" w:right="113"/>
                    <w:jc w:val="center"/>
                    <w:rPr>
                      <w:sz w:val="20"/>
                      <w:szCs w:val="20"/>
                    </w:rPr>
                  </w:pPr>
                  <w:r w:rsidRPr="00530C83">
                    <w:rPr>
                      <w:sz w:val="20"/>
                      <w:szCs w:val="20"/>
                    </w:rPr>
                    <w:t>Location</w:t>
                  </w:r>
                </w:p>
              </w:tc>
              <w:tc>
                <w:tcPr>
                  <w:tcW w:w="1247" w:type="dxa"/>
                  <w:tcBorders>
                    <w:left w:val="single" w:sz="4" w:space="0" w:color="auto"/>
                    <w:right w:val="single" w:sz="4" w:space="0" w:color="auto"/>
                  </w:tcBorders>
                </w:tcPr>
                <w:p w14:paraId="56D00758" w14:textId="77777777" w:rsidR="001B03F4" w:rsidRPr="00530C83" w:rsidRDefault="001B03F4" w:rsidP="00BC1456">
                  <w:pPr>
                    <w:keepNext/>
                    <w:rPr>
                      <w:sz w:val="20"/>
                      <w:szCs w:val="20"/>
                    </w:rPr>
                  </w:pPr>
                  <w:r w:rsidRPr="00530C83">
                    <w:rPr>
                      <w:sz w:val="20"/>
                      <w:szCs w:val="20"/>
                    </w:rPr>
                    <w:t>Upstream</w:t>
                  </w:r>
                </w:p>
              </w:tc>
              <w:tc>
                <w:tcPr>
                  <w:tcW w:w="766" w:type="dxa"/>
                  <w:tcBorders>
                    <w:top w:val="single" w:sz="4" w:space="0" w:color="auto"/>
                    <w:left w:val="single" w:sz="4" w:space="0" w:color="auto"/>
                    <w:bottom w:val="single" w:sz="4" w:space="0" w:color="auto"/>
                    <w:right w:val="single" w:sz="4" w:space="0" w:color="auto"/>
                  </w:tcBorders>
                </w:tcPr>
                <w:p w14:paraId="05B69543" w14:textId="77777777" w:rsidR="001B03F4" w:rsidRPr="00530C83" w:rsidRDefault="001B03F4" w:rsidP="00BC1456">
                  <w:pPr>
                    <w:keepNext/>
                    <w:rPr>
                      <w:sz w:val="20"/>
                      <w:szCs w:val="20"/>
                    </w:rPr>
                  </w:pPr>
                </w:p>
              </w:tc>
              <w:tc>
                <w:tcPr>
                  <w:tcW w:w="789" w:type="dxa"/>
                  <w:tcBorders>
                    <w:top w:val="single" w:sz="4" w:space="0" w:color="auto"/>
                    <w:left w:val="single" w:sz="4" w:space="0" w:color="auto"/>
                    <w:bottom w:val="single" w:sz="4" w:space="0" w:color="auto"/>
                    <w:right w:val="single" w:sz="4" w:space="0" w:color="auto"/>
                  </w:tcBorders>
                  <w:shd w:val="clear" w:color="auto" w:fill="70AD47" w:themeFill="accent6"/>
                </w:tcPr>
                <w:p w14:paraId="4888DA18" w14:textId="77777777" w:rsidR="001B03F4" w:rsidRPr="00530C83" w:rsidRDefault="001B03F4" w:rsidP="00BC1456">
                  <w:pPr>
                    <w:keepNext/>
                    <w:rPr>
                      <w:sz w:val="20"/>
                      <w:szCs w:val="20"/>
                    </w:rPr>
                  </w:pPr>
                </w:p>
              </w:tc>
              <w:tc>
                <w:tcPr>
                  <w:tcW w:w="642" w:type="dxa"/>
                  <w:tcBorders>
                    <w:top w:val="single" w:sz="4" w:space="0" w:color="auto"/>
                    <w:left w:val="single" w:sz="4" w:space="0" w:color="auto"/>
                    <w:bottom w:val="single" w:sz="4" w:space="0" w:color="auto"/>
                    <w:right w:val="single" w:sz="4" w:space="0" w:color="auto"/>
                  </w:tcBorders>
                </w:tcPr>
                <w:p w14:paraId="4523B1BF" w14:textId="77777777" w:rsidR="001B03F4" w:rsidRPr="00530C83" w:rsidRDefault="001B03F4" w:rsidP="00BC1456">
                  <w:pPr>
                    <w:keepNext/>
                    <w:rPr>
                      <w:sz w:val="20"/>
                      <w:szCs w:val="20"/>
                    </w:rPr>
                  </w:pPr>
                </w:p>
              </w:tc>
            </w:tr>
            <w:tr w:rsidR="001B03F4" w:rsidRPr="00530C83" w14:paraId="4EEBB0AD" w14:textId="77777777" w:rsidTr="00CC405F">
              <w:trPr>
                <w:trHeight w:val="318"/>
              </w:trPr>
              <w:tc>
                <w:tcPr>
                  <w:tcW w:w="455" w:type="dxa"/>
                  <w:vMerge/>
                  <w:tcBorders>
                    <w:top w:val="single" w:sz="4" w:space="0" w:color="auto"/>
                    <w:left w:val="nil"/>
                    <w:bottom w:val="single" w:sz="4" w:space="0" w:color="auto"/>
                    <w:right w:val="single" w:sz="4" w:space="0" w:color="auto"/>
                  </w:tcBorders>
                </w:tcPr>
                <w:p w14:paraId="516820E8" w14:textId="77777777" w:rsidR="001B03F4" w:rsidRPr="00530C83" w:rsidRDefault="001B03F4" w:rsidP="00BC1456">
                  <w:pPr>
                    <w:keepNext/>
                    <w:rPr>
                      <w:sz w:val="20"/>
                      <w:szCs w:val="20"/>
                    </w:rPr>
                  </w:pPr>
                </w:p>
              </w:tc>
              <w:tc>
                <w:tcPr>
                  <w:tcW w:w="1247" w:type="dxa"/>
                  <w:tcBorders>
                    <w:left w:val="single" w:sz="4" w:space="0" w:color="auto"/>
                    <w:right w:val="single" w:sz="4" w:space="0" w:color="auto"/>
                  </w:tcBorders>
                </w:tcPr>
                <w:p w14:paraId="22C34E15" w14:textId="77777777" w:rsidR="001B03F4" w:rsidRPr="00530C83" w:rsidRDefault="001B03F4" w:rsidP="00BC1456">
                  <w:pPr>
                    <w:keepNext/>
                    <w:rPr>
                      <w:sz w:val="20"/>
                      <w:szCs w:val="20"/>
                    </w:rPr>
                  </w:pPr>
                  <w:r w:rsidRPr="00530C83">
                    <w:rPr>
                      <w:sz w:val="20"/>
                      <w:szCs w:val="20"/>
                    </w:rPr>
                    <w:t>Adjacent</w:t>
                  </w:r>
                </w:p>
              </w:tc>
              <w:tc>
                <w:tcPr>
                  <w:tcW w:w="766" w:type="dxa"/>
                  <w:tcBorders>
                    <w:top w:val="single" w:sz="4" w:space="0" w:color="auto"/>
                    <w:left w:val="single" w:sz="4" w:space="0" w:color="auto"/>
                    <w:bottom w:val="single" w:sz="4" w:space="0" w:color="auto"/>
                    <w:right w:val="single" w:sz="4" w:space="0" w:color="auto"/>
                  </w:tcBorders>
                  <w:shd w:val="clear" w:color="auto" w:fill="FFFFFF" w:themeFill="background1"/>
                </w:tcPr>
                <w:p w14:paraId="39974163" w14:textId="77777777" w:rsidR="001B03F4" w:rsidRPr="00530C83" w:rsidRDefault="001B03F4" w:rsidP="00BC1456">
                  <w:pPr>
                    <w:keepNext/>
                    <w:rPr>
                      <w:sz w:val="20"/>
                      <w:szCs w:val="20"/>
                    </w:rPr>
                  </w:pPr>
                </w:p>
              </w:tc>
              <w:tc>
                <w:tcPr>
                  <w:tcW w:w="789" w:type="dxa"/>
                  <w:tcBorders>
                    <w:top w:val="single" w:sz="4" w:space="0" w:color="auto"/>
                    <w:left w:val="single" w:sz="4" w:space="0" w:color="auto"/>
                    <w:bottom w:val="single" w:sz="4" w:space="0" w:color="auto"/>
                    <w:right w:val="single" w:sz="4" w:space="0" w:color="auto"/>
                  </w:tcBorders>
                  <w:shd w:val="clear" w:color="auto" w:fill="4472C4" w:themeFill="accent5"/>
                </w:tcPr>
                <w:p w14:paraId="7AB450EC" w14:textId="77777777" w:rsidR="001B03F4" w:rsidRPr="00530C83" w:rsidRDefault="001B03F4" w:rsidP="00BC1456">
                  <w:pPr>
                    <w:keepNext/>
                    <w:rPr>
                      <w:sz w:val="20"/>
                      <w:szCs w:val="20"/>
                    </w:rPr>
                  </w:pPr>
                </w:p>
              </w:tc>
              <w:tc>
                <w:tcPr>
                  <w:tcW w:w="642" w:type="dxa"/>
                  <w:tcBorders>
                    <w:top w:val="single" w:sz="4" w:space="0" w:color="auto"/>
                    <w:left w:val="single" w:sz="4" w:space="0" w:color="auto"/>
                    <w:bottom w:val="single" w:sz="4" w:space="0" w:color="auto"/>
                    <w:right w:val="single" w:sz="4" w:space="0" w:color="auto"/>
                  </w:tcBorders>
                </w:tcPr>
                <w:p w14:paraId="72916564" w14:textId="77777777" w:rsidR="001B03F4" w:rsidRPr="00530C83" w:rsidRDefault="001B03F4" w:rsidP="00BC1456">
                  <w:pPr>
                    <w:keepNext/>
                    <w:rPr>
                      <w:sz w:val="20"/>
                      <w:szCs w:val="20"/>
                    </w:rPr>
                  </w:pPr>
                </w:p>
              </w:tc>
            </w:tr>
            <w:tr w:rsidR="001B03F4" w:rsidRPr="00530C83" w14:paraId="5F4B43EB" w14:textId="77777777" w:rsidTr="00CC405F">
              <w:trPr>
                <w:trHeight w:val="318"/>
              </w:trPr>
              <w:tc>
                <w:tcPr>
                  <w:tcW w:w="455" w:type="dxa"/>
                  <w:vMerge/>
                  <w:tcBorders>
                    <w:top w:val="single" w:sz="4" w:space="0" w:color="auto"/>
                    <w:left w:val="nil"/>
                    <w:bottom w:val="nil"/>
                    <w:right w:val="single" w:sz="4" w:space="0" w:color="auto"/>
                  </w:tcBorders>
                </w:tcPr>
                <w:p w14:paraId="42E5C6B9" w14:textId="77777777" w:rsidR="001B03F4" w:rsidRPr="00530C83" w:rsidRDefault="001B03F4" w:rsidP="00BC1456">
                  <w:pPr>
                    <w:keepNext/>
                    <w:rPr>
                      <w:sz w:val="20"/>
                      <w:szCs w:val="20"/>
                    </w:rPr>
                  </w:pPr>
                </w:p>
              </w:tc>
              <w:tc>
                <w:tcPr>
                  <w:tcW w:w="1247" w:type="dxa"/>
                  <w:tcBorders>
                    <w:left w:val="single" w:sz="4" w:space="0" w:color="auto"/>
                    <w:bottom w:val="nil"/>
                    <w:right w:val="single" w:sz="4" w:space="0" w:color="auto"/>
                  </w:tcBorders>
                </w:tcPr>
                <w:p w14:paraId="040573F0" w14:textId="77777777" w:rsidR="001B03F4" w:rsidRPr="00530C83" w:rsidRDefault="001B03F4" w:rsidP="00BC1456">
                  <w:pPr>
                    <w:keepNext/>
                    <w:rPr>
                      <w:sz w:val="20"/>
                      <w:szCs w:val="20"/>
                    </w:rPr>
                  </w:pPr>
                  <w:r w:rsidRPr="00530C83">
                    <w:rPr>
                      <w:sz w:val="20"/>
                      <w:szCs w:val="20"/>
                    </w:rPr>
                    <w:t>Downstream</w:t>
                  </w:r>
                </w:p>
              </w:tc>
              <w:tc>
                <w:tcPr>
                  <w:tcW w:w="766" w:type="dxa"/>
                  <w:tcBorders>
                    <w:top w:val="single" w:sz="4" w:space="0" w:color="auto"/>
                    <w:left w:val="single" w:sz="4" w:space="0" w:color="auto"/>
                    <w:bottom w:val="nil"/>
                    <w:right w:val="single" w:sz="4" w:space="0" w:color="auto"/>
                  </w:tcBorders>
                </w:tcPr>
                <w:p w14:paraId="603D71A9" w14:textId="77777777" w:rsidR="001B03F4" w:rsidRPr="00530C83" w:rsidRDefault="001B03F4" w:rsidP="00BC1456">
                  <w:pPr>
                    <w:keepNext/>
                    <w:rPr>
                      <w:sz w:val="20"/>
                      <w:szCs w:val="20"/>
                    </w:rPr>
                  </w:pPr>
                </w:p>
              </w:tc>
              <w:tc>
                <w:tcPr>
                  <w:tcW w:w="789" w:type="dxa"/>
                  <w:tcBorders>
                    <w:top w:val="single" w:sz="4" w:space="0" w:color="auto"/>
                    <w:left w:val="single" w:sz="4" w:space="0" w:color="auto"/>
                    <w:bottom w:val="nil"/>
                    <w:right w:val="single" w:sz="4" w:space="0" w:color="auto"/>
                  </w:tcBorders>
                </w:tcPr>
                <w:p w14:paraId="303E586E" w14:textId="77777777" w:rsidR="001B03F4" w:rsidRPr="00530C83" w:rsidRDefault="001B03F4" w:rsidP="00BC1456">
                  <w:pPr>
                    <w:keepNext/>
                    <w:rPr>
                      <w:sz w:val="20"/>
                      <w:szCs w:val="20"/>
                    </w:rPr>
                  </w:pPr>
                </w:p>
              </w:tc>
              <w:tc>
                <w:tcPr>
                  <w:tcW w:w="642" w:type="dxa"/>
                  <w:tcBorders>
                    <w:top w:val="single" w:sz="4" w:space="0" w:color="auto"/>
                    <w:left w:val="single" w:sz="4" w:space="0" w:color="auto"/>
                    <w:bottom w:val="nil"/>
                    <w:right w:val="single" w:sz="4" w:space="0" w:color="auto"/>
                  </w:tcBorders>
                </w:tcPr>
                <w:p w14:paraId="62D34D59" w14:textId="77777777" w:rsidR="001B03F4" w:rsidRPr="00530C83" w:rsidRDefault="001B03F4" w:rsidP="00BC1456">
                  <w:pPr>
                    <w:keepNext/>
                    <w:rPr>
                      <w:sz w:val="20"/>
                      <w:szCs w:val="20"/>
                    </w:rPr>
                  </w:pPr>
                </w:p>
              </w:tc>
            </w:tr>
          </w:tbl>
          <w:p w14:paraId="6579807C" w14:textId="77777777" w:rsidR="001B03F4" w:rsidRPr="00530C83" w:rsidRDefault="001B03F4" w:rsidP="00BC1456">
            <w:pPr>
              <w:keepNext/>
              <w:rPr>
                <w:rFonts w:ascii="Calibri" w:eastAsia="Times New Roman" w:hAnsi="Calibri"/>
                <w:color w:val="000000"/>
              </w:rPr>
            </w:pPr>
          </w:p>
        </w:tc>
      </w:tr>
    </w:tbl>
    <w:p w14:paraId="037F41DA" w14:textId="77777777" w:rsidR="007C3289" w:rsidRPr="00530C83" w:rsidRDefault="007C3289" w:rsidP="007C3289">
      <w:pPr>
        <w:pStyle w:val="Caption"/>
      </w:pPr>
      <w:bookmarkStart w:id="68" w:name="_Ref468962594"/>
      <w:r w:rsidRPr="00530C83">
        <w:t xml:space="preserve">Figure </w:t>
      </w:r>
      <w:fldSimple w:instr=" SEQ Figure \* ARABIC ">
        <w:r w:rsidR="004055C6">
          <w:rPr>
            <w:noProof/>
          </w:rPr>
          <w:t>4</w:t>
        </w:r>
      </w:fldSimple>
      <w:bookmarkEnd w:id="68"/>
      <w:r w:rsidR="005341DA" w:rsidRPr="00530C83">
        <w:t>.  Hypotheses H1A, H1B and H1C.</w:t>
      </w:r>
    </w:p>
    <w:p w14:paraId="440DF65A" w14:textId="063D109A" w:rsidR="00F16E63" w:rsidRPr="00530C83" w:rsidRDefault="00F16E63" w:rsidP="000130F9">
      <w:r w:rsidRPr="00530C83">
        <w:t xml:space="preserve">Second, </w:t>
      </w:r>
      <w:r w:rsidR="000130F9" w:rsidRPr="00530C83">
        <w:t xml:space="preserve">one can compare the speed at </w:t>
      </w:r>
      <w:r w:rsidR="005B3BDC" w:rsidRPr="00530C83">
        <w:t xml:space="preserve">the </w:t>
      </w:r>
      <w:r w:rsidR="000130F9" w:rsidRPr="00530C83">
        <w:t>sensor upstream of the DSFS during activation of the DSFS with the speed at the DSFS</w:t>
      </w:r>
      <w:r w:rsidR="001758D2" w:rsidRPr="00530C83">
        <w:t xml:space="preserve"> during the activation of the DSFS</w:t>
      </w:r>
      <w:r w:rsidR="000130F9" w:rsidRPr="00530C83">
        <w:t xml:space="preserve"> (H1C</w:t>
      </w:r>
      <w:r w:rsidR="00D02974" w:rsidRPr="00530C83">
        <w:t>; measures made at different locations at the same time</w:t>
      </w:r>
      <w:r w:rsidR="000130F9" w:rsidRPr="00530C83">
        <w:t xml:space="preserve">).  </w:t>
      </w:r>
      <w:r w:rsidRPr="00530C83">
        <w:t xml:space="preserve">This </w:t>
      </w:r>
      <w:r w:rsidR="003B1F75" w:rsidRPr="00530C83">
        <w:t xml:space="preserve">appears in </w:t>
      </w:r>
      <w:r w:rsidR="005B3BDC" w:rsidRPr="00530C83">
        <w:fldChar w:fldCharType="begin"/>
      </w:r>
      <w:r w:rsidR="005B3BDC" w:rsidRPr="00530C83">
        <w:instrText xml:space="preserve"> REF _Ref468962594 \h </w:instrText>
      </w:r>
      <w:r w:rsidR="00B30C36" w:rsidRPr="00530C83">
        <w:instrText xml:space="preserve"> \* MERGEFORMAT </w:instrText>
      </w:r>
      <w:r w:rsidR="005B3BDC" w:rsidRPr="00530C83">
        <w:fldChar w:fldCharType="separate"/>
      </w:r>
      <w:r w:rsidR="004055C6" w:rsidRPr="00530C83">
        <w:t xml:space="preserve">Figure </w:t>
      </w:r>
      <w:r w:rsidR="004055C6">
        <w:rPr>
          <w:noProof/>
        </w:rPr>
        <w:t>4</w:t>
      </w:r>
      <w:r w:rsidR="005B3BDC" w:rsidRPr="00530C83">
        <w:fldChar w:fldCharType="end"/>
      </w:r>
      <w:r w:rsidR="003B1F75" w:rsidRPr="00530C83">
        <w:t xml:space="preserve"> and </w:t>
      </w:r>
      <w:r w:rsidRPr="00530C83">
        <w:t>is expressed quantitatively as:</w:t>
      </w:r>
    </w:p>
    <w:p w14:paraId="66B0BBD5" w14:textId="77777777" w:rsidR="00F16E63" w:rsidRPr="00530C83" w:rsidRDefault="00F16E63" w:rsidP="000130F9"/>
    <w:p w14:paraId="2522D2DE" w14:textId="77777777" w:rsidR="00F16E63" w:rsidRPr="00530C83" w:rsidRDefault="00D97FA1" w:rsidP="004E30CC">
      <w:pPr>
        <w:keepNext/>
        <w:rPr>
          <w:rFonts w:eastAsiaTheme="minorEastAsia"/>
          <w:sz w:val="22"/>
          <w:szCs w:val="22"/>
        </w:rPr>
      </w:pPr>
      <m:oMathPara>
        <m:oMath>
          <m:r>
            <m:rPr>
              <m:nor/>
            </m:rPr>
            <w:rPr>
              <w:rFonts w:ascii="Cambria Math" w:hAnsi="Cambria Math"/>
              <w:sz w:val="22"/>
              <w:szCs w:val="22"/>
            </w:rPr>
            <m:t>H1C</m:t>
          </m:r>
          <m:r>
            <w:rPr>
              <w:rFonts w:ascii="Cambria Math" w:hAnsi="Cambria Math"/>
              <w:sz w:val="22"/>
              <w:szCs w:val="22"/>
            </w:rPr>
            <m:t xml:space="preserve">: </m:t>
          </m:r>
          <m:d>
            <m:dPr>
              <m:ctrlPr>
                <w:rPr>
                  <w:rFonts w:ascii="Cambria Math" w:hAnsi="Cambria Math"/>
                  <w:i/>
                  <w:sz w:val="22"/>
                  <w:szCs w:val="22"/>
                </w:rPr>
              </m:ctrlPr>
            </m:dPr>
            <m:e>
              <m:sSub>
                <m:sSubPr>
                  <m:ctrlPr>
                    <w:rPr>
                      <w:rFonts w:ascii="Cambria Math" w:hAnsi="Cambria Math"/>
                      <w:i/>
                      <w:color w:val="4472C4" w:themeColor="accent5"/>
                      <w:sz w:val="22"/>
                      <w:szCs w:val="22"/>
                    </w:rPr>
                  </m:ctrlPr>
                </m:sSubPr>
                <m:e>
                  <m:r>
                    <w:rPr>
                      <w:rFonts w:ascii="Cambria Math" w:hAnsi="Cambria Math"/>
                      <w:color w:val="4472C4" w:themeColor="accent5"/>
                      <w:sz w:val="22"/>
                      <w:szCs w:val="22"/>
                    </w:rPr>
                    <m:t>During</m:t>
                  </m:r>
                </m:e>
                <m:sub>
                  <m:r>
                    <w:rPr>
                      <w:rFonts w:ascii="Cambria Math" w:hAnsi="Cambria Math"/>
                      <w:color w:val="4472C4" w:themeColor="accent5"/>
                      <w:sz w:val="22"/>
                      <w:szCs w:val="22"/>
                    </w:rPr>
                    <m:t>DSFS</m:t>
                  </m:r>
                </m:sub>
              </m:sSub>
              <m:r>
                <w:rPr>
                  <w:rFonts w:ascii="Cambria Math" w:hAnsi="Cambria Math"/>
                  <w:sz w:val="22"/>
                  <w:szCs w:val="22"/>
                </w:rPr>
                <m:t>-</m:t>
              </m:r>
              <m:sSub>
                <m:sSubPr>
                  <m:ctrlPr>
                    <w:rPr>
                      <w:rFonts w:ascii="Cambria Math" w:hAnsi="Cambria Math"/>
                      <w:i/>
                      <w:color w:val="70AD47" w:themeColor="accent6"/>
                      <w:sz w:val="22"/>
                      <w:szCs w:val="22"/>
                    </w:rPr>
                  </m:ctrlPr>
                </m:sSubPr>
                <m:e>
                  <m:r>
                    <w:rPr>
                      <w:rFonts w:ascii="Cambria Math" w:hAnsi="Cambria Math"/>
                      <w:color w:val="70AD47" w:themeColor="accent6"/>
                      <w:sz w:val="22"/>
                      <w:szCs w:val="22"/>
                    </w:rPr>
                    <m:t>During</m:t>
                  </m:r>
                </m:e>
                <m:sub>
                  <m:r>
                    <w:rPr>
                      <w:rFonts w:ascii="Cambria Math" w:hAnsi="Cambria Math"/>
                      <w:color w:val="70AD47" w:themeColor="accent6"/>
                      <w:sz w:val="22"/>
                      <w:szCs w:val="22"/>
                    </w:rPr>
                    <m:t>Upstream</m:t>
                  </m:r>
                </m:sub>
              </m:sSub>
            </m:e>
          </m:d>
        </m:oMath>
      </m:oMathPara>
    </w:p>
    <w:p w14:paraId="5968921F" w14:textId="6FB2879C" w:rsidR="00D97FA1" w:rsidRPr="00530C83" w:rsidRDefault="00A27626" w:rsidP="004E30CC">
      <w:pPr>
        <w:pStyle w:val="Caption"/>
        <w:rPr>
          <w:rFonts w:eastAsiaTheme="minorEastAsia"/>
          <w:sz w:val="20"/>
          <w:szCs w:val="20"/>
        </w:rPr>
      </w:pPr>
      <w:bookmarkStart w:id="69" w:name="_Ref478279802"/>
      <w:r w:rsidRPr="004E30CC">
        <w:t>Equation</w:t>
      </w:r>
      <w:r w:rsidRPr="00530C83">
        <w:t xml:space="preserve"> </w:t>
      </w:r>
      <w:fldSimple w:instr=" SEQ Equation \* ARABIC ">
        <w:r w:rsidR="004055C6">
          <w:rPr>
            <w:noProof/>
          </w:rPr>
          <w:t>2</w:t>
        </w:r>
      </w:fldSimple>
      <w:bookmarkEnd w:id="69"/>
    </w:p>
    <w:p w14:paraId="1BBAA3A1" w14:textId="77777777" w:rsidR="00D97FA1" w:rsidRPr="00530C83" w:rsidRDefault="00D97FA1" w:rsidP="00D97FA1">
      <w:r w:rsidRPr="00530C83">
        <w:t>Again, the difference is negative if there is a reduction in speed.</w:t>
      </w:r>
    </w:p>
    <w:p w14:paraId="62240E56" w14:textId="77777777" w:rsidR="00F16E63" w:rsidRPr="00530C83" w:rsidRDefault="00F16E63" w:rsidP="000130F9"/>
    <w:p w14:paraId="1C46D196" w14:textId="7EEE0891" w:rsidR="00D97FA1" w:rsidRPr="00530C83" w:rsidRDefault="000130F9" w:rsidP="00D97FA1">
      <w:r w:rsidRPr="00530C83">
        <w:t xml:space="preserve">Either </w:t>
      </w:r>
      <w:r w:rsidR="00D97FA1" w:rsidRPr="00530C83">
        <w:t xml:space="preserve">of the above two </w:t>
      </w:r>
      <w:r w:rsidRPr="00530C83">
        <w:t>comparison</w:t>
      </w:r>
      <w:r w:rsidR="00D97FA1" w:rsidRPr="00530C83">
        <w:t>s</w:t>
      </w:r>
      <w:r w:rsidRPr="00530C83">
        <w:t xml:space="preserve"> has problems.  H1B does not control for differences in the upstream speed before and during activation.  H1C does not control for differences in the speed before activation that may exist between the sensor upstream of the DSFS and at the DSFS.  </w:t>
      </w:r>
      <w:r w:rsidR="005820C3" w:rsidRPr="00530C83">
        <w:t>Algebraically, controlling for the differences in H1B leads to a quantity which is identical to what is obtained when one controls for the differences</w:t>
      </w:r>
      <w:r w:rsidR="00D73C9A" w:rsidRPr="00530C83">
        <w:t xml:space="preserve"> in H1C.  This normalized quantity we simply label as H1A </w:t>
      </w:r>
      <w:r w:rsidRPr="00530C83">
        <w:t xml:space="preserve">(see </w:t>
      </w:r>
      <w:r w:rsidR="00467F50" w:rsidRPr="00530C83">
        <w:fldChar w:fldCharType="begin"/>
      </w:r>
      <w:r w:rsidR="00467F50" w:rsidRPr="00530C83">
        <w:instrText xml:space="preserve"> REF _Ref468962594 \h </w:instrText>
      </w:r>
      <w:r w:rsidR="00B30C36" w:rsidRPr="00530C83">
        <w:instrText xml:space="preserve"> \* MERGEFORMAT </w:instrText>
      </w:r>
      <w:r w:rsidR="00467F50" w:rsidRPr="00530C83">
        <w:fldChar w:fldCharType="separate"/>
      </w:r>
      <w:r w:rsidR="004055C6" w:rsidRPr="00530C83">
        <w:t xml:space="preserve">Figure </w:t>
      </w:r>
      <w:r w:rsidR="004055C6">
        <w:rPr>
          <w:noProof/>
        </w:rPr>
        <w:t>4</w:t>
      </w:r>
      <w:r w:rsidR="00467F50" w:rsidRPr="00530C83">
        <w:fldChar w:fldCharType="end"/>
      </w:r>
      <w:r w:rsidR="00F66A8A" w:rsidRPr="00530C83">
        <w:t xml:space="preserve">).  </w:t>
      </w:r>
    </w:p>
    <w:p w14:paraId="63E320E3" w14:textId="77777777" w:rsidR="00F66A8A" w:rsidRPr="00530C83" w:rsidRDefault="00F66A8A" w:rsidP="00D97FA1"/>
    <w:p w14:paraId="1B71838D" w14:textId="17F9C19C" w:rsidR="00F66A8A" w:rsidRPr="00530C83" w:rsidRDefault="00F66A8A" w:rsidP="00D97FA1">
      <w:r w:rsidRPr="00530C83">
        <w:t xml:space="preserve">To see that </w:t>
      </w:r>
      <w:r w:rsidR="00AF7285" w:rsidRPr="00530C83">
        <w:t>the two normalized quantities</w:t>
      </w:r>
      <w:r w:rsidRPr="00530C83">
        <w:t xml:space="preserve"> are equivalent, let’s normalize H1B (</w:t>
      </w:r>
      <w:r w:rsidRPr="00530C83">
        <w:fldChar w:fldCharType="begin"/>
      </w:r>
      <w:r w:rsidRPr="00530C83">
        <w:instrText xml:space="preserve"> REF _Ref472245534 \h </w:instrText>
      </w:r>
      <w:r w:rsidR="00530C83">
        <w:instrText xml:space="preserve"> \* MERGEFORMAT </w:instrText>
      </w:r>
      <w:r w:rsidRPr="00530C83">
        <w:fldChar w:fldCharType="separate"/>
      </w:r>
      <w:r w:rsidR="004055C6" w:rsidRPr="00530C83">
        <w:t xml:space="preserve">Equation </w:t>
      </w:r>
      <w:r w:rsidR="004055C6">
        <w:rPr>
          <w:noProof/>
        </w:rPr>
        <w:t>1</w:t>
      </w:r>
      <w:r w:rsidRPr="00530C83">
        <w:fldChar w:fldCharType="end"/>
      </w:r>
      <w:r w:rsidRPr="00530C83">
        <w:t xml:space="preserve">) with respect to the differences in the upstream speed across time.  We get the quantity below in </w:t>
      </w:r>
      <w:r w:rsidRPr="00530C83">
        <w:fldChar w:fldCharType="begin"/>
      </w:r>
      <w:r w:rsidRPr="00530C83">
        <w:instrText xml:space="preserve"> REF _Ref472245637 \h </w:instrText>
      </w:r>
      <w:r w:rsidR="00530C83">
        <w:instrText xml:space="preserve"> \* MERGEFORMAT </w:instrText>
      </w:r>
      <w:r w:rsidRPr="00530C83">
        <w:fldChar w:fldCharType="separate"/>
      </w:r>
      <w:r w:rsidR="004055C6" w:rsidRPr="004E30CC">
        <w:t>Equation</w:t>
      </w:r>
      <w:r w:rsidR="004055C6" w:rsidRPr="00530C83">
        <w:t xml:space="preserve"> </w:t>
      </w:r>
      <w:r w:rsidR="004055C6">
        <w:rPr>
          <w:noProof/>
        </w:rPr>
        <w:t>3</w:t>
      </w:r>
      <w:r w:rsidRPr="00530C83">
        <w:fldChar w:fldCharType="end"/>
      </w:r>
      <w:r w:rsidRPr="00530C83">
        <w:t>:</w:t>
      </w:r>
    </w:p>
    <w:p w14:paraId="6CD07EF4" w14:textId="77777777" w:rsidR="00D97FA1" w:rsidRPr="00530C83" w:rsidRDefault="00D97FA1" w:rsidP="000F79E5">
      <w:pPr>
        <w:keepNext/>
      </w:pPr>
    </w:p>
    <w:p w14:paraId="15A34277" w14:textId="77777777" w:rsidR="00D97FA1" w:rsidRPr="00530C83" w:rsidRDefault="00D97FA1" w:rsidP="000F79E5">
      <w:pPr>
        <w:keepNext/>
        <w:rPr>
          <w:rFonts w:eastAsiaTheme="minorEastAsia"/>
          <w:sz w:val="22"/>
          <w:szCs w:val="22"/>
        </w:rPr>
      </w:pPr>
      <m:oMathPara>
        <m:oMath>
          <m:r>
            <m:rPr>
              <m:nor/>
            </m:rPr>
            <w:rPr>
              <w:rFonts w:ascii="Cambria Math" w:hAnsi="Cambria Math"/>
              <w:sz w:val="22"/>
              <w:szCs w:val="22"/>
            </w:rPr>
            <m:t>H1A</m:t>
          </m:r>
          <m:r>
            <m:rPr>
              <m:nor/>
            </m:rPr>
            <w:rPr>
              <w:rFonts w:ascii="Cambria Math" w:hAnsi="Cambria Math"/>
              <w:color w:val="4472C4" w:themeColor="accent5"/>
              <w:sz w:val="22"/>
              <w:szCs w:val="22"/>
            </w:rPr>
            <m:t xml:space="preserve">: </m:t>
          </m:r>
          <m:d>
            <m:dPr>
              <m:ctrlPr>
                <w:rPr>
                  <w:rFonts w:ascii="Cambria Math" w:hAnsi="Cambria Math"/>
                  <w:i/>
                  <w:color w:val="4472C4" w:themeColor="accent5"/>
                  <w:sz w:val="22"/>
                  <w:szCs w:val="22"/>
                </w:rPr>
              </m:ctrlPr>
            </m:dPr>
            <m:e>
              <m:sSub>
                <m:sSubPr>
                  <m:ctrlPr>
                    <w:rPr>
                      <w:rFonts w:ascii="Cambria Math" w:hAnsi="Cambria Math"/>
                      <w:i/>
                      <w:color w:val="4472C4" w:themeColor="accent5"/>
                      <w:sz w:val="22"/>
                      <w:szCs w:val="22"/>
                    </w:rPr>
                  </m:ctrlPr>
                </m:sSubPr>
                <m:e>
                  <m:r>
                    <w:rPr>
                      <w:rFonts w:ascii="Cambria Math" w:hAnsi="Cambria Math"/>
                      <w:color w:val="4472C4" w:themeColor="accent5"/>
                      <w:sz w:val="22"/>
                      <w:szCs w:val="22"/>
                    </w:rPr>
                    <m:t>During</m:t>
                  </m:r>
                </m:e>
                <m:sub>
                  <m:r>
                    <w:rPr>
                      <w:rFonts w:ascii="Cambria Math" w:hAnsi="Cambria Math"/>
                      <w:color w:val="4472C4" w:themeColor="accent5"/>
                      <w:sz w:val="22"/>
                      <w:szCs w:val="22"/>
                    </w:rPr>
                    <m:t>DS</m:t>
                  </m:r>
                  <m:r>
                    <w:rPr>
                      <w:rFonts w:ascii="Cambria Math" w:hAnsi="Cambria Math"/>
                      <w:color w:val="4472C4" w:themeColor="accent5"/>
                      <w:sz w:val="22"/>
                      <w:szCs w:val="22"/>
                    </w:rPr>
                    <m:t>FS</m:t>
                  </m:r>
                </m:sub>
              </m:sSub>
              <m:r>
                <w:rPr>
                  <w:rFonts w:ascii="Cambria Math" w:hAnsi="Cambria Math"/>
                  <w:color w:val="4472C4" w:themeColor="accent5"/>
                  <w:sz w:val="22"/>
                  <w:szCs w:val="22"/>
                </w:rPr>
                <m:t>-</m:t>
              </m:r>
              <m:sSub>
                <m:sSubPr>
                  <m:ctrlPr>
                    <w:rPr>
                      <w:rFonts w:ascii="Cambria Math" w:hAnsi="Cambria Math"/>
                      <w:i/>
                      <w:color w:val="4472C4" w:themeColor="accent5"/>
                      <w:sz w:val="22"/>
                      <w:szCs w:val="22"/>
                    </w:rPr>
                  </m:ctrlPr>
                </m:sSubPr>
                <m:e>
                  <m:r>
                    <w:rPr>
                      <w:rFonts w:ascii="Cambria Math" w:hAnsi="Cambria Math"/>
                      <w:color w:val="4472C4" w:themeColor="accent5"/>
                      <w:sz w:val="22"/>
                      <w:szCs w:val="22"/>
                    </w:rPr>
                    <m:t>Before</m:t>
                  </m:r>
                </m:e>
                <m:sub>
                  <m:r>
                    <w:rPr>
                      <w:rFonts w:ascii="Cambria Math" w:hAnsi="Cambria Math"/>
                      <w:color w:val="4472C4" w:themeColor="accent5"/>
                      <w:sz w:val="22"/>
                      <w:szCs w:val="22"/>
                    </w:rPr>
                    <m:t>DSFS</m:t>
                  </m:r>
                </m:sub>
              </m:sSub>
            </m:e>
          </m:d>
          <m:r>
            <w:rPr>
              <w:rFonts w:ascii="Cambria Math" w:hAnsi="Cambria Math"/>
              <w:sz w:val="22"/>
              <w:szCs w:val="22"/>
            </w:rPr>
            <m:t>-</m:t>
          </m:r>
        </m:oMath>
      </m:oMathPara>
    </w:p>
    <w:p w14:paraId="33399165" w14:textId="77777777" w:rsidR="00D97FA1" w:rsidRPr="00530C83" w:rsidRDefault="00BC018E" w:rsidP="000F79E5">
      <w:pPr>
        <w:keepNext/>
        <w:rPr>
          <w:color w:val="70AD47" w:themeColor="accent6"/>
          <w:sz w:val="22"/>
          <w:szCs w:val="22"/>
        </w:rPr>
      </w:pPr>
      <m:oMathPara>
        <m:oMath>
          <m:d>
            <m:dPr>
              <m:ctrlPr>
                <w:rPr>
                  <w:rFonts w:ascii="Cambria Math" w:hAnsi="Cambria Math"/>
                  <w:i/>
                  <w:color w:val="70AD47" w:themeColor="accent6"/>
                  <w:sz w:val="22"/>
                  <w:szCs w:val="22"/>
                </w:rPr>
              </m:ctrlPr>
            </m:dPr>
            <m:e>
              <m:sSub>
                <m:sSubPr>
                  <m:ctrlPr>
                    <w:rPr>
                      <w:rFonts w:ascii="Cambria Math" w:hAnsi="Cambria Math"/>
                      <w:i/>
                      <w:color w:val="70AD47" w:themeColor="accent6"/>
                      <w:sz w:val="22"/>
                      <w:szCs w:val="22"/>
                    </w:rPr>
                  </m:ctrlPr>
                </m:sSubPr>
                <m:e>
                  <m:r>
                    <w:rPr>
                      <w:rFonts w:ascii="Cambria Math" w:hAnsi="Cambria Math"/>
                      <w:color w:val="70AD47" w:themeColor="accent6"/>
                      <w:sz w:val="22"/>
                      <w:szCs w:val="22"/>
                    </w:rPr>
                    <m:t>During</m:t>
                  </m:r>
                </m:e>
                <m:sub>
                  <m:r>
                    <w:rPr>
                      <w:rFonts w:ascii="Cambria Math" w:hAnsi="Cambria Math"/>
                      <w:color w:val="70AD47" w:themeColor="accent6"/>
                      <w:sz w:val="22"/>
                      <w:szCs w:val="22"/>
                    </w:rPr>
                    <m:t>Upstream</m:t>
                  </m:r>
                </m:sub>
              </m:sSub>
              <m:r>
                <w:rPr>
                  <w:rFonts w:ascii="Cambria Math" w:hAnsi="Cambria Math"/>
                  <w:color w:val="70AD47" w:themeColor="accent6"/>
                  <w:sz w:val="22"/>
                  <w:szCs w:val="22"/>
                </w:rPr>
                <m:t>-</m:t>
              </m:r>
              <m:sSub>
                <m:sSubPr>
                  <m:ctrlPr>
                    <w:rPr>
                      <w:rFonts w:ascii="Cambria Math" w:hAnsi="Cambria Math"/>
                      <w:i/>
                      <w:color w:val="70AD47" w:themeColor="accent6"/>
                      <w:sz w:val="22"/>
                      <w:szCs w:val="22"/>
                    </w:rPr>
                  </m:ctrlPr>
                </m:sSubPr>
                <m:e>
                  <m:r>
                    <w:rPr>
                      <w:rFonts w:ascii="Cambria Math" w:hAnsi="Cambria Math"/>
                      <w:color w:val="70AD47" w:themeColor="accent6"/>
                      <w:sz w:val="22"/>
                      <w:szCs w:val="22"/>
                    </w:rPr>
                    <m:t>Before</m:t>
                  </m:r>
                </m:e>
                <m:sub>
                  <m:r>
                    <w:rPr>
                      <w:rFonts w:ascii="Cambria Math" w:hAnsi="Cambria Math"/>
                      <w:color w:val="70AD47" w:themeColor="accent6"/>
                      <w:sz w:val="22"/>
                      <w:szCs w:val="22"/>
                    </w:rPr>
                    <m:t>Upstream</m:t>
                  </m:r>
                </m:sub>
              </m:sSub>
            </m:e>
          </m:d>
        </m:oMath>
      </m:oMathPara>
    </w:p>
    <w:p w14:paraId="428B9214" w14:textId="7C2E784E" w:rsidR="00D97FA1" w:rsidRPr="00530C83" w:rsidRDefault="005675EE" w:rsidP="004E30CC">
      <w:pPr>
        <w:pStyle w:val="Caption"/>
      </w:pPr>
      <w:bookmarkStart w:id="70" w:name="_Ref472245637"/>
      <w:r w:rsidRPr="004E30CC">
        <w:t>Equation</w:t>
      </w:r>
      <w:r w:rsidRPr="00530C83">
        <w:t xml:space="preserve"> </w:t>
      </w:r>
      <w:fldSimple w:instr=" SEQ Equation \* ARABIC ">
        <w:r w:rsidR="004055C6">
          <w:rPr>
            <w:noProof/>
          </w:rPr>
          <w:t>3</w:t>
        </w:r>
      </w:fldSimple>
      <w:bookmarkEnd w:id="70"/>
    </w:p>
    <w:p w14:paraId="7F6FE08E" w14:textId="74564790" w:rsidR="00D97FA1" w:rsidRPr="00530C83" w:rsidRDefault="00F66A8A" w:rsidP="00D97FA1">
      <w:r w:rsidRPr="00530C83">
        <w:t>I</w:t>
      </w:r>
      <w:r w:rsidR="005675EE" w:rsidRPr="00530C83">
        <w:t xml:space="preserve">n </w:t>
      </w:r>
      <w:r w:rsidR="005675EE" w:rsidRPr="00530C83">
        <w:fldChar w:fldCharType="begin"/>
      </w:r>
      <w:r w:rsidR="005675EE" w:rsidRPr="00530C83">
        <w:instrText xml:space="preserve"> REF _Ref472245637 \h </w:instrText>
      </w:r>
      <w:r w:rsidR="00B30C36" w:rsidRPr="00530C83">
        <w:instrText xml:space="preserve"> \* MERGEFORMAT </w:instrText>
      </w:r>
      <w:r w:rsidR="005675EE" w:rsidRPr="00530C83">
        <w:fldChar w:fldCharType="separate"/>
      </w:r>
      <w:r w:rsidR="004055C6" w:rsidRPr="004E30CC">
        <w:t>Equation</w:t>
      </w:r>
      <w:r w:rsidR="004055C6" w:rsidRPr="00530C83">
        <w:t xml:space="preserve"> </w:t>
      </w:r>
      <w:r w:rsidR="004055C6">
        <w:rPr>
          <w:noProof/>
        </w:rPr>
        <w:t>3</w:t>
      </w:r>
      <w:r w:rsidR="005675EE" w:rsidRPr="00530C83">
        <w:fldChar w:fldCharType="end"/>
      </w:r>
      <w:r w:rsidR="00D97FA1" w:rsidRPr="00530C83">
        <w:t xml:space="preserve"> the difference of differences is now negative if the reduction in speed observed between measurements made at the DSFS before and during activation</w:t>
      </w:r>
      <w:r w:rsidR="00D9209F" w:rsidRPr="00530C83">
        <w:t xml:space="preserve"> is larger than the change in speed observed upstream before and during activation.</w:t>
      </w:r>
      <w:r w:rsidR="00A27626" w:rsidRPr="00530C83">
        <w:t xml:space="preserve">  </w:t>
      </w:r>
    </w:p>
    <w:p w14:paraId="020698E2" w14:textId="77777777" w:rsidR="00A27626" w:rsidRPr="00530C83" w:rsidRDefault="00A27626" w:rsidP="00D97FA1"/>
    <w:p w14:paraId="5223BBCA" w14:textId="0AFCEAFA" w:rsidR="00A27626" w:rsidRPr="00530C83" w:rsidRDefault="00A27626" w:rsidP="00D97FA1">
      <w:r w:rsidRPr="00530C83">
        <w:t>But, as we said above, algebraically, this is equivalent to normalizing H1C (</w:t>
      </w:r>
      <w:r w:rsidRPr="00530C83">
        <w:fldChar w:fldCharType="begin"/>
      </w:r>
      <w:r w:rsidRPr="00530C83">
        <w:instrText xml:space="preserve"> REF _Ref478279802 \h </w:instrText>
      </w:r>
      <w:r w:rsidR="00530C83">
        <w:instrText xml:space="preserve"> \* MERGEFORMAT </w:instrText>
      </w:r>
      <w:r w:rsidRPr="00530C83">
        <w:fldChar w:fldCharType="separate"/>
      </w:r>
      <w:r w:rsidR="004055C6" w:rsidRPr="004E30CC">
        <w:t>Equation</w:t>
      </w:r>
      <w:r w:rsidR="004055C6" w:rsidRPr="00530C83">
        <w:t xml:space="preserve"> </w:t>
      </w:r>
      <w:r w:rsidR="004055C6">
        <w:rPr>
          <w:noProof/>
        </w:rPr>
        <w:t>2</w:t>
      </w:r>
      <w:r w:rsidRPr="00530C83">
        <w:fldChar w:fldCharType="end"/>
      </w:r>
      <w:r w:rsidRPr="00530C83">
        <w:t xml:space="preserve">) with respect to differences in the speeds before activation across the </w:t>
      </w:r>
      <w:r w:rsidR="00F66A8A" w:rsidRPr="00530C83">
        <w:t xml:space="preserve">upstream and adjacent locations, as seen in </w:t>
      </w:r>
      <w:r w:rsidR="00F66A8A" w:rsidRPr="00530C83">
        <w:fldChar w:fldCharType="begin"/>
      </w:r>
      <w:r w:rsidR="00F66A8A" w:rsidRPr="00530C83">
        <w:instrText xml:space="preserve"> REF _Ref478280700 \h </w:instrText>
      </w:r>
      <w:r w:rsidR="00530C83">
        <w:instrText xml:space="preserve"> \* MERGEFORMAT </w:instrText>
      </w:r>
      <w:r w:rsidR="00F66A8A" w:rsidRPr="00530C83">
        <w:fldChar w:fldCharType="separate"/>
      </w:r>
      <w:r w:rsidR="004055C6" w:rsidRPr="004E30CC">
        <w:t>Equation</w:t>
      </w:r>
      <w:r w:rsidR="004055C6" w:rsidRPr="00530C83">
        <w:t xml:space="preserve"> </w:t>
      </w:r>
      <w:r w:rsidR="004055C6">
        <w:rPr>
          <w:noProof/>
        </w:rPr>
        <w:t>4</w:t>
      </w:r>
      <w:r w:rsidR="00F66A8A" w:rsidRPr="00530C83">
        <w:fldChar w:fldCharType="end"/>
      </w:r>
      <w:r w:rsidR="00F66A8A" w:rsidRPr="00530C83">
        <w:t xml:space="preserve"> below:</w:t>
      </w:r>
    </w:p>
    <w:p w14:paraId="3FE81C3C" w14:textId="77777777" w:rsidR="00A27626" w:rsidRPr="00530C83" w:rsidRDefault="00A27626" w:rsidP="00A27626">
      <w:pPr>
        <w:keepNext/>
      </w:pPr>
    </w:p>
    <w:p w14:paraId="46901133" w14:textId="77777777" w:rsidR="00A27626" w:rsidRPr="00530C83" w:rsidRDefault="00A27626" w:rsidP="004E30CC">
      <w:pPr>
        <w:keepNext/>
        <w:keepLines/>
        <w:rPr>
          <w:rFonts w:eastAsiaTheme="minorEastAsia"/>
          <w:sz w:val="22"/>
          <w:szCs w:val="22"/>
        </w:rPr>
      </w:pPr>
      <m:oMathPara>
        <m:oMath>
          <m:r>
            <m:rPr>
              <m:nor/>
            </m:rPr>
            <w:rPr>
              <w:rFonts w:ascii="Cambria Math" w:hAnsi="Cambria Math"/>
              <w:sz w:val="22"/>
              <w:szCs w:val="22"/>
            </w:rPr>
            <m:t>H1A</m:t>
          </m:r>
          <m:r>
            <m:rPr>
              <m:nor/>
            </m:rPr>
            <w:rPr>
              <w:rFonts w:ascii="Cambria Math" w:hAnsi="Cambria Math"/>
              <w:color w:val="4472C4" w:themeColor="accent5"/>
              <w:sz w:val="22"/>
              <w:szCs w:val="22"/>
            </w:rPr>
            <m:t xml:space="preserve">: </m:t>
          </m:r>
          <m:d>
            <m:dPr>
              <m:ctrlPr>
                <w:rPr>
                  <w:rFonts w:ascii="Cambria Math" w:hAnsi="Cambria Math"/>
                  <w:i/>
                  <w:color w:val="4472C4" w:themeColor="accent5"/>
                  <w:sz w:val="22"/>
                  <w:szCs w:val="22"/>
                </w:rPr>
              </m:ctrlPr>
            </m:dPr>
            <m:e>
              <m:sSub>
                <m:sSubPr>
                  <m:ctrlPr>
                    <w:rPr>
                      <w:rFonts w:ascii="Cambria Math" w:hAnsi="Cambria Math"/>
                      <w:i/>
                      <w:color w:val="4472C4" w:themeColor="accent5"/>
                      <w:sz w:val="22"/>
                      <w:szCs w:val="22"/>
                    </w:rPr>
                  </m:ctrlPr>
                </m:sSubPr>
                <m:e>
                  <m:r>
                    <w:rPr>
                      <w:rFonts w:ascii="Cambria Math" w:hAnsi="Cambria Math"/>
                      <w:color w:val="4472C4" w:themeColor="accent5"/>
                      <w:sz w:val="22"/>
                      <w:szCs w:val="22"/>
                    </w:rPr>
                    <m:t>During</m:t>
                  </m:r>
                </m:e>
                <m:sub>
                  <m:r>
                    <w:rPr>
                      <w:rFonts w:ascii="Cambria Math" w:hAnsi="Cambria Math"/>
                      <w:color w:val="4472C4" w:themeColor="accent5"/>
                      <w:sz w:val="22"/>
                      <w:szCs w:val="22"/>
                    </w:rPr>
                    <m:t>DSFS</m:t>
                  </m:r>
                </m:sub>
              </m:sSub>
              <m:r>
                <w:rPr>
                  <w:rFonts w:ascii="Cambria Math" w:hAnsi="Cambria Math"/>
                  <w:color w:val="4472C4" w:themeColor="accent5"/>
                  <w:sz w:val="22"/>
                  <w:szCs w:val="22"/>
                </w:rPr>
                <m:t>-</m:t>
              </m:r>
              <m:sSub>
                <m:sSubPr>
                  <m:ctrlPr>
                    <w:rPr>
                      <w:rFonts w:ascii="Cambria Math" w:hAnsi="Cambria Math"/>
                      <w:i/>
                      <w:color w:val="70AD47" w:themeColor="accent6"/>
                      <w:sz w:val="22"/>
                      <w:szCs w:val="22"/>
                    </w:rPr>
                  </m:ctrlPr>
                </m:sSubPr>
                <m:e>
                  <m:r>
                    <w:rPr>
                      <w:rFonts w:ascii="Cambria Math" w:hAnsi="Cambria Math"/>
                      <w:color w:val="70AD47" w:themeColor="accent6"/>
                      <w:sz w:val="22"/>
                      <w:szCs w:val="22"/>
                    </w:rPr>
                    <m:t>During</m:t>
                  </m:r>
                </m:e>
                <m:sub>
                  <m:r>
                    <w:rPr>
                      <w:rFonts w:ascii="Cambria Math" w:hAnsi="Cambria Math"/>
                      <w:color w:val="70AD47" w:themeColor="accent6"/>
                      <w:sz w:val="22"/>
                      <w:szCs w:val="22"/>
                    </w:rPr>
                    <m:t>upstream</m:t>
                  </m:r>
                </m:sub>
              </m:sSub>
            </m:e>
          </m:d>
          <m:r>
            <w:rPr>
              <w:rFonts w:ascii="Cambria Math" w:hAnsi="Cambria Math"/>
              <w:sz w:val="22"/>
              <w:szCs w:val="22"/>
            </w:rPr>
            <m:t>-</m:t>
          </m:r>
        </m:oMath>
      </m:oMathPara>
    </w:p>
    <w:p w14:paraId="1FF09E7B" w14:textId="77777777" w:rsidR="00A27626" w:rsidRPr="00530C83" w:rsidRDefault="00BC018E" w:rsidP="004E30CC">
      <w:pPr>
        <w:keepNext/>
        <w:keepLines/>
        <w:rPr>
          <w:color w:val="70AD47" w:themeColor="accent6"/>
          <w:sz w:val="22"/>
          <w:szCs w:val="22"/>
        </w:rPr>
      </w:pPr>
      <m:oMathPara>
        <m:oMath>
          <m:d>
            <m:dPr>
              <m:ctrlPr>
                <w:rPr>
                  <w:rFonts w:ascii="Cambria Math" w:hAnsi="Cambria Math"/>
                  <w:i/>
                  <w:color w:val="70AD47" w:themeColor="accent6"/>
                  <w:sz w:val="22"/>
                  <w:szCs w:val="22"/>
                </w:rPr>
              </m:ctrlPr>
            </m:dPr>
            <m:e>
              <m:sSub>
                <m:sSubPr>
                  <m:ctrlPr>
                    <w:rPr>
                      <w:rFonts w:ascii="Cambria Math" w:hAnsi="Cambria Math"/>
                      <w:i/>
                      <w:color w:val="0070C0"/>
                      <w:sz w:val="22"/>
                      <w:szCs w:val="22"/>
                    </w:rPr>
                  </m:ctrlPr>
                </m:sSubPr>
                <m:e>
                  <m:r>
                    <w:rPr>
                      <w:rFonts w:ascii="Cambria Math" w:hAnsi="Cambria Math"/>
                      <w:color w:val="0070C0"/>
                      <w:sz w:val="22"/>
                      <w:szCs w:val="22"/>
                    </w:rPr>
                    <m:t>Before</m:t>
                  </m:r>
                </m:e>
                <m:sub>
                  <m:r>
                    <w:rPr>
                      <w:rFonts w:ascii="Cambria Math" w:hAnsi="Cambria Math"/>
                      <w:color w:val="0070C0"/>
                      <w:sz w:val="22"/>
                      <w:szCs w:val="22"/>
                    </w:rPr>
                    <m:t>DSFS</m:t>
                  </m:r>
                </m:sub>
              </m:sSub>
              <m:r>
                <w:rPr>
                  <w:rFonts w:ascii="Cambria Math" w:hAnsi="Cambria Math"/>
                  <w:color w:val="70AD47" w:themeColor="accent6"/>
                  <w:sz w:val="22"/>
                  <w:szCs w:val="22"/>
                </w:rPr>
                <m:t>-</m:t>
              </m:r>
              <m:sSub>
                <m:sSubPr>
                  <m:ctrlPr>
                    <w:rPr>
                      <w:rFonts w:ascii="Cambria Math" w:hAnsi="Cambria Math"/>
                      <w:i/>
                      <w:color w:val="70AD47" w:themeColor="accent6"/>
                      <w:sz w:val="22"/>
                      <w:szCs w:val="22"/>
                    </w:rPr>
                  </m:ctrlPr>
                </m:sSubPr>
                <m:e>
                  <m:r>
                    <w:rPr>
                      <w:rFonts w:ascii="Cambria Math" w:hAnsi="Cambria Math"/>
                      <w:color w:val="70AD47" w:themeColor="accent6"/>
                      <w:sz w:val="22"/>
                      <w:szCs w:val="22"/>
                    </w:rPr>
                    <m:t>Before</m:t>
                  </m:r>
                </m:e>
                <m:sub>
                  <m:r>
                    <w:rPr>
                      <w:rFonts w:ascii="Cambria Math" w:hAnsi="Cambria Math"/>
                      <w:color w:val="70AD47" w:themeColor="accent6"/>
                      <w:sz w:val="22"/>
                      <w:szCs w:val="22"/>
                    </w:rPr>
                    <m:t>Upstream</m:t>
                  </m:r>
                </m:sub>
              </m:sSub>
            </m:e>
          </m:d>
        </m:oMath>
      </m:oMathPara>
    </w:p>
    <w:p w14:paraId="6CFC9D10" w14:textId="77777777" w:rsidR="00A27626" w:rsidRPr="00530C83" w:rsidRDefault="00A27626" w:rsidP="004E30CC">
      <w:pPr>
        <w:pStyle w:val="Caption"/>
        <w:rPr>
          <w:noProof/>
        </w:rPr>
      </w:pPr>
      <w:bookmarkStart w:id="71" w:name="_Ref478280700"/>
      <w:r w:rsidRPr="004E30CC">
        <w:t>Equation</w:t>
      </w:r>
      <w:r w:rsidRPr="00530C83">
        <w:t xml:space="preserve"> </w:t>
      </w:r>
      <w:fldSimple w:instr=" SEQ Equation \* ARABIC ">
        <w:r w:rsidR="004055C6">
          <w:rPr>
            <w:noProof/>
          </w:rPr>
          <w:t>4</w:t>
        </w:r>
      </w:fldSimple>
      <w:bookmarkEnd w:id="71"/>
    </w:p>
    <w:p w14:paraId="32225A7C" w14:textId="13E428BF" w:rsidR="00A314CF" w:rsidRPr="00530C83" w:rsidRDefault="00A314CF" w:rsidP="00A314CF">
      <w:r w:rsidRPr="00530C83">
        <w:t xml:space="preserve">It is clear that </w:t>
      </w:r>
      <w:del w:id="72" w:author="USDOT_User" w:date="2017-04-06T08:39:00Z">
        <w:r w:rsidRPr="00530C83" w:rsidDel="00931578">
          <w:delText xml:space="preserve">be </w:delText>
        </w:r>
      </w:del>
      <w:ins w:id="73" w:author="USDOT_User" w:date="2017-04-06T08:39:00Z">
        <w:r w:rsidR="00931578">
          <w:t>by</w:t>
        </w:r>
        <w:r w:rsidR="00931578" w:rsidRPr="00530C83">
          <w:t xml:space="preserve"> </w:t>
        </w:r>
      </w:ins>
      <w:r w:rsidRPr="00530C83">
        <w:t xml:space="preserve">rearranging terms, </w:t>
      </w:r>
      <w:r w:rsidRPr="00530C83">
        <w:fldChar w:fldCharType="begin"/>
      </w:r>
      <w:r w:rsidRPr="00530C83">
        <w:instrText xml:space="preserve"> REF _Ref472245637 \h </w:instrText>
      </w:r>
      <w:r w:rsidR="00530C83">
        <w:instrText xml:space="preserve"> \* MERGEFORMAT </w:instrText>
      </w:r>
      <w:r w:rsidRPr="00530C83">
        <w:fldChar w:fldCharType="separate"/>
      </w:r>
      <w:r w:rsidR="004055C6" w:rsidRPr="004E30CC">
        <w:t>Equation</w:t>
      </w:r>
      <w:r w:rsidR="004055C6" w:rsidRPr="00530C83">
        <w:t xml:space="preserve"> </w:t>
      </w:r>
      <w:r w:rsidR="004055C6">
        <w:rPr>
          <w:noProof/>
        </w:rPr>
        <w:t>3</w:t>
      </w:r>
      <w:r w:rsidRPr="00530C83">
        <w:fldChar w:fldCharType="end"/>
      </w:r>
      <w:r w:rsidRPr="00530C83">
        <w:t xml:space="preserve"> and </w:t>
      </w:r>
      <w:r w:rsidRPr="00530C83">
        <w:fldChar w:fldCharType="begin"/>
      </w:r>
      <w:r w:rsidRPr="00530C83">
        <w:instrText xml:space="preserve"> REF _Ref478280700 \h </w:instrText>
      </w:r>
      <w:r w:rsidR="00530C83">
        <w:instrText xml:space="preserve"> \* MERGEFORMAT </w:instrText>
      </w:r>
      <w:r w:rsidRPr="00530C83">
        <w:fldChar w:fldCharType="separate"/>
      </w:r>
      <w:r w:rsidR="004055C6" w:rsidRPr="004E30CC">
        <w:t>Equation</w:t>
      </w:r>
      <w:r w:rsidR="004055C6" w:rsidRPr="00530C83">
        <w:t xml:space="preserve"> </w:t>
      </w:r>
      <w:r w:rsidR="004055C6">
        <w:rPr>
          <w:noProof/>
        </w:rPr>
        <w:t>4</w:t>
      </w:r>
      <w:r w:rsidRPr="00530C83">
        <w:fldChar w:fldCharType="end"/>
      </w:r>
      <w:r w:rsidRPr="00530C83">
        <w:t xml:space="preserve"> are identical.</w:t>
      </w:r>
    </w:p>
    <w:p w14:paraId="6AF621A2" w14:textId="77777777" w:rsidR="00A314CF" w:rsidRPr="00530C83" w:rsidRDefault="00A314CF" w:rsidP="00A314CF"/>
    <w:p w14:paraId="7F7534D7" w14:textId="77777777" w:rsidR="00474DC0" w:rsidRPr="00530C83" w:rsidRDefault="00474DC0" w:rsidP="000130F9">
      <w:r w:rsidRPr="00530C83">
        <w:t xml:space="preserve">A simple example can show why these different ways of computing the activation effect of the DSFS are critical.  </w:t>
      </w:r>
      <w:r w:rsidR="001B03F4" w:rsidRPr="00530C83">
        <w:t>Assume the following values for the speeds measured before and after the activation of the DSFS both upstream of the DSFS and adjacent to the DSFS</w:t>
      </w:r>
      <w:r w:rsidR="00056758" w:rsidRPr="00530C83">
        <w:t>:</w:t>
      </w:r>
    </w:p>
    <w:p w14:paraId="4E791903" w14:textId="77777777" w:rsidR="00056758" w:rsidRPr="00530C83" w:rsidRDefault="00BC018E" w:rsidP="00880F5C">
      <w:pPr>
        <w:pStyle w:val="ListParagraph"/>
        <w:numPr>
          <w:ilvl w:val="0"/>
          <w:numId w:val="7"/>
        </w:numPr>
        <w:rPr>
          <w:sz w:val="22"/>
          <w:szCs w:val="22"/>
        </w:rPr>
      </w:pPr>
      <m:oMath>
        <m:sSub>
          <m:sSubPr>
            <m:ctrlPr>
              <w:rPr>
                <w:rFonts w:ascii="Cambria Math" w:hAnsi="Cambria Math"/>
                <w:i/>
                <w:color w:val="4472C4" w:themeColor="accent5"/>
                <w:sz w:val="22"/>
                <w:szCs w:val="22"/>
              </w:rPr>
            </m:ctrlPr>
          </m:sSubPr>
          <m:e>
            <m:r>
              <w:rPr>
                <w:rFonts w:ascii="Cambria Math" w:hAnsi="Cambria Math"/>
                <w:color w:val="4472C4" w:themeColor="accent5"/>
                <w:sz w:val="22"/>
                <w:szCs w:val="22"/>
              </w:rPr>
              <m:t>During</m:t>
            </m:r>
          </m:e>
          <m:sub>
            <m:r>
              <w:rPr>
                <w:rFonts w:ascii="Cambria Math" w:hAnsi="Cambria Math"/>
                <w:color w:val="4472C4" w:themeColor="accent5"/>
                <w:sz w:val="22"/>
                <w:szCs w:val="22"/>
              </w:rPr>
              <m:t>DSFS</m:t>
            </m:r>
          </m:sub>
        </m:sSub>
        <m:r>
          <w:rPr>
            <w:rFonts w:ascii="Cambria Math" w:hAnsi="Cambria Math"/>
            <w:color w:val="4472C4" w:themeColor="accent5"/>
            <w:sz w:val="22"/>
            <w:szCs w:val="22"/>
          </w:rPr>
          <m:t>=30</m:t>
        </m:r>
      </m:oMath>
    </w:p>
    <w:p w14:paraId="16C15A24" w14:textId="77777777" w:rsidR="00056758" w:rsidRPr="00530C83" w:rsidRDefault="00BC018E" w:rsidP="00880F5C">
      <w:pPr>
        <w:pStyle w:val="ListParagraph"/>
        <w:numPr>
          <w:ilvl w:val="0"/>
          <w:numId w:val="7"/>
        </w:numPr>
        <w:rPr>
          <w:sz w:val="22"/>
          <w:szCs w:val="22"/>
        </w:rPr>
      </w:pPr>
      <m:oMath>
        <m:sSub>
          <m:sSubPr>
            <m:ctrlPr>
              <w:rPr>
                <w:rFonts w:ascii="Cambria Math" w:hAnsi="Cambria Math"/>
                <w:i/>
                <w:color w:val="4472C4" w:themeColor="accent5"/>
                <w:sz w:val="22"/>
                <w:szCs w:val="22"/>
              </w:rPr>
            </m:ctrlPr>
          </m:sSubPr>
          <m:e>
            <m:r>
              <w:rPr>
                <w:rFonts w:ascii="Cambria Math" w:hAnsi="Cambria Math"/>
                <w:color w:val="4472C4" w:themeColor="accent5"/>
                <w:sz w:val="22"/>
                <w:szCs w:val="22"/>
              </w:rPr>
              <m:t>Before</m:t>
            </m:r>
          </m:e>
          <m:sub>
            <m:r>
              <w:rPr>
                <w:rFonts w:ascii="Cambria Math" w:hAnsi="Cambria Math"/>
                <w:color w:val="4472C4" w:themeColor="accent5"/>
                <w:sz w:val="22"/>
                <w:szCs w:val="22"/>
              </w:rPr>
              <m:t>DSFS</m:t>
            </m:r>
          </m:sub>
        </m:sSub>
        <m:r>
          <w:rPr>
            <w:rFonts w:ascii="Cambria Math" w:eastAsiaTheme="minorEastAsia" w:hAnsi="Cambria Math"/>
            <w:color w:val="4472C4" w:themeColor="accent5"/>
            <w:sz w:val="22"/>
            <w:szCs w:val="22"/>
          </w:rPr>
          <m:t>=40</m:t>
        </m:r>
      </m:oMath>
      <w:r w:rsidR="00056758" w:rsidRPr="00530C83">
        <w:rPr>
          <w:rFonts w:eastAsiaTheme="minorEastAsia"/>
          <w:sz w:val="22"/>
          <w:szCs w:val="22"/>
        </w:rPr>
        <w:t xml:space="preserve"> </w:t>
      </w:r>
    </w:p>
    <w:p w14:paraId="12ABC696" w14:textId="77777777" w:rsidR="00056758" w:rsidRPr="00530C83" w:rsidRDefault="00BC018E" w:rsidP="00880F5C">
      <w:pPr>
        <w:pStyle w:val="ListParagraph"/>
        <w:numPr>
          <w:ilvl w:val="0"/>
          <w:numId w:val="7"/>
        </w:numPr>
        <w:rPr>
          <w:color w:val="92D050"/>
          <w:sz w:val="22"/>
          <w:szCs w:val="22"/>
        </w:rPr>
      </w:pPr>
      <m:oMath>
        <m:sSub>
          <m:sSubPr>
            <m:ctrlPr>
              <w:rPr>
                <w:rFonts w:ascii="Cambria Math" w:hAnsi="Cambria Math"/>
                <w:i/>
                <w:color w:val="92D050"/>
                <w:sz w:val="22"/>
                <w:szCs w:val="22"/>
              </w:rPr>
            </m:ctrlPr>
          </m:sSubPr>
          <m:e>
            <m:r>
              <w:rPr>
                <w:rFonts w:ascii="Cambria Math" w:hAnsi="Cambria Math"/>
                <w:color w:val="92D050"/>
                <w:sz w:val="22"/>
                <w:szCs w:val="22"/>
              </w:rPr>
              <m:t>During</m:t>
            </m:r>
          </m:e>
          <m:sub>
            <m:r>
              <w:rPr>
                <w:rFonts w:ascii="Cambria Math" w:hAnsi="Cambria Math"/>
                <w:color w:val="92D050"/>
                <w:sz w:val="22"/>
                <w:szCs w:val="22"/>
              </w:rPr>
              <m:t>Upstream</m:t>
            </m:r>
          </m:sub>
        </m:sSub>
        <m:r>
          <w:rPr>
            <w:rFonts w:ascii="Cambria Math" w:hAnsi="Cambria Math"/>
            <w:color w:val="92D050"/>
            <w:sz w:val="22"/>
            <w:szCs w:val="22"/>
          </w:rPr>
          <m:t>=45</m:t>
        </m:r>
      </m:oMath>
    </w:p>
    <w:p w14:paraId="62EE221C" w14:textId="77777777" w:rsidR="00056758" w:rsidRPr="00530C83" w:rsidRDefault="00BC018E" w:rsidP="00880F5C">
      <w:pPr>
        <w:pStyle w:val="ListParagraph"/>
        <w:numPr>
          <w:ilvl w:val="0"/>
          <w:numId w:val="7"/>
        </w:numPr>
        <w:rPr>
          <w:sz w:val="22"/>
          <w:szCs w:val="22"/>
        </w:rPr>
      </w:pPr>
      <m:oMath>
        <m:sSub>
          <m:sSubPr>
            <m:ctrlPr>
              <w:rPr>
                <w:rFonts w:ascii="Cambria Math" w:hAnsi="Cambria Math"/>
                <w:i/>
                <w:color w:val="92D050"/>
                <w:sz w:val="22"/>
                <w:szCs w:val="22"/>
              </w:rPr>
            </m:ctrlPr>
          </m:sSubPr>
          <m:e>
            <m:r>
              <w:rPr>
                <w:rFonts w:ascii="Cambria Math" w:hAnsi="Cambria Math"/>
                <w:color w:val="92D050"/>
                <w:sz w:val="22"/>
                <w:szCs w:val="22"/>
              </w:rPr>
              <m:t>Before</m:t>
            </m:r>
          </m:e>
          <m:sub>
            <m:r>
              <w:rPr>
                <w:rFonts w:ascii="Cambria Math" w:hAnsi="Cambria Math"/>
                <w:color w:val="92D050"/>
                <w:sz w:val="22"/>
                <w:szCs w:val="22"/>
              </w:rPr>
              <m:t>Upstream</m:t>
            </m:r>
          </m:sub>
        </m:sSub>
        <m:r>
          <w:rPr>
            <w:rFonts w:ascii="Cambria Math" w:hAnsi="Cambria Math"/>
            <w:color w:val="92D050"/>
            <w:sz w:val="22"/>
            <w:szCs w:val="22"/>
          </w:rPr>
          <m:t>=50</m:t>
        </m:r>
      </m:oMath>
      <w:r w:rsidR="00056758" w:rsidRPr="00530C83">
        <w:rPr>
          <w:rFonts w:eastAsiaTheme="minorEastAsia"/>
          <w:sz w:val="22"/>
          <w:szCs w:val="22"/>
        </w:rPr>
        <w:t xml:space="preserve"> </w:t>
      </w:r>
    </w:p>
    <w:p w14:paraId="649F8029" w14:textId="19B3C001" w:rsidR="001B03F4" w:rsidRPr="00530C83" w:rsidRDefault="00467F50" w:rsidP="000130F9">
      <w:r w:rsidRPr="00530C83">
        <w:t>Then, evaluating H1A we find a reduction in speed of 5 mph</w:t>
      </w:r>
      <w:r w:rsidR="006C0864" w:rsidRPr="00530C83">
        <w:t xml:space="preserve"> (</w:t>
      </w:r>
      <w:r w:rsidR="006C0864" w:rsidRPr="00530C83">
        <w:fldChar w:fldCharType="begin"/>
      </w:r>
      <w:r w:rsidR="006C0864" w:rsidRPr="00530C83">
        <w:instrText xml:space="preserve"> REF _Ref468963511 \h </w:instrText>
      </w:r>
      <w:r w:rsidR="00B30C36" w:rsidRPr="00530C83">
        <w:instrText xml:space="preserve"> \* MERGEFORMAT </w:instrText>
      </w:r>
      <w:r w:rsidR="006C0864" w:rsidRPr="00530C83">
        <w:fldChar w:fldCharType="separate"/>
      </w:r>
      <w:r w:rsidR="004055C6" w:rsidRPr="004E30CC">
        <w:t xml:space="preserve">Figure </w:t>
      </w:r>
      <w:r w:rsidR="004055C6">
        <w:rPr>
          <w:noProof/>
        </w:rPr>
        <w:t>5</w:t>
      </w:r>
      <w:r w:rsidR="006C0864" w:rsidRPr="00530C83">
        <w:fldChar w:fldCharType="end"/>
      </w:r>
      <w:r w:rsidR="006C0864" w:rsidRPr="00530C83">
        <w:t>)</w:t>
      </w:r>
      <w:r w:rsidR="00D9209F" w:rsidRPr="00530C83">
        <w:t>.  Evaluating</w:t>
      </w:r>
      <w:r w:rsidRPr="00530C83">
        <w:t xml:space="preserve"> H1B we find a reduction in </w:t>
      </w:r>
      <w:r w:rsidR="00D9209F" w:rsidRPr="00530C83">
        <w:t>speed of 10 mph.  And evaluating</w:t>
      </w:r>
      <w:r w:rsidRPr="00530C83">
        <w:t xml:space="preserve"> H1C we find a reduction in speed of 15 mph.</w:t>
      </w:r>
      <w:r w:rsidR="00890E0F" w:rsidRPr="00530C83">
        <w:t xml:space="preserve">  It is important to </w:t>
      </w:r>
      <w:r w:rsidR="00D9209F" w:rsidRPr="00530C83">
        <w:t>repeat</w:t>
      </w:r>
      <w:r w:rsidR="00890E0F" w:rsidRPr="00530C83">
        <w:t xml:space="preserve"> that any negative </w:t>
      </w:r>
      <w:r w:rsidR="00D9209F" w:rsidRPr="00530C83">
        <w:t>outcome</w:t>
      </w:r>
      <w:r w:rsidR="00890E0F" w:rsidRPr="00530C83">
        <w:t xml:space="preserve"> </w:t>
      </w:r>
      <w:r w:rsidR="005B3BDC" w:rsidRPr="00530C83">
        <w:t xml:space="preserve">is </w:t>
      </w:r>
      <w:r w:rsidR="00890E0F" w:rsidRPr="00530C83">
        <w:t>consistent with a favorable outcome, i.e., a reduction in some function of speed when the DSFS is activated.</w:t>
      </w:r>
      <w:r w:rsidR="005B3BDC" w:rsidRPr="00530C83">
        <w:t xml:space="preserve">  Everything else being equal</w:t>
      </w:r>
      <w:r w:rsidR="00AF32B9" w:rsidRPr="00530C83">
        <w:t>,</w:t>
      </w:r>
      <w:r w:rsidR="005B3BDC" w:rsidRPr="00530C83">
        <w:t xml:space="preserve"> </w:t>
      </w:r>
      <w:r w:rsidR="00A8551D" w:rsidRPr="00530C83">
        <w:t>the different ways of evaluat</w:t>
      </w:r>
      <w:r w:rsidR="005C6815" w:rsidRPr="00530C83">
        <w:t>ing</w:t>
      </w:r>
      <w:r w:rsidR="00A8551D" w:rsidRPr="00530C83">
        <w:t xml:space="preserve"> H1 </w:t>
      </w:r>
      <w:r w:rsidR="008F684C" w:rsidRPr="00530C83">
        <w:t xml:space="preserve">could </w:t>
      </w:r>
      <w:r w:rsidR="005B3BDC" w:rsidRPr="00530C83">
        <w:t>lead to large differences in the effect sizes computed in a meta-analysis.</w:t>
      </w:r>
    </w:p>
    <w:p w14:paraId="560485A0" w14:textId="77777777" w:rsidR="00890E0F" w:rsidRPr="00530C83" w:rsidRDefault="00890E0F" w:rsidP="000130F9"/>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64"/>
        <w:gridCol w:w="1404"/>
        <w:gridCol w:w="3437"/>
        <w:gridCol w:w="4140"/>
      </w:tblGrid>
      <w:tr w:rsidR="001B03F4" w:rsidRPr="00530C83" w14:paraId="311F6485" w14:textId="77777777" w:rsidTr="004C1C74">
        <w:trPr>
          <w:trHeight w:val="303"/>
          <w:tblHeader/>
        </w:trPr>
        <w:tc>
          <w:tcPr>
            <w:tcW w:w="1364" w:type="dxa"/>
            <w:shd w:val="clear" w:color="auto" w:fill="auto"/>
            <w:noWrap/>
            <w:hideMark/>
          </w:tcPr>
          <w:p w14:paraId="06873813" w14:textId="77777777" w:rsidR="001B03F4" w:rsidRPr="00530C83" w:rsidRDefault="001B03F4" w:rsidP="001B03F4">
            <w:pPr>
              <w:keepNext/>
              <w:rPr>
                <w:rFonts w:eastAsia="Times New Roman"/>
                <w:b/>
                <w:bCs/>
                <w:color w:val="000000"/>
              </w:rPr>
            </w:pPr>
            <w:r w:rsidRPr="00530C83">
              <w:rPr>
                <w:rFonts w:eastAsia="Times New Roman"/>
                <w:b/>
                <w:bCs/>
                <w:color w:val="000000"/>
              </w:rPr>
              <w:lastRenderedPageBreak/>
              <w:t>Hypothesis Code</w:t>
            </w:r>
          </w:p>
        </w:tc>
        <w:tc>
          <w:tcPr>
            <w:tcW w:w="1368" w:type="dxa"/>
          </w:tcPr>
          <w:p w14:paraId="0C7EE86D" w14:textId="77777777" w:rsidR="001B03F4" w:rsidRPr="00530C83" w:rsidRDefault="001B03F4" w:rsidP="001B03F4">
            <w:pPr>
              <w:keepNext/>
              <w:rPr>
                <w:b/>
              </w:rPr>
            </w:pPr>
            <w:r w:rsidRPr="00530C83">
              <w:rPr>
                <w:b/>
              </w:rPr>
              <w:t>Hypotheses</w:t>
            </w:r>
          </w:p>
        </w:tc>
        <w:tc>
          <w:tcPr>
            <w:tcW w:w="3437" w:type="dxa"/>
            <w:shd w:val="clear" w:color="auto" w:fill="auto"/>
            <w:noWrap/>
            <w:hideMark/>
          </w:tcPr>
          <w:p w14:paraId="7BA767EC" w14:textId="77777777" w:rsidR="001B03F4" w:rsidRPr="00530C83" w:rsidRDefault="001B03F4" w:rsidP="001B03F4">
            <w:pPr>
              <w:keepNext/>
              <w:rPr>
                <w:rFonts w:eastAsia="Times New Roman"/>
                <w:b/>
                <w:bCs/>
                <w:color w:val="000000"/>
              </w:rPr>
            </w:pPr>
            <w:r w:rsidRPr="00530C83">
              <w:rPr>
                <w:rFonts w:eastAsia="Times New Roman"/>
                <w:b/>
                <w:bCs/>
                <w:color w:val="000000"/>
              </w:rPr>
              <w:t>Speed reduction formula</w:t>
            </w:r>
          </w:p>
        </w:tc>
        <w:tc>
          <w:tcPr>
            <w:tcW w:w="4140" w:type="dxa"/>
            <w:shd w:val="clear" w:color="auto" w:fill="auto"/>
            <w:noWrap/>
            <w:hideMark/>
          </w:tcPr>
          <w:p w14:paraId="604AD021" w14:textId="77777777" w:rsidR="001B03F4" w:rsidRPr="00530C83" w:rsidRDefault="001B03F4" w:rsidP="001B03F4">
            <w:pPr>
              <w:keepNext/>
              <w:rPr>
                <w:rFonts w:eastAsia="Times New Roman"/>
                <w:b/>
                <w:bCs/>
                <w:color w:val="000000"/>
              </w:rPr>
            </w:pPr>
            <w:r w:rsidRPr="00530C83">
              <w:rPr>
                <w:rFonts w:eastAsia="Times New Roman"/>
                <w:b/>
                <w:bCs/>
                <w:color w:val="000000"/>
              </w:rPr>
              <w:t>Required Data</w:t>
            </w:r>
          </w:p>
        </w:tc>
      </w:tr>
      <w:tr w:rsidR="001B03F4" w:rsidRPr="00530C83" w14:paraId="24A34B64" w14:textId="77777777" w:rsidTr="004E30CC">
        <w:trPr>
          <w:cantSplit/>
          <w:trHeight w:val="363"/>
        </w:trPr>
        <w:tc>
          <w:tcPr>
            <w:tcW w:w="1364" w:type="dxa"/>
            <w:shd w:val="clear" w:color="auto" w:fill="auto"/>
            <w:noWrap/>
            <w:vAlign w:val="center"/>
            <w:hideMark/>
          </w:tcPr>
          <w:p w14:paraId="1C6016B0" w14:textId="77777777" w:rsidR="001B03F4" w:rsidRPr="00530C83" w:rsidRDefault="001B03F4" w:rsidP="001B03F4">
            <w:pPr>
              <w:keepNext/>
              <w:rPr>
                <w:rFonts w:eastAsia="Times New Roman"/>
                <w:color w:val="000000"/>
              </w:rPr>
            </w:pPr>
            <w:r w:rsidRPr="00530C83">
              <w:rPr>
                <w:rFonts w:eastAsia="Times New Roman"/>
                <w:color w:val="000000"/>
              </w:rPr>
              <w:t>H1A</w:t>
            </w:r>
          </w:p>
        </w:tc>
        <w:tc>
          <w:tcPr>
            <w:tcW w:w="1368" w:type="dxa"/>
            <w:vAlign w:val="center"/>
          </w:tcPr>
          <w:p w14:paraId="2D5325A5" w14:textId="1FD9A468" w:rsidR="001B03F4" w:rsidRPr="00530C83" w:rsidRDefault="001B03F4" w:rsidP="001B03F4">
            <w:pPr>
              <w:keepNext/>
              <w:rPr>
                <w:sz w:val="20"/>
                <w:szCs w:val="20"/>
              </w:rPr>
            </w:pPr>
            <w:r w:rsidRPr="00530C83">
              <w:rPr>
                <w:sz w:val="20"/>
                <w:szCs w:val="20"/>
              </w:rPr>
              <w:t>Activation Effect at DSFS (Normalized)</w:t>
            </w:r>
            <w:r w:rsidR="00B43722" w:rsidRPr="00530C83">
              <w:rPr>
                <w:sz w:val="20"/>
                <w:szCs w:val="20"/>
              </w:rPr>
              <w:t xml:space="preserve"> </w:t>
            </w:r>
          </w:p>
        </w:tc>
        <w:tc>
          <w:tcPr>
            <w:tcW w:w="3437" w:type="dxa"/>
            <w:shd w:val="clear" w:color="auto" w:fill="auto"/>
            <w:noWrap/>
            <w:vAlign w:val="center"/>
            <w:hideMark/>
          </w:tcPr>
          <w:p w14:paraId="69D7FE42" w14:textId="77777777" w:rsidR="001B03F4" w:rsidRPr="00530C83" w:rsidRDefault="00BC018E" w:rsidP="001B03F4">
            <w:pPr>
              <w:keepNext/>
              <w:rPr>
                <w:rFonts w:eastAsiaTheme="minorEastAsia"/>
                <w:sz w:val="20"/>
                <w:szCs w:val="20"/>
              </w:rPr>
            </w:pPr>
            <m:oMathPara>
              <m:oMath>
                <m:d>
                  <m:dPr>
                    <m:ctrlPr>
                      <w:rPr>
                        <w:rFonts w:ascii="Cambria Math" w:hAnsi="Cambria Math"/>
                        <w:i/>
                        <w:color w:val="4472C4" w:themeColor="accent5"/>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r>
                      <w:rPr>
                        <w:rFonts w:ascii="Cambria Math" w:hAnsi="Cambria Math"/>
                        <w:color w:val="4472C4" w:themeColor="accent5"/>
                        <w:sz w:val="20"/>
                        <w:szCs w:val="20"/>
                      </w:rPr>
                      <m:t>-</m:t>
                    </m:r>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Before</m:t>
                        </m:r>
                      </m:e>
                      <m:sub>
                        <m:r>
                          <w:rPr>
                            <w:rFonts w:ascii="Cambria Math" w:hAnsi="Cambria Math"/>
                            <w:color w:val="4472C4" w:themeColor="accent5"/>
                            <w:sz w:val="20"/>
                            <w:szCs w:val="20"/>
                          </w:rPr>
                          <m:t>DSFS</m:t>
                        </m:r>
                      </m:sub>
                    </m:sSub>
                  </m:e>
                </m:d>
                <m:r>
                  <w:rPr>
                    <w:rFonts w:ascii="Cambria Math" w:hAnsi="Cambria Math"/>
                    <w:sz w:val="20"/>
                    <w:szCs w:val="20"/>
                  </w:rPr>
                  <m:t>-</m:t>
                </m:r>
              </m:oMath>
            </m:oMathPara>
          </w:p>
          <w:p w14:paraId="1E422995" w14:textId="77777777" w:rsidR="00467F50" w:rsidRPr="00530C83" w:rsidRDefault="00BC018E" w:rsidP="00467F50">
            <w:pPr>
              <w:keepNext/>
              <w:rPr>
                <w:rFonts w:eastAsiaTheme="minorEastAsia"/>
                <w:color w:val="70AD47" w:themeColor="accent6"/>
                <w:sz w:val="20"/>
                <w:szCs w:val="20"/>
              </w:rPr>
            </w:pPr>
            <m:oMathPara>
              <m:oMath>
                <m:d>
                  <m:dPr>
                    <m:ctrlPr>
                      <w:rPr>
                        <w:rFonts w:ascii="Cambria Math" w:hAnsi="Cambria Math"/>
                        <w:i/>
                        <w:color w:val="70AD47" w:themeColor="accent6"/>
                        <w:sz w:val="20"/>
                        <w:szCs w:val="20"/>
                      </w:rPr>
                    </m:ctrlPr>
                  </m:dPr>
                  <m:e>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r>
                      <w:rPr>
                        <w:rFonts w:ascii="Cambria Math" w:hAnsi="Cambria Math"/>
                        <w:color w:val="70AD47" w:themeColor="accent6"/>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Before</m:t>
                        </m:r>
                      </m:e>
                      <m:sub>
                        <m:r>
                          <w:rPr>
                            <w:rFonts w:ascii="Cambria Math" w:hAnsi="Cambria Math"/>
                            <w:color w:val="70AD47" w:themeColor="accent6"/>
                            <w:sz w:val="20"/>
                            <w:szCs w:val="20"/>
                          </w:rPr>
                          <m:t>Upstream</m:t>
                        </m:r>
                      </m:sub>
                    </m:sSub>
                  </m:e>
                </m:d>
              </m:oMath>
            </m:oMathPara>
          </w:p>
          <w:p w14:paraId="6B41F96A" w14:textId="77777777" w:rsidR="001B03F4" w:rsidRPr="00530C83" w:rsidRDefault="00467F50" w:rsidP="00467F50">
            <w:pPr>
              <w:keepNext/>
              <w:jc w:val="center"/>
              <w:rPr>
                <w:rFonts w:eastAsia="Times New Roman"/>
                <w:color w:val="000000"/>
                <w:sz w:val="20"/>
                <w:szCs w:val="20"/>
              </w:rPr>
            </w:pPr>
            <m:oMathPara>
              <m:oMath>
                <m:r>
                  <w:rPr>
                    <w:rFonts w:ascii="Cambria Math" w:eastAsiaTheme="minorEastAsia" w:hAnsi="Cambria Math"/>
                    <w:sz w:val="20"/>
                    <w:szCs w:val="20"/>
                  </w:rPr>
                  <m:t>=-5</m:t>
                </m:r>
              </m:oMath>
            </m:oMathPara>
          </w:p>
        </w:tc>
        <w:tc>
          <w:tcPr>
            <w:tcW w:w="4140" w:type="dxa"/>
            <w:shd w:val="clear" w:color="auto" w:fill="auto"/>
            <w:noWrap/>
            <w:vAlign w:val="bottom"/>
            <w:hideMark/>
          </w:tcPr>
          <w:tbl>
            <w:tblPr>
              <w:tblStyle w:val="TableGrid"/>
              <w:tblW w:w="3886" w:type="dxa"/>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1B03F4" w:rsidRPr="00530C83" w14:paraId="6B0D652B" w14:textId="77777777" w:rsidTr="00CC405F">
              <w:trPr>
                <w:trHeight w:val="312"/>
              </w:trPr>
              <w:tc>
                <w:tcPr>
                  <w:tcW w:w="1696" w:type="dxa"/>
                  <w:gridSpan w:val="2"/>
                  <w:vMerge w:val="restart"/>
                  <w:tcBorders>
                    <w:top w:val="nil"/>
                    <w:left w:val="nil"/>
                  </w:tcBorders>
                </w:tcPr>
                <w:p w14:paraId="5D0A51DD" w14:textId="77777777" w:rsidR="001B03F4" w:rsidRPr="00530C83" w:rsidRDefault="001B03F4" w:rsidP="001B03F4">
                  <w:pPr>
                    <w:keepNext/>
                    <w:rPr>
                      <w:sz w:val="20"/>
                      <w:szCs w:val="20"/>
                    </w:rPr>
                  </w:pPr>
                </w:p>
              </w:tc>
              <w:tc>
                <w:tcPr>
                  <w:tcW w:w="2190" w:type="dxa"/>
                  <w:gridSpan w:val="3"/>
                  <w:tcBorders>
                    <w:top w:val="nil"/>
                    <w:bottom w:val="single" w:sz="4" w:space="0" w:color="auto"/>
                    <w:right w:val="nil"/>
                  </w:tcBorders>
                </w:tcPr>
                <w:p w14:paraId="6FF37CF3" w14:textId="77777777" w:rsidR="001B03F4" w:rsidRPr="00530C83" w:rsidRDefault="001B03F4" w:rsidP="001B03F4">
                  <w:pPr>
                    <w:keepNext/>
                    <w:jc w:val="center"/>
                    <w:rPr>
                      <w:sz w:val="20"/>
                      <w:szCs w:val="20"/>
                    </w:rPr>
                  </w:pPr>
                  <w:r w:rsidRPr="00530C83">
                    <w:rPr>
                      <w:sz w:val="20"/>
                      <w:szCs w:val="20"/>
                    </w:rPr>
                    <w:t>Timing</w:t>
                  </w:r>
                </w:p>
              </w:tc>
            </w:tr>
            <w:tr w:rsidR="001B03F4" w:rsidRPr="00530C83" w14:paraId="3BBB5395" w14:textId="77777777" w:rsidTr="00CC405F">
              <w:trPr>
                <w:trHeight w:val="312"/>
              </w:trPr>
              <w:tc>
                <w:tcPr>
                  <w:tcW w:w="1696" w:type="dxa"/>
                  <w:gridSpan w:val="2"/>
                  <w:vMerge/>
                  <w:tcBorders>
                    <w:left w:val="nil"/>
                  </w:tcBorders>
                </w:tcPr>
                <w:p w14:paraId="7BEF1C3A" w14:textId="77777777" w:rsidR="001B03F4" w:rsidRPr="00530C83" w:rsidRDefault="001B03F4" w:rsidP="001B03F4">
                  <w:pPr>
                    <w:keepNext/>
                    <w:rPr>
                      <w:sz w:val="20"/>
                      <w:szCs w:val="20"/>
                    </w:rPr>
                  </w:pPr>
                </w:p>
              </w:tc>
              <w:tc>
                <w:tcPr>
                  <w:tcW w:w="763" w:type="dxa"/>
                  <w:tcBorders>
                    <w:top w:val="single" w:sz="4" w:space="0" w:color="auto"/>
                    <w:bottom w:val="single" w:sz="4" w:space="0" w:color="auto"/>
                  </w:tcBorders>
                </w:tcPr>
                <w:p w14:paraId="1F1AD5C8" w14:textId="77777777" w:rsidR="001B03F4" w:rsidRPr="00530C83" w:rsidRDefault="001B03F4" w:rsidP="001B03F4">
                  <w:pPr>
                    <w:keepNext/>
                    <w:rPr>
                      <w:sz w:val="20"/>
                      <w:szCs w:val="20"/>
                    </w:rPr>
                  </w:pPr>
                  <w:r w:rsidRPr="00530C83">
                    <w:rPr>
                      <w:sz w:val="20"/>
                      <w:szCs w:val="20"/>
                    </w:rPr>
                    <w:t>Before</w:t>
                  </w:r>
                </w:p>
              </w:tc>
              <w:tc>
                <w:tcPr>
                  <w:tcW w:w="786" w:type="dxa"/>
                  <w:tcBorders>
                    <w:top w:val="single" w:sz="4" w:space="0" w:color="auto"/>
                    <w:bottom w:val="single" w:sz="4" w:space="0" w:color="auto"/>
                  </w:tcBorders>
                </w:tcPr>
                <w:p w14:paraId="6388251B" w14:textId="77777777" w:rsidR="001B03F4" w:rsidRPr="00530C83" w:rsidRDefault="001B03F4" w:rsidP="001B03F4">
                  <w:pPr>
                    <w:keepNext/>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790479A3" w14:textId="77777777" w:rsidR="001B03F4" w:rsidRPr="00530C83" w:rsidRDefault="001B03F4" w:rsidP="001B03F4">
                  <w:pPr>
                    <w:keepNext/>
                    <w:rPr>
                      <w:sz w:val="20"/>
                      <w:szCs w:val="20"/>
                    </w:rPr>
                  </w:pPr>
                  <w:r w:rsidRPr="00530C83">
                    <w:rPr>
                      <w:sz w:val="20"/>
                      <w:szCs w:val="20"/>
                    </w:rPr>
                    <w:t>After</w:t>
                  </w:r>
                </w:p>
              </w:tc>
            </w:tr>
            <w:tr w:rsidR="001B03F4" w:rsidRPr="00530C83" w14:paraId="3D073905" w14:textId="77777777" w:rsidTr="00CC405F">
              <w:trPr>
                <w:trHeight w:val="312"/>
              </w:trPr>
              <w:tc>
                <w:tcPr>
                  <w:tcW w:w="453" w:type="dxa"/>
                  <w:vMerge w:val="restart"/>
                  <w:tcBorders>
                    <w:top w:val="nil"/>
                    <w:left w:val="nil"/>
                    <w:bottom w:val="single" w:sz="4" w:space="0" w:color="auto"/>
                    <w:right w:val="single" w:sz="4" w:space="0" w:color="auto"/>
                  </w:tcBorders>
                  <w:textDirection w:val="btLr"/>
                </w:tcPr>
                <w:p w14:paraId="1C824E3A" w14:textId="77777777" w:rsidR="001B03F4" w:rsidRPr="00530C83" w:rsidRDefault="001B03F4" w:rsidP="001B03F4">
                  <w:pPr>
                    <w:keepNext/>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4DFFCB68" w14:textId="77777777" w:rsidR="001B03F4" w:rsidRPr="00530C83" w:rsidRDefault="001B03F4" w:rsidP="001B03F4">
                  <w:pPr>
                    <w:keepNext/>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shd w:val="clear" w:color="auto" w:fill="70AD47" w:themeFill="accent6"/>
                </w:tcPr>
                <w:p w14:paraId="692B216E" w14:textId="77777777" w:rsidR="001B03F4" w:rsidRPr="00530C83" w:rsidRDefault="001B03F4" w:rsidP="001B03F4">
                  <w:pPr>
                    <w:keepNext/>
                    <w:rPr>
                      <w:b/>
                      <w:color w:val="FFFFFF" w:themeColor="background1"/>
                      <w:sz w:val="20"/>
                      <w:szCs w:val="20"/>
                    </w:rPr>
                  </w:pPr>
                  <w:r w:rsidRPr="00530C83">
                    <w:rPr>
                      <w:b/>
                      <w:color w:val="FFFFFF" w:themeColor="background1"/>
                      <w:sz w:val="20"/>
                      <w:szCs w:val="20"/>
                    </w:rPr>
                    <w:t>50</w:t>
                  </w:r>
                </w:p>
              </w:tc>
              <w:tc>
                <w:tcPr>
                  <w:tcW w:w="786" w:type="dxa"/>
                  <w:tcBorders>
                    <w:top w:val="single" w:sz="4" w:space="0" w:color="auto"/>
                    <w:left w:val="single" w:sz="4" w:space="0" w:color="auto"/>
                    <w:bottom w:val="single" w:sz="4" w:space="0" w:color="auto"/>
                    <w:right w:val="single" w:sz="4" w:space="0" w:color="auto"/>
                  </w:tcBorders>
                  <w:shd w:val="clear" w:color="auto" w:fill="70AD47" w:themeFill="accent6"/>
                </w:tcPr>
                <w:p w14:paraId="36AE7232" w14:textId="77777777" w:rsidR="001B03F4" w:rsidRPr="00530C83" w:rsidRDefault="001B03F4" w:rsidP="001B03F4">
                  <w:pPr>
                    <w:keepNext/>
                    <w:rPr>
                      <w:b/>
                      <w:color w:val="FFFFFF" w:themeColor="background1"/>
                      <w:sz w:val="20"/>
                      <w:szCs w:val="20"/>
                    </w:rPr>
                  </w:pPr>
                  <w:r w:rsidRPr="00530C83">
                    <w:rPr>
                      <w:b/>
                      <w:color w:val="FFFFFF" w:themeColor="background1"/>
                      <w:sz w:val="20"/>
                      <w:szCs w:val="20"/>
                    </w:rPr>
                    <w:t>45</w:t>
                  </w:r>
                </w:p>
              </w:tc>
              <w:tc>
                <w:tcPr>
                  <w:tcW w:w="640" w:type="dxa"/>
                  <w:tcBorders>
                    <w:top w:val="single" w:sz="4" w:space="0" w:color="auto"/>
                    <w:left w:val="single" w:sz="4" w:space="0" w:color="auto"/>
                    <w:bottom w:val="single" w:sz="4" w:space="0" w:color="auto"/>
                    <w:right w:val="single" w:sz="4" w:space="0" w:color="auto"/>
                  </w:tcBorders>
                </w:tcPr>
                <w:p w14:paraId="5D5FBDF5" w14:textId="77777777" w:rsidR="001B03F4" w:rsidRPr="00530C83" w:rsidRDefault="001B03F4" w:rsidP="001B03F4">
                  <w:pPr>
                    <w:keepNext/>
                    <w:rPr>
                      <w:sz w:val="20"/>
                      <w:szCs w:val="20"/>
                    </w:rPr>
                  </w:pPr>
                </w:p>
              </w:tc>
            </w:tr>
            <w:tr w:rsidR="001B03F4" w:rsidRPr="00530C83" w14:paraId="63DAECB7" w14:textId="77777777" w:rsidTr="00CC405F">
              <w:trPr>
                <w:trHeight w:val="312"/>
              </w:trPr>
              <w:tc>
                <w:tcPr>
                  <w:tcW w:w="453" w:type="dxa"/>
                  <w:vMerge/>
                  <w:tcBorders>
                    <w:top w:val="single" w:sz="4" w:space="0" w:color="auto"/>
                    <w:left w:val="nil"/>
                    <w:bottom w:val="single" w:sz="4" w:space="0" w:color="auto"/>
                    <w:right w:val="single" w:sz="4" w:space="0" w:color="auto"/>
                  </w:tcBorders>
                </w:tcPr>
                <w:p w14:paraId="59234690" w14:textId="77777777" w:rsidR="001B03F4" w:rsidRPr="00530C83" w:rsidRDefault="001B03F4" w:rsidP="001B03F4">
                  <w:pPr>
                    <w:keepNext/>
                    <w:rPr>
                      <w:sz w:val="20"/>
                      <w:szCs w:val="20"/>
                    </w:rPr>
                  </w:pPr>
                </w:p>
              </w:tc>
              <w:tc>
                <w:tcPr>
                  <w:tcW w:w="1242" w:type="dxa"/>
                  <w:tcBorders>
                    <w:left w:val="single" w:sz="4" w:space="0" w:color="auto"/>
                    <w:right w:val="single" w:sz="4" w:space="0" w:color="auto"/>
                  </w:tcBorders>
                </w:tcPr>
                <w:p w14:paraId="3956E2AC" w14:textId="77777777" w:rsidR="001B03F4" w:rsidRPr="00530C83" w:rsidRDefault="001B03F4" w:rsidP="001B03F4">
                  <w:pPr>
                    <w:keepNext/>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shd w:val="clear" w:color="auto" w:fill="4472C4" w:themeFill="accent5"/>
                </w:tcPr>
                <w:p w14:paraId="5542AA96" w14:textId="77777777" w:rsidR="001B03F4" w:rsidRPr="00530C83" w:rsidRDefault="001B03F4" w:rsidP="001B03F4">
                  <w:pPr>
                    <w:keepNext/>
                    <w:rPr>
                      <w:b/>
                      <w:color w:val="FFFFFF" w:themeColor="background1"/>
                      <w:sz w:val="20"/>
                      <w:szCs w:val="20"/>
                    </w:rPr>
                  </w:pPr>
                  <w:r w:rsidRPr="00530C83">
                    <w:rPr>
                      <w:b/>
                      <w:color w:val="FFFFFF" w:themeColor="background1"/>
                      <w:sz w:val="20"/>
                      <w:szCs w:val="20"/>
                    </w:rPr>
                    <w:t>40</w:t>
                  </w:r>
                </w:p>
              </w:tc>
              <w:tc>
                <w:tcPr>
                  <w:tcW w:w="786" w:type="dxa"/>
                  <w:tcBorders>
                    <w:top w:val="single" w:sz="4" w:space="0" w:color="auto"/>
                    <w:left w:val="single" w:sz="4" w:space="0" w:color="auto"/>
                    <w:bottom w:val="single" w:sz="4" w:space="0" w:color="auto"/>
                    <w:right w:val="single" w:sz="4" w:space="0" w:color="auto"/>
                  </w:tcBorders>
                  <w:shd w:val="clear" w:color="auto" w:fill="4472C4" w:themeFill="accent5"/>
                </w:tcPr>
                <w:p w14:paraId="79972EFB" w14:textId="77777777" w:rsidR="001B03F4" w:rsidRPr="00530C83" w:rsidRDefault="001B03F4" w:rsidP="001B03F4">
                  <w:pPr>
                    <w:keepNext/>
                    <w:rPr>
                      <w:b/>
                      <w:color w:val="FFFFFF" w:themeColor="background1"/>
                      <w:sz w:val="20"/>
                      <w:szCs w:val="20"/>
                    </w:rPr>
                  </w:pPr>
                  <w:r w:rsidRPr="00530C83">
                    <w:rPr>
                      <w:b/>
                      <w:color w:val="FFFFFF" w:themeColor="background1"/>
                      <w:sz w:val="20"/>
                      <w:szCs w:val="20"/>
                    </w:rPr>
                    <w:t>30</w:t>
                  </w:r>
                </w:p>
              </w:tc>
              <w:tc>
                <w:tcPr>
                  <w:tcW w:w="640" w:type="dxa"/>
                  <w:tcBorders>
                    <w:top w:val="single" w:sz="4" w:space="0" w:color="auto"/>
                    <w:left w:val="single" w:sz="4" w:space="0" w:color="auto"/>
                    <w:bottom w:val="single" w:sz="4" w:space="0" w:color="auto"/>
                    <w:right w:val="single" w:sz="4" w:space="0" w:color="auto"/>
                  </w:tcBorders>
                </w:tcPr>
                <w:p w14:paraId="37F24201" w14:textId="77777777" w:rsidR="001B03F4" w:rsidRPr="00530C83" w:rsidRDefault="001B03F4" w:rsidP="001B03F4">
                  <w:pPr>
                    <w:keepNext/>
                    <w:rPr>
                      <w:sz w:val="20"/>
                      <w:szCs w:val="20"/>
                    </w:rPr>
                  </w:pPr>
                </w:p>
              </w:tc>
            </w:tr>
            <w:tr w:rsidR="001B03F4" w:rsidRPr="00530C83" w14:paraId="39EC9B86" w14:textId="77777777" w:rsidTr="00CC405F">
              <w:trPr>
                <w:trHeight w:val="312"/>
              </w:trPr>
              <w:tc>
                <w:tcPr>
                  <w:tcW w:w="453" w:type="dxa"/>
                  <w:vMerge/>
                  <w:tcBorders>
                    <w:top w:val="single" w:sz="4" w:space="0" w:color="auto"/>
                    <w:left w:val="nil"/>
                    <w:bottom w:val="nil"/>
                    <w:right w:val="single" w:sz="4" w:space="0" w:color="auto"/>
                  </w:tcBorders>
                </w:tcPr>
                <w:p w14:paraId="60B805D7" w14:textId="77777777" w:rsidR="001B03F4" w:rsidRPr="00530C83" w:rsidRDefault="001B03F4" w:rsidP="001B03F4">
                  <w:pPr>
                    <w:keepNext/>
                    <w:rPr>
                      <w:sz w:val="20"/>
                      <w:szCs w:val="20"/>
                    </w:rPr>
                  </w:pPr>
                </w:p>
              </w:tc>
              <w:tc>
                <w:tcPr>
                  <w:tcW w:w="1242" w:type="dxa"/>
                  <w:tcBorders>
                    <w:left w:val="single" w:sz="4" w:space="0" w:color="auto"/>
                    <w:bottom w:val="nil"/>
                    <w:right w:val="single" w:sz="4" w:space="0" w:color="auto"/>
                  </w:tcBorders>
                </w:tcPr>
                <w:p w14:paraId="0EC4EF63" w14:textId="77777777" w:rsidR="001B03F4" w:rsidRPr="00530C83" w:rsidRDefault="001B03F4" w:rsidP="001B03F4">
                  <w:pPr>
                    <w:keepNext/>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tcPr>
                <w:p w14:paraId="34205A1E" w14:textId="77777777" w:rsidR="001B03F4" w:rsidRPr="00530C83" w:rsidRDefault="001B03F4" w:rsidP="001B03F4">
                  <w:pPr>
                    <w:keepNext/>
                    <w:rPr>
                      <w:sz w:val="20"/>
                      <w:szCs w:val="20"/>
                    </w:rPr>
                  </w:pPr>
                </w:p>
              </w:tc>
              <w:tc>
                <w:tcPr>
                  <w:tcW w:w="786" w:type="dxa"/>
                  <w:tcBorders>
                    <w:top w:val="single" w:sz="4" w:space="0" w:color="auto"/>
                    <w:left w:val="single" w:sz="4" w:space="0" w:color="auto"/>
                    <w:bottom w:val="nil"/>
                    <w:right w:val="single" w:sz="4" w:space="0" w:color="auto"/>
                  </w:tcBorders>
                </w:tcPr>
                <w:p w14:paraId="582E10BB" w14:textId="77777777" w:rsidR="001B03F4" w:rsidRPr="00530C83" w:rsidRDefault="001B03F4" w:rsidP="001B03F4">
                  <w:pPr>
                    <w:keepNext/>
                    <w:rPr>
                      <w:sz w:val="20"/>
                      <w:szCs w:val="20"/>
                    </w:rPr>
                  </w:pPr>
                </w:p>
              </w:tc>
              <w:tc>
                <w:tcPr>
                  <w:tcW w:w="640" w:type="dxa"/>
                  <w:tcBorders>
                    <w:top w:val="single" w:sz="4" w:space="0" w:color="auto"/>
                    <w:left w:val="single" w:sz="4" w:space="0" w:color="auto"/>
                    <w:bottom w:val="nil"/>
                    <w:right w:val="single" w:sz="4" w:space="0" w:color="auto"/>
                  </w:tcBorders>
                </w:tcPr>
                <w:p w14:paraId="7A44BBFC" w14:textId="77777777" w:rsidR="001B03F4" w:rsidRPr="00530C83" w:rsidRDefault="001B03F4" w:rsidP="001B03F4">
                  <w:pPr>
                    <w:keepNext/>
                    <w:rPr>
                      <w:sz w:val="20"/>
                      <w:szCs w:val="20"/>
                    </w:rPr>
                  </w:pPr>
                </w:p>
              </w:tc>
            </w:tr>
          </w:tbl>
          <w:p w14:paraId="45172996" w14:textId="77777777" w:rsidR="001B03F4" w:rsidRPr="00530C83" w:rsidRDefault="001B03F4" w:rsidP="001B03F4">
            <w:pPr>
              <w:keepNext/>
              <w:rPr>
                <w:rFonts w:ascii="Calibri" w:eastAsia="Times New Roman" w:hAnsi="Calibri"/>
                <w:color w:val="000000"/>
              </w:rPr>
            </w:pPr>
          </w:p>
        </w:tc>
      </w:tr>
      <w:tr w:rsidR="001B03F4" w:rsidRPr="00530C83" w14:paraId="1636AE66" w14:textId="77777777" w:rsidTr="004E30CC">
        <w:trPr>
          <w:cantSplit/>
          <w:trHeight w:val="303"/>
        </w:trPr>
        <w:tc>
          <w:tcPr>
            <w:tcW w:w="1364" w:type="dxa"/>
            <w:shd w:val="clear" w:color="auto" w:fill="auto"/>
            <w:noWrap/>
            <w:vAlign w:val="center"/>
            <w:hideMark/>
          </w:tcPr>
          <w:p w14:paraId="27900463" w14:textId="77777777" w:rsidR="001B03F4" w:rsidRPr="00530C83" w:rsidRDefault="001B03F4" w:rsidP="001B03F4">
            <w:pPr>
              <w:keepNext/>
              <w:rPr>
                <w:rFonts w:eastAsia="Times New Roman"/>
                <w:color w:val="000000"/>
              </w:rPr>
            </w:pPr>
            <w:r w:rsidRPr="00530C83">
              <w:rPr>
                <w:rFonts w:eastAsia="Times New Roman"/>
                <w:color w:val="000000"/>
              </w:rPr>
              <w:t>H1B</w:t>
            </w:r>
          </w:p>
        </w:tc>
        <w:tc>
          <w:tcPr>
            <w:tcW w:w="1368" w:type="dxa"/>
            <w:vAlign w:val="center"/>
          </w:tcPr>
          <w:p w14:paraId="5B050143" w14:textId="77777777" w:rsidR="001B03F4" w:rsidRPr="00530C83" w:rsidRDefault="001B03F4" w:rsidP="001B03F4">
            <w:pPr>
              <w:keepNext/>
              <w:rPr>
                <w:sz w:val="20"/>
                <w:szCs w:val="20"/>
              </w:rPr>
            </w:pPr>
            <w:r w:rsidRPr="00530C83">
              <w:rPr>
                <w:sz w:val="20"/>
                <w:szCs w:val="20"/>
              </w:rPr>
              <w:t>Activation Effect at DSFS (Same Site)</w:t>
            </w:r>
          </w:p>
        </w:tc>
        <w:tc>
          <w:tcPr>
            <w:tcW w:w="3437" w:type="dxa"/>
            <w:shd w:val="clear" w:color="auto" w:fill="auto"/>
            <w:noWrap/>
            <w:vAlign w:val="center"/>
            <w:hideMark/>
          </w:tcPr>
          <w:p w14:paraId="6A0E4320" w14:textId="77777777" w:rsidR="00467F50" w:rsidRPr="00530C83" w:rsidRDefault="00BC018E" w:rsidP="001B03F4">
            <w:pPr>
              <w:keepNext/>
              <w:rPr>
                <w:rFonts w:eastAsiaTheme="minorEastAsia"/>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Before</m:t>
                        </m:r>
                      </m:e>
                      <m:sub>
                        <m:r>
                          <w:rPr>
                            <w:rFonts w:ascii="Cambria Math" w:hAnsi="Cambria Math"/>
                            <w:color w:val="0070C0"/>
                            <w:sz w:val="20"/>
                            <w:szCs w:val="20"/>
                          </w:rPr>
                          <m:t>DSFS</m:t>
                        </m:r>
                      </m:sub>
                    </m:sSub>
                  </m:e>
                </m:d>
                <m:r>
                  <w:rPr>
                    <w:rFonts w:ascii="Cambria Math" w:hAnsi="Cambria Math"/>
                    <w:sz w:val="20"/>
                    <w:szCs w:val="20"/>
                  </w:rPr>
                  <m:t>=-10</m:t>
                </m:r>
              </m:oMath>
            </m:oMathPara>
          </w:p>
          <w:p w14:paraId="40321005" w14:textId="77777777" w:rsidR="001B03F4" w:rsidRPr="00530C83" w:rsidRDefault="001B03F4" w:rsidP="001B03F4">
            <w:pPr>
              <w:keepNext/>
              <w:rPr>
                <w:rFonts w:eastAsia="Times New Roman"/>
                <w:i/>
                <w:iCs/>
                <w:color w:val="000000"/>
                <w:sz w:val="20"/>
                <w:szCs w:val="20"/>
              </w:rPr>
            </w:pPr>
          </w:p>
        </w:tc>
        <w:tc>
          <w:tcPr>
            <w:tcW w:w="4140"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1B03F4" w:rsidRPr="00530C83" w14:paraId="2B46E6D9" w14:textId="77777777" w:rsidTr="00CC405F">
              <w:trPr>
                <w:trHeight w:val="318"/>
              </w:trPr>
              <w:tc>
                <w:tcPr>
                  <w:tcW w:w="1696" w:type="dxa"/>
                  <w:gridSpan w:val="2"/>
                  <w:vMerge w:val="restart"/>
                  <w:tcBorders>
                    <w:top w:val="nil"/>
                    <w:left w:val="nil"/>
                  </w:tcBorders>
                </w:tcPr>
                <w:p w14:paraId="5B9D7126" w14:textId="77777777" w:rsidR="001B03F4" w:rsidRPr="00530C83" w:rsidRDefault="001B03F4" w:rsidP="001B03F4">
                  <w:pPr>
                    <w:keepNext/>
                    <w:rPr>
                      <w:sz w:val="20"/>
                      <w:szCs w:val="20"/>
                    </w:rPr>
                  </w:pPr>
                </w:p>
              </w:tc>
              <w:tc>
                <w:tcPr>
                  <w:tcW w:w="2190" w:type="dxa"/>
                  <w:gridSpan w:val="3"/>
                  <w:tcBorders>
                    <w:top w:val="nil"/>
                    <w:bottom w:val="single" w:sz="4" w:space="0" w:color="auto"/>
                    <w:right w:val="nil"/>
                  </w:tcBorders>
                </w:tcPr>
                <w:p w14:paraId="420A96C5" w14:textId="77777777" w:rsidR="001B03F4" w:rsidRPr="00530C83" w:rsidRDefault="001B03F4" w:rsidP="001B03F4">
                  <w:pPr>
                    <w:keepNext/>
                    <w:jc w:val="center"/>
                    <w:rPr>
                      <w:sz w:val="20"/>
                      <w:szCs w:val="20"/>
                    </w:rPr>
                  </w:pPr>
                  <w:r w:rsidRPr="00530C83">
                    <w:rPr>
                      <w:sz w:val="20"/>
                      <w:szCs w:val="20"/>
                    </w:rPr>
                    <w:t>Timing</w:t>
                  </w:r>
                </w:p>
              </w:tc>
            </w:tr>
            <w:tr w:rsidR="001B03F4" w:rsidRPr="00530C83" w14:paraId="7F943C7E" w14:textId="77777777" w:rsidTr="00CC405F">
              <w:trPr>
                <w:trHeight w:val="318"/>
              </w:trPr>
              <w:tc>
                <w:tcPr>
                  <w:tcW w:w="1696" w:type="dxa"/>
                  <w:gridSpan w:val="2"/>
                  <w:vMerge/>
                  <w:tcBorders>
                    <w:left w:val="nil"/>
                  </w:tcBorders>
                </w:tcPr>
                <w:p w14:paraId="5A12E028" w14:textId="77777777" w:rsidR="001B03F4" w:rsidRPr="00530C83" w:rsidRDefault="001B03F4" w:rsidP="001B03F4">
                  <w:pPr>
                    <w:keepNext/>
                    <w:rPr>
                      <w:sz w:val="20"/>
                      <w:szCs w:val="20"/>
                    </w:rPr>
                  </w:pPr>
                </w:p>
              </w:tc>
              <w:tc>
                <w:tcPr>
                  <w:tcW w:w="763" w:type="dxa"/>
                  <w:tcBorders>
                    <w:top w:val="single" w:sz="4" w:space="0" w:color="auto"/>
                    <w:bottom w:val="single" w:sz="4" w:space="0" w:color="auto"/>
                  </w:tcBorders>
                </w:tcPr>
                <w:p w14:paraId="212E49C1" w14:textId="77777777" w:rsidR="001B03F4" w:rsidRPr="00530C83" w:rsidRDefault="001B03F4" w:rsidP="001B03F4">
                  <w:pPr>
                    <w:keepNext/>
                    <w:rPr>
                      <w:sz w:val="20"/>
                      <w:szCs w:val="20"/>
                    </w:rPr>
                  </w:pPr>
                  <w:r w:rsidRPr="00530C83">
                    <w:rPr>
                      <w:sz w:val="20"/>
                      <w:szCs w:val="20"/>
                    </w:rPr>
                    <w:t>Before</w:t>
                  </w:r>
                </w:p>
              </w:tc>
              <w:tc>
                <w:tcPr>
                  <w:tcW w:w="786" w:type="dxa"/>
                  <w:tcBorders>
                    <w:top w:val="single" w:sz="4" w:space="0" w:color="auto"/>
                    <w:bottom w:val="single" w:sz="4" w:space="0" w:color="auto"/>
                  </w:tcBorders>
                </w:tcPr>
                <w:p w14:paraId="07D0482F" w14:textId="77777777" w:rsidR="001B03F4" w:rsidRPr="00530C83" w:rsidRDefault="001B03F4" w:rsidP="001B03F4">
                  <w:pPr>
                    <w:keepNext/>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5C6DE919" w14:textId="77777777" w:rsidR="001B03F4" w:rsidRPr="00530C83" w:rsidRDefault="001B03F4" w:rsidP="001B03F4">
                  <w:pPr>
                    <w:keepNext/>
                    <w:rPr>
                      <w:sz w:val="20"/>
                      <w:szCs w:val="20"/>
                    </w:rPr>
                  </w:pPr>
                  <w:r w:rsidRPr="00530C83">
                    <w:rPr>
                      <w:sz w:val="20"/>
                      <w:szCs w:val="20"/>
                    </w:rPr>
                    <w:t>After</w:t>
                  </w:r>
                </w:p>
              </w:tc>
            </w:tr>
            <w:tr w:rsidR="001B03F4" w:rsidRPr="00530C83" w14:paraId="36A178AC" w14:textId="77777777" w:rsidTr="00CC405F">
              <w:trPr>
                <w:trHeight w:val="318"/>
              </w:trPr>
              <w:tc>
                <w:tcPr>
                  <w:tcW w:w="453" w:type="dxa"/>
                  <w:vMerge w:val="restart"/>
                  <w:tcBorders>
                    <w:top w:val="nil"/>
                    <w:left w:val="nil"/>
                    <w:bottom w:val="single" w:sz="4" w:space="0" w:color="auto"/>
                    <w:right w:val="single" w:sz="4" w:space="0" w:color="auto"/>
                  </w:tcBorders>
                  <w:textDirection w:val="btLr"/>
                </w:tcPr>
                <w:p w14:paraId="74E1BADC" w14:textId="77777777" w:rsidR="001B03F4" w:rsidRPr="00530C83" w:rsidRDefault="001B03F4" w:rsidP="001B03F4">
                  <w:pPr>
                    <w:keepNext/>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12CA8B53" w14:textId="77777777" w:rsidR="001B03F4" w:rsidRPr="00530C83" w:rsidRDefault="001B03F4" w:rsidP="001B03F4">
                  <w:pPr>
                    <w:keepNext/>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tcPr>
                <w:p w14:paraId="7F4FBD4D" w14:textId="77777777" w:rsidR="001B03F4" w:rsidRPr="00530C83" w:rsidRDefault="001B03F4" w:rsidP="001B03F4">
                  <w:pPr>
                    <w:keepNext/>
                    <w:rPr>
                      <w:sz w:val="20"/>
                      <w:szCs w:val="20"/>
                    </w:rPr>
                  </w:pPr>
                </w:p>
              </w:tc>
              <w:tc>
                <w:tcPr>
                  <w:tcW w:w="786" w:type="dxa"/>
                  <w:tcBorders>
                    <w:top w:val="single" w:sz="4" w:space="0" w:color="auto"/>
                    <w:left w:val="single" w:sz="4" w:space="0" w:color="auto"/>
                    <w:bottom w:val="single" w:sz="4" w:space="0" w:color="auto"/>
                    <w:right w:val="single" w:sz="4" w:space="0" w:color="auto"/>
                  </w:tcBorders>
                </w:tcPr>
                <w:p w14:paraId="311E1E1F" w14:textId="77777777" w:rsidR="001B03F4" w:rsidRPr="00530C83" w:rsidRDefault="001B03F4" w:rsidP="001B03F4">
                  <w:pPr>
                    <w:keepNext/>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6B765B82" w14:textId="77777777" w:rsidR="001B03F4" w:rsidRPr="00530C83" w:rsidRDefault="001B03F4" w:rsidP="001B03F4">
                  <w:pPr>
                    <w:keepNext/>
                    <w:rPr>
                      <w:sz w:val="20"/>
                      <w:szCs w:val="20"/>
                    </w:rPr>
                  </w:pPr>
                </w:p>
              </w:tc>
            </w:tr>
            <w:tr w:rsidR="007C3289" w:rsidRPr="00530C83" w14:paraId="7A682EAC" w14:textId="77777777" w:rsidTr="00CC405F">
              <w:trPr>
                <w:trHeight w:val="318"/>
              </w:trPr>
              <w:tc>
                <w:tcPr>
                  <w:tcW w:w="453" w:type="dxa"/>
                  <w:vMerge/>
                  <w:tcBorders>
                    <w:top w:val="single" w:sz="4" w:space="0" w:color="auto"/>
                    <w:left w:val="nil"/>
                    <w:bottom w:val="single" w:sz="4" w:space="0" w:color="auto"/>
                    <w:right w:val="single" w:sz="4" w:space="0" w:color="auto"/>
                  </w:tcBorders>
                </w:tcPr>
                <w:p w14:paraId="6B9F2E6E" w14:textId="77777777" w:rsidR="007C3289" w:rsidRPr="00530C83" w:rsidRDefault="007C3289" w:rsidP="007C3289">
                  <w:pPr>
                    <w:keepNext/>
                    <w:rPr>
                      <w:sz w:val="20"/>
                      <w:szCs w:val="20"/>
                    </w:rPr>
                  </w:pPr>
                </w:p>
              </w:tc>
              <w:tc>
                <w:tcPr>
                  <w:tcW w:w="1242" w:type="dxa"/>
                  <w:tcBorders>
                    <w:left w:val="single" w:sz="4" w:space="0" w:color="auto"/>
                    <w:right w:val="single" w:sz="4" w:space="0" w:color="auto"/>
                  </w:tcBorders>
                </w:tcPr>
                <w:p w14:paraId="54C52AE5" w14:textId="77777777" w:rsidR="007C3289" w:rsidRPr="00530C83" w:rsidRDefault="007C3289" w:rsidP="007C3289">
                  <w:pPr>
                    <w:keepNext/>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shd w:val="clear" w:color="auto" w:fill="0070C0"/>
                </w:tcPr>
                <w:p w14:paraId="2B0B73A0" w14:textId="77777777" w:rsidR="007C3289" w:rsidRPr="00530C83" w:rsidRDefault="007C3289" w:rsidP="007C3289">
                  <w:pPr>
                    <w:keepNext/>
                    <w:rPr>
                      <w:sz w:val="20"/>
                      <w:szCs w:val="20"/>
                    </w:rPr>
                  </w:pPr>
                  <w:r w:rsidRPr="00530C83">
                    <w:rPr>
                      <w:b/>
                      <w:color w:val="FFFFFF" w:themeColor="background1"/>
                      <w:sz w:val="20"/>
                      <w:szCs w:val="20"/>
                    </w:rPr>
                    <w:t>40</w:t>
                  </w:r>
                </w:p>
              </w:tc>
              <w:tc>
                <w:tcPr>
                  <w:tcW w:w="786" w:type="dxa"/>
                  <w:tcBorders>
                    <w:top w:val="single" w:sz="4" w:space="0" w:color="auto"/>
                    <w:left w:val="single" w:sz="4" w:space="0" w:color="auto"/>
                    <w:bottom w:val="single" w:sz="4" w:space="0" w:color="auto"/>
                    <w:right w:val="single" w:sz="4" w:space="0" w:color="auto"/>
                  </w:tcBorders>
                  <w:shd w:val="clear" w:color="auto" w:fill="0070C0"/>
                </w:tcPr>
                <w:p w14:paraId="715F9232" w14:textId="77777777" w:rsidR="007C3289" w:rsidRPr="00530C83" w:rsidRDefault="007C3289" w:rsidP="007C3289">
                  <w:pPr>
                    <w:keepNext/>
                    <w:rPr>
                      <w:sz w:val="20"/>
                      <w:szCs w:val="20"/>
                    </w:rPr>
                  </w:pPr>
                  <w:r w:rsidRPr="00530C83">
                    <w:rPr>
                      <w:b/>
                      <w:color w:val="FFFFFF" w:themeColor="background1"/>
                      <w:sz w:val="20"/>
                      <w:szCs w:val="20"/>
                    </w:rPr>
                    <w:t>30</w:t>
                  </w:r>
                </w:p>
              </w:tc>
              <w:tc>
                <w:tcPr>
                  <w:tcW w:w="640" w:type="dxa"/>
                  <w:tcBorders>
                    <w:top w:val="single" w:sz="4" w:space="0" w:color="auto"/>
                    <w:left w:val="single" w:sz="4" w:space="0" w:color="auto"/>
                    <w:bottom w:val="single" w:sz="4" w:space="0" w:color="auto"/>
                    <w:right w:val="single" w:sz="4" w:space="0" w:color="auto"/>
                  </w:tcBorders>
                </w:tcPr>
                <w:p w14:paraId="7A787688" w14:textId="77777777" w:rsidR="007C3289" w:rsidRPr="00530C83" w:rsidRDefault="007C3289" w:rsidP="007C3289">
                  <w:pPr>
                    <w:keepNext/>
                    <w:rPr>
                      <w:sz w:val="20"/>
                      <w:szCs w:val="20"/>
                    </w:rPr>
                  </w:pPr>
                </w:p>
              </w:tc>
            </w:tr>
            <w:tr w:rsidR="007C3289" w:rsidRPr="00530C83" w14:paraId="567455CB" w14:textId="77777777" w:rsidTr="00CC405F">
              <w:trPr>
                <w:trHeight w:val="318"/>
              </w:trPr>
              <w:tc>
                <w:tcPr>
                  <w:tcW w:w="453" w:type="dxa"/>
                  <w:vMerge/>
                  <w:tcBorders>
                    <w:top w:val="single" w:sz="4" w:space="0" w:color="auto"/>
                    <w:left w:val="nil"/>
                    <w:bottom w:val="nil"/>
                    <w:right w:val="single" w:sz="4" w:space="0" w:color="auto"/>
                  </w:tcBorders>
                </w:tcPr>
                <w:p w14:paraId="09D372A6" w14:textId="77777777" w:rsidR="007C3289" w:rsidRPr="00530C83" w:rsidRDefault="007C3289" w:rsidP="007C3289">
                  <w:pPr>
                    <w:keepNext/>
                    <w:rPr>
                      <w:sz w:val="20"/>
                      <w:szCs w:val="20"/>
                    </w:rPr>
                  </w:pPr>
                </w:p>
              </w:tc>
              <w:tc>
                <w:tcPr>
                  <w:tcW w:w="1242" w:type="dxa"/>
                  <w:tcBorders>
                    <w:left w:val="single" w:sz="4" w:space="0" w:color="auto"/>
                    <w:bottom w:val="nil"/>
                    <w:right w:val="single" w:sz="4" w:space="0" w:color="auto"/>
                  </w:tcBorders>
                </w:tcPr>
                <w:p w14:paraId="0FE20F04" w14:textId="77777777" w:rsidR="007C3289" w:rsidRPr="00530C83" w:rsidRDefault="007C3289" w:rsidP="007C3289">
                  <w:pPr>
                    <w:keepNext/>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tcPr>
                <w:p w14:paraId="6E66D595" w14:textId="77777777" w:rsidR="007C3289" w:rsidRPr="00530C83" w:rsidRDefault="007C3289" w:rsidP="007C3289">
                  <w:pPr>
                    <w:keepNext/>
                    <w:rPr>
                      <w:sz w:val="20"/>
                      <w:szCs w:val="20"/>
                    </w:rPr>
                  </w:pPr>
                </w:p>
              </w:tc>
              <w:tc>
                <w:tcPr>
                  <w:tcW w:w="786" w:type="dxa"/>
                  <w:tcBorders>
                    <w:top w:val="single" w:sz="4" w:space="0" w:color="auto"/>
                    <w:left w:val="single" w:sz="4" w:space="0" w:color="auto"/>
                    <w:bottom w:val="nil"/>
                    <w:right w:val="single" w:sz="4" w:space="0" w:color="auto"/>
                  </w:tcBorders>
                </w:tcPr>
                <w:p w14:paraId="7A1C99C1" w14:textId="77777777" w:rsidR="007C3289" w:rsidRPr="00530C83" w:rsidRDefault="007C3289" w:rsidP="007C3289">
                  <w:pPr>
                    <w:keepNext/>
                    <w:rPr>
                      <w:sz w:val="20"/>
                      <w:szCs w:val="20"/>
                    </w:rPr>
                  </w:pPr>
                </w:p>
              </w:tc>
              <w:tc>
                <w:tcPr>
                  <w:tcW w:w="640" w:type="dxa"/>
                  <w:tcBorders>
                    <w:top w:val="single" w:sz="4" w:space="0" w:color="auto"/>
                    <w:left w:val="single" w:sz="4" w:space="0" w:color="auto"/>
                    <w:bottom w:val="nil"/>
                    <w:right w:val="single" w:sz="4" w:space="0" w:color="auto"/>
                  </w:tcBorders>
                </w:tcPr>
                <w:p w14:paraId="36437F38" w14:textId="77777777" w:rsidR="007C3289" w:rsidRPr="00530C83" w:rsidRDefault="007C3289" w:rsidP="007C3289">
                  <w:pPr>
                    <w:keepNext/>
                    <w:rPr>
                      <w:sz w:val="20"/>
                      <w:szCs w:val="20"/>
                    </w:rPr>
                  </w:pPr>
                </w:p>
              </w:tc>
            </w:tr>
          </w:tbl>
          <w:p w14:paraId="480C2D67" w14:textId="77777777" w:rsidR="001B03F4" w:rsidRPr="00530C83" w:rsidRDefault="001B03F4" w:rsidP="001B03F4">
            <w:pPr>
              <w:keepNext/>
              <w:rPr>
                <w:rFonts w:ascii="Calibri" w:eastAsia="Times New Roman" w:hAnsi="Calibri"/>
                <w:color w:val="000000"/>
              </w:rPr>
            </w:pPr>
          </w:p>
        </w:tc>
      </w:tr>
      <w:tr w:rsidR="001B03F4" w:rsidRPr="00530C83" w14:paraId="42AF0BD7" w14:textId="77777777" w:rsidTr="004E30CC">
        <w:trPr>
          <w:cantSplit/>
          <w:trHeight w:val="303"/>
        </w:trPr>
        <w:tc>
          <w:tcPr>
            <w:tcW w:w="1364" w:type="dxa"/>
            <w:shd w:val="clear" w:color="auto" w:fill="auto"/>
            <w:noWrap/>
            <w:vAlign w:val="center"/>
            <w:hideMark/>
          </w:tcPr>
          <w:p w14:paraId="4ACD3AB3" w14:textId="77777777" w:rsidR="001B03F4" w:rsidRPr="00530C83" w:rsidRDefault="001B03F4" w:rsidP="001B03F4">
            <w:pPr>
              <w:keepNext/>
              <w:rPr>
                <w:rFonts w:eastAsia="Times New Roman"/>
                <w:color w:val="000000"/>
              </w:rPr>
            </w:pPr>
            <w:r w:rsidRPr="00530C83">
              <w:rPr>
                <w:rFonts w:eastAsia="Times New Roman"/>
                <w:color w:val="000000"/>
              </w:rPr>
              <w:t>H1C</w:t>
            </w:r>
          </w:p>
        </w:tc>
        <w:tc>
          <w:tcPr>
            <w:tcW w:w="1368" w:type="dxa"/>
            <w:vAlign w:val="center"/>
          </w:tcPr>
          <w:p w14:paraId="3E51AEFB" w14:textId="7B84EC8A" w:rsidR="001B03F4" w:rsidRPr="00530C83" w:rsidRDefault="001B03F4" w:rsidP="001B03F4">
            <w:pPr>
              <w:keepNext/>
              <w:rPr>
                <w:sz w:val="20"/>
                <w:szCs w:val="20"/>
              </w:rPr>
            </w:pPr>
            <w:r w:rsidRPr="00530C83">
              <w:rPr>
                <w:sz w:val="20"/>
                <w:szCs w:val="20"/>
              </w:rPr>
              <w:t>Activation Effect at DSFS (Same Time)</w:t>
            </w:r>
            <w:r w:rsidR="00B43722" w:rsidRPr="00530C83">
              <w:rPr>
                <w:sz w:val="20"/>
                <w:szCs w:val="20"/>
              </w:rPr>
              <w:t xml:space="preserve"> </w:t>
            </w:r>
          </w:p>
        </w:tc>
        <w:tc>
          <w:tcPr>
            <w:tcW w:w="3437" w:type="dxa"/>
            <w:shd w:val="clear" w:color="auto" w:fill="auto"/>
            <w:noWrap/>
            <w:vAlign w:val="center"/>
            <w:hideMark/>
          </w:tcPr>
          <w:p w14:paraId="5EB2B7BC" w14:textId="77777777" w:rsidR="001B03F4" w:rsidRPr="00530C83" w:rsidRDefault="001B03F4" w:rsidP="001B03F4">
            <w:pPr>
              <w:keepNext/>
              <w:rPr>
                <w:rFonts w:eastAsia="Times New Roman"/>
                <w:i/>
                <w:iCs/>
                <w:color w:val="000000"/>
                <w:sz w:val="20"/>
                <w:szCs w:val="20"/>
              </w:rPr>
            </w:pPr>
          </w:p>
          <w:p w14:paraId="093F9E5D" w14:textId="77777777" w:rsidR="001B03F4" w:rsidRPr="00530C83" w:rsidRDefault="00BC018E" w:rsidP="001B03F4">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e>
                </m:d>
                <m:r>
                  <w:rPr>
                    <w:rFonts w:ascii="Cambria Math" w:hAnsi="Cambria Math"/>
                    <w:sz w:val="20"/>
                    <w:szCs w:val="20"/>
                  </w:rPr>
                  <m:t>=-15</m:t>
                </m:r>
              </m:oMath>
            </m:oMathPara>
          </w:p>
          <w:p w14:paraId="68AAFAF3" w14:textId="77777777" w:rsidR="001B03F4" w:rsidRPr="00530C83" w:rsidRDefault="001B03F4" w:rsidP="001B03F4">
            <w:pPr>
              <w:keepNext/>
              <w:rPr>
                <w:rFonts w:eastAsia="Times New Roman"/>
                <w:i/>
                <w:iCs/>
                <w:color w:val="000000"/>
                <w:sz w:val="20"/>
                <w:szCs w:val="20"/>
              </w:rPr>
            </w:pPr>
          </w:p>
        </w:tc>
        <w:tc>
          <w:tcPr>
            <w:tcW w:w="4140" w:type="dxa"/>
            <w:shd w:val="clear" w:color="auto" w:fill="auto"/>
            <w:noWrap/>
            <w:vAlign w:val="bottom"/>
            <w:hideMark/>
          </w:tcPr>
          <w:tbl>
            <w:tblPr>
              <w:tblStyle w:val="TableGrid"/>
              <w:tblW w:w="3901" w:type="dxa"/>
              <w:tblBorders>
                <w:insideH w:val="none" w:sz="0" w:space="0" w:color="auto"/>
                <w:insideV w:val="none" w:sz="0" w:space="0" w:color="auto"/>
              </w:tblBorders>
              <w:tblLook w:val="04A0" w:firstRow="1" w:lastRow="0" w:firstColumn="1" w:lastColumn="0" w:noHBand="0" w:noVBand="1"/>
            </w:tblPr>
            <w:tblGrid>
              <w:gridCol w:w="455"/>
              <w:gridCol w:w="1248"/>
              <w:gridCol w:w="766"/>
              <w:gridCol w:w="789"/>
              <w:gridCol w:w="643"/>
            </w:tblGrid>
            <w:tr w:rsidR="001B03F4" w:rsidRPr="00530C83" w14:paraId="5109EB2F" w14:textId="77777777" w:rsidTr="00CC405F">
              <w:trPr>
                <w:trHeight w:val="327"/>
              </w:trPr>
              <w:tc>
                <w:tcPr>
                  <w:tcW w:w="1703" w:type="dxa"/>
                  <w:gridSpan w:val="2"/>
                  <w:vMerge w:val="restart"/>
                  <w:tcBorders>
                    <w:top w:val="nil"/>
                    <w:left w:val="nil"/>
                  </w:tcBorders>
                </w:tcPr>
                <w:p w14:paraId="026A19B8" w14:textId="77777777" w:rsidR="001B03F4" w:rsidRPr="00530C83" w:rsidRDefault="001B03F4" w:rsidP="001B03F4">
                  <w:pPr>
                    <w:keepNext/>
                    <w:rPr>
                      <w:sz w:val="20"/>
                      <w:szCs w:val="20"/>
                    </w:rPr>
                  </w:pPr>
                </w:p>
              </w:tc>
              <w:tc>
                <w:tcPr>
                  <w:tcW w:w="2198" w:type="dxa"/>
                  <w:gridSpan w:val="3"/>
                  <w:tcBorders>
                    <w:top w:val="nil"/>
                    <w:bottom w:val="single" w:sz="4" w:space="0" w:color="auto"/>
                    <w:right w:val="nil"/>
                  </w:tcBorders>
                </w:tcPr>
                <w:p w14:paraId="3B69485D" w14:textId="77777777" w:rsidR="001B03F4" w:rsidRPr="00530C83" w:rsidRDefault="001B03F4" w:rsidP="001B03F4">
                  <w:pPr>
                    <w:keepNext/>
                    <w:jc w:val="center"/>
                    <w:rPr>
                      <w:sz w:val="20"/>
                      <w:szCs w:val="20"/>
                    </w:rPr>
                  </w:pPr>
                  <w:r w:rsidRPr="00530C83">
                    <w:rPr>
                      <w:sz w:val="20"/>
                      <w:szCs w:val="20"/>
                    </w:rPr>
                    <w:t>Timing</w:t>
                  </w:r>
                </w:p>
              </w:tc>
            </w:tr>
            <w:tr w:rsidR="001B03F4" w:rsidRPr="00530C83" w14:paraId="2C49F275" w14:textId="77777777" w:rsidTr="00CC405F">
              <w:trPr>
                <w:trHeight w:val="327"/>
              </w:trPr>
              <w:tc>
                <w:tcPr>
                  <w:tcW w:w="1703" w:type="dxa"/>
                  <w:gridSpan w:val="2"/>
                  <w:vMerge/>
                  <w:tcBorders>
                    <w:left w:val="nil"/>
                  </w:tcBorders>
                </w:tcPr>
                <w:p w14:paraId="04903AED" w14:textId="77777777" w:rsidR="001B03F4" w:rsidRPr="00530C83" w:rsidRDefault="001B03F4" w:rsidP="001B03F4">
                  <w:pPr>
                    <w:keepNext/>
                    <w:rPr>
                      <w:sz w:val="20"/>
                      <w:szCs w:val="20"/>
                    </w:rPr>
                  </w:pPr>
                </w:p>
              </w:tc>
              <w:tc>
                <w:tcPr>
                  <w:tcW w:w="766" w:type="dxa"/>
                  <w:tcBorders>
                    <w:top w:val="single" w:sz="4" w:space="0" w:color="auto"/>
                    <w:bottom w:val="single" w:sz="4" w:space="0" w:color="auto"/>
                  </w:tcBorders>
                </w:tcPr>
                <w:p w14:paraId="2C314933" w14:textId="77777777" w:rsidR="001B03F4" w:rsidRPr="00530C83" w:rsidRDefault="001B03F4" w:rsidP="001B03F4">
                  <w:pPr>
                    <w:keepNext/>
                    <w:rPr>
                      <w:sz w:val="20"/>
                      <w:szCs w:val="20"/>
                    </w:rPr>
                  </w:pPr>
                  <w:r w:rsidRPr="00530C83">
                    <w:rPr>
                      <w:sz w:val="20"/>
                      <w:szCs w:val="20"/>
                    </w:rPr>
                    <w:t>Before</w:t>
                  </w:r>
                </w:p>
              </w:tc>
              <w:tc>
                <w:tcPr>
                  <w:tcW w:w="789" w:type="dxa"/>
                  <w:tcBorders>
                    <w:top w:val="single" w:sz="4" w:space="0" w:color="auto"/>
                    <w:bottom w:val="single" w:sz="4" w:space="0" w:color="auto"/>
                  </w:tcBorders>
                </w:tcPr>
                <w:p w14:paraId="79D1FEB8" w14:textId="77777777" w:rsidR="001B03F4" w:rsidRPr="00530C83" w:rsidRDefault="001B03F4" w:rsidP="001B03F4">
                  <w:pPr>
                    <w:keepNext/>
                    <w:rPr>
                      <w:sz w:val="20"/>
                      <w:szCs w:val="20"/>
                    </w:rPr>
                  </w:pPr>
                  <w:r w:rsidRPr="00530C83">
                    <w:rPr>
                      <w:sz w:val="20"/>
                      <w:szCs w:val="20"/>
                    </w:rPr>
                    <w:t>During</w:t>
                  </w:r>
                </w:p>
              </w:tc>
              <w:tc>
                <w:tcPr>
                  <w:tcW w:w="642" w:type="dxa"/>
                  <w:tcBorders>
                    <w:top w:val="single" w:sz="4" w:space="0" w:color="auto"/>
                    <w:bottom w:val="single" w:sz="4" w:space="0" w:color="auto"/>
                    <w:right w:val="nil"/>
                  </w:tcBorders>
                </w:tcPr>
                <w:p w14:paraId="0825C6D8" w14:textId="77777777" w:rsidR="001B03F4" w:rsidRPr="00530C83" w:rsidRDefault="001B03F4" w:rsidP="001B03F4">
                  <w:pPr>
                    <w:keepNext/>
                    <w:rPr>
                      <w:sz w:val="20"/>
                      <w:szCs w:val="20"/>
                    </w:rPr>
                  </w:pPr>
                  <w:r w:rsidRPr="00530C83">
                    <w:rPr>
                      <w:sz w:val="20"/>
                      <w:szCs w:val="20"/>
                    </w:rPr>
                    <w:t>After</w:t>
                  </w:r>
                </w:p>
              </w:tc>
            </w:tr>
            <w:tr w:rsidR="007C3289" w:rsidRPr="00530C83" w14:paraId="65276AF2" w14:textId="77777777" w:rsidTr="00CC405F">
              <w:trPr>
                <w:trHeight w:val="327"/>
              </w:trPr>
              <w:tc>
                <w:tcPr>
                  <w:tcW w:w="455" w:type="dxa"/>
                  <w:vMerge w:val="restart"/>
                  <w:tcBorders>
                    <w:top w:val="nil"/>
                    <w:left w:val="nil"/>
                    <w:bottom w:val="single" w:sz="4" w:space="0" w:color="auto"/>
                    <w:right w:val="single" w:sz="4" w:space="0" w:color="auto"/>
                  </w:tcBorders>
                  <w:textDirection w:val="btLr"/>
                </w:tcPr>
                <w:p w14:paraId="2BE74FDE" w14:textId="77777777" w:rsidR="007C3289" w:rsidRPr="00530C83" w:rsidRDefault="007C3289" w:rsidP="007C3289">
                  <w:pPr>
                    <w:keepNext/>
                    <w:ind w:left="113" w:right="113"/>
                    <w:jc w:val="center"/>
                    <w:rPr>
                      <w:sz w:val="20"/>
                      <w:szCs w:val="20"/>
                    </w:rPr>
                  </w:pPr>
                  <w:r w:rsidRPr="00530C83">
                    <w:rPr>
                      <w:sz w:val="20"/>
                      <w:szCs w:val="20"/>
                    </w:rPr>
                    <w:t>Location</w:t>
                  </w:r>
                </w:p>
              </w:tc>
              <w:tc>
                <w:tcPr>
                  <w:tcW w:w="1247" w:type="dxa"/>
                  <w:tcBorders>
                    <w:left w:val="single" w:sz="4" w:space="0" w:color="auto"/>
                    <w:right w:val="single" w:sz="4" w:space="0" w:color="auto"/>
                  </w:tcBorders>
                </w:tcPr>
                <w:p w14:paraId="63EFB78F" w14:textId="77777777" w:rsidR="007C3289" w:rsidRPr="00530C83" w:rsidRDefault="007C3289" w:rsidP="007C3289">
                  <w:pPr>
                    <w:keepNext/>
                    <w:rPr>
                      <w:sz w:val="20"/>
                      <w:szCs w:val="20"/>
                    </w:rPr>
                  </w:pPr>
                  <w:r w:rsidRPr="00530C83">
                    <w:rPr>
                      <w:sz w:val="20"/>
                      <w:szCs w:val="20"/>
                    </w:rPr>
                    <w:t>Upstream</w:t>
                  </w:r>
                </w:p>
              </w:tc>
              <w:tc>
                <w:tcPr>
                  <w:tcW w:w="766" w:type="dxa"/>
                  <w:tcBorders>
                    <w:top w:val="single" w:sz="4" w:space="0" w:color="auto"/>
                    <w:left w:val="single" w:sz="4" w:space="0" w:color="auto"/>
                    <w:bottom w:val="single" w:sz="4" w:space="0" w:color="auto"/>
                    <w:right w:val="single" w:sz="4" w:space="0" w:color="auto"/>
                  </w:tcBorders>
                </w:tcPr>
                <w:p w14:paraId="7E61E6D3" w14:textId="77777777" w:rsidR="007C3289" w:rsidRPr="00530C83" w:rsidRDefault="007C3289" w:rsidP="007C3289">
                  <w:pPr>
                    <w:keepNext/>
                    <w:rPr>
                      <w:sz w:val="20"/>
                      <w:szCs w:val="20"/>
                    </w:rPr>
                  </w:pPr>
                </w:p>
              </w:tc>
              <w:tc>
                <w:tcPr>
                  <w:tcW w:w="789" w:type="dxa"/>
                  <w:tcBorders>
                    <w:top w:val="single" w:sz="4" w:space="0" w:color="auto"/>
                    <w:left w:val="single" w:sz="4" w:space="0" w:color="auto"/>
                    <w:bottom w:val="single" w:sz="4" w:space="0" w:color="auto"/>
                    <w:right w:val="single" w:sz="4" w:space="0" w:color="auto"/>
                  </w:tcBorders>
                  <w:shd w:val="clear" w:color="auto" w:fill="70AD47" w:themeFill="accent6"/>
                </w:tcPr>
                <w:p w14:paraId="0CE132DA" w14:textId="77777777" w:rsidR="007C3289" w:rsidRPr="00530C83" w:rsidRDefault="007C3289" w:rsidP="007C3289">
                  <w:pPr>
                    <w:keepNext/>
                    <w:rPr>
                      <w:sz w:val="20"/>
                      <w:szCs w:val="20"/>
                    </w:rPr>
                  </w:pPr>
                  <w:r w:rsidRPr="00530C83">
                    <w:rPr>
                      <w:b/>
                      <w:color w:val="FFFFFF" w:themeColor="background1"/>
                      <w:sz w:val="20"/>
                      <w:szCs w:val="20"/>
                    </w:rPr>
                    <w:t>45</w:t>
                  </w:r>
                </w:p>
              </w:tc>
              <w:tc>
                <w:tcPr>
                  <w:tcW w:w="642" w:type="dxa"/>
                  <w:tcBorders>
                    <w:top w:val="single" w:sz="4" w:space="0" w:color="auto"/>
                    <w:left w:val="single" w:sz="4" w:space="0" w:color="auto"/>
                    <w:bottom w:val="single" w:sz="4" w:space="0" w:color="auto"/>
                    <w:right w:val="single" w:sz="4" w:space="0" w:color="auto"/>
                  </w:tcBorders>
                </w:tcPr>
                <w:p w14:paraId="366894F6" w14:textId="77777777" w:rsidR="007C3289" w:rsidRPr="00530C83" w:rsidRDefault="007C3289" w:rsidP="007C3289">
                  <w:pPr>
                    <w:keepNext/>
                    <w:rPr>
                      <w:sz w:val="20"/>
                      <w:szCs w:val="20"/>
                    </w:rPr>
                  </w:pPr>
                </w:p>
              </w:tc>
            </w:tr>
            <w:tr w:rsidR="007C3289" w:rsidRPr="00530C83" w14:paraId="0ABB3EFC" w14:textId="77777777" w:rsidTr="00CC405F">
              <w:trPr>
                <w:trHeight w:val="327"/>
              </w:trPr>
              <w:tc>
                <w:tcPr>
                  <w:tcW w:w="455" w:type="dxa"/>
                  <w:vMerge/>
                  <w:tcBorders>
                    <w:top w:val="single" w:sz="4" w:space="0" w:color="auto"/>
                    <w:left w:val="nil"/>
                    <w:bottom w:val="single" w:sz="4" w:space="0" w:color="auto"/>
                    <w:right w:val="single" w:sz="4" w:space="0" w:color="auto"/>
                  </w:tcBorders>
                </w:tcPr>
                <w:p w14:paraId="343EADFE" w14:textId="77777777" w:rsidR="007C3289" w:rsidRPr="00530C83" w:rsidRDefault="007C3289" w:rsidP="007C3289">
                  <w:pPr>
                    <w:keepNext/>
                    <w:rPr>
                      <w:sz w:val="20"/>
                      <w:szCs w:val="20"/>
                    </w:rPr>
                  </w:pPr>
                </w:p>
              </w:tc>
              <w:tc>
                <w:tcPr>
                  <w:tcW w:w="1247" w:type="dxa"/>
                  <w:tcBorders>
                    <w:left w:val="single" w:sz="4" w:space="0" w:color="auto"/>
                    <w:right w:val="single" w:sz="4" w:space="0" w:color="auto"/>
                  </w:tcBorders>
                </w:tcPr>
                <w:p w14:paraId="63A5A836" w14:textId="77777777" w:rsidR="007C3289" w:rsidRPr="00530C83" w:rsidRDefault="007C3289" w:rsidP="007C3289">
                  <w:pPr>
                    <w:keepNext/>
                    <w:rPr>
                      <w:sz w:val="20"/>
                      <w:szCs w:val="20"/>
                    </w:rPr>
                  </w:pPr>
                  <w:r w:rsidRPr="00530C83">
                    <w:rPr>
                      <w:sz w:val="20"/>
                      <w:szCs w:val="20"/>
                    </w:rPr>
                    <w:t>Adjacent</w:t>
                  </w:r>
                </w:p>
              </w:tc>
              <w:tc>
                <w:tcPr>
                  <w:tcW w:w="766" w:type="dxa"/>
                  <w:tcBorders>
                    <w:top w:val="single" w:sz="4" w:space="0" w:color="auto"/>
                    <w:left w:val="single" w:sz="4" w:space="0" w:color="auto"/>
                    <w:bottom w:val="single" w:sz="4" w:space="0" w:color="auto"/>
                    <w:right w:val="single" w:sz="4" w:space="0" w:color="auto"/>
                  </w:tcBorders>
                  <w:shd w:val="clear" w:color="auto" w:fill="FFFFFF" w:themeFill="background1"/>
                </w:tcPr>
                <w:p w14:paraId="65330FA2" w14:textId="77777777" w:rsidR="007C3289" w:rsidRPr="00530C83" w:rsidRDefault="007C3289" w:rsidP="007C3289">
                  <w:pPr>
                    <w:keepNext/>
                    <w:rPr>
                      <w:sz w:val="20"/>
                      <w:szCs w:val="20"/>
                    </w:rPr>
                  </w:pPr>
                </w:p>
              </w:tc>
              <w:tc>
                <w:tcPr>
                  <w:tcW w:w="789" w:type="dxa"/>
                  <w:tcBorders>
                    <w:top w:val="single" w:sz="4" w:space="0" w:color="auto"/>
                    <w:left w:val="single" w:sz="4" w:space="0" w:color="auto"/>
                    <w:bottom w:val="single" w:sz="4" w:space="0" w:color="auto"/>
                    <w:right w:val="single" w:sz="4" w:space="0" w:color="auto"/>
                  </w:tcBorders>
                  <w:shd w:val="clear" w:color="auto" w:fill="4472C4" w:themeFill="accent5"/>
                </w:tcPr>
                <w:p w14:paraId="72EBA8E4" w14:textId="77777777" w:rsidR="007C3289" w:rsidRPr="00530C83" w:rsidRDefault="007C3289" w:rsidP="007C3289">
                  <w:pPr>
                    <w:keepNext/>
                    <w:rPr>
                      <w:sz w:val="20"/>
                      <w:szCs w:val="20"/>
                    </w:rPr>
                  </w:pPr>
                  <w:r w:rsidRPr="00530C83">
                    <w:rPr>
                      <w:b/>
                      <w:color w:val="FFFFFF" w:themeColor="background1"/>
                      <w:sz w:val="20"/>
                      <w:szCs w:val="20"/>
                    </w:rPr>
                    <w:t>30</w:t>
                  </w:r>
                </w:p>
              </w:tc>
              <w:tc>
                <w:tcPr>
                  <w:tcW w:w="642" w:type="dxa"/>
                  <w:tcBorders>
                    <w:top w:val="single" w:sz="4" w:space="0" w:color="auto"/>
                    <w:left w:val="single" w:sz="4" w:space="0" w:color="auto"/>
                    <w:bottom w:val="single" w:sz="4" w:space="0" w:color="auto"/>
                    <w:right w:val="single" w:sz="4" w:space="0" w:color="auto"/>
                  </w:tcBorders>
                </w:tcPr>
                <w:p w14:paraId="55BB3A5F" w14:textId="77777777" w:rsidR="007C3289" w:rsidRPr="00530C83" w:rsidRDefault="007C3289" w:rsidP="007C3289">
                  <w:pPr>
                    <w:keepNext/>
                    <w:rPr>
                      <w:sz w:val="20"/>
                      <w:szCs w:val="20"/>
                    </w:rPr>
                  </w:pPr>
                </w:p>
              </w:tc>
            </w:tr>
            <w:tr w:rsidR="001B03F4" w:rsidRPr="00530C83" w14:paraId="2A1FC7AF" w14:textId="77777777" w:rsidTr="00CC405F">
              <w:trPr>
                <w:trHeight w:val="327"/>
              </w:trPr>
              <w:tc>
                <w:tcPr>
                  <w:tcW w:w="455" w:type="dxa"/>
                  <w:vMerge/>
                  <w:tcBorders>
                    <w:top w:val="single" w:sz="4" w:space="0" w:color="auto"/>
                    <w:left w:val="nil"/>
                    <w:bottom w:val="nil"/>
                    <w:right w:val="single" w:sz="4" w:space="0" w:color="auto"/>
                  </w:tcBorders>
                </w:tcPr>
                <w:p w14:paraId="4C6BEF4F" w14:textId="77777777" w:rsidR="001B03F4" w:rsidRPr="00530C83" w:rsidRDefault="001B03F4" w:rsidP="001B03F4">
                  <w:pPr>
                    <w:keepNext/>
                    <w:rPr>
                      <w:sz w:val="20"/>
                      <w:szCs w:val="20"/>
                    </w:rPr>
                  </w:pPr>
                </w:p>
              </w:tc>
              <w:tc>
                <w:tcPr>
                  <w:tcW w:w="1247" w:type="dxa"/>
                  <w:tcBorders>
                    <w:left w:val="single" w:sz="4" w:space="0" w:color="auto"/>
                    <w:bottom w:val="nil"/>
                    <w:right w:val="single" w:sz="4" w:space="0" w:color="auto"/>
                  </w:tcBorders>
                </w:tcPr>
                <w:p w14:paraId="63C89884" w14:textId="77777777" w:rsidR="001B03F4" w:rsidRPr="00530C83" w:rsidRDefault="001B03F4" w:rsidP="001B03F4">
                  <w:pPr>
                    <w:keepNext/>
                    <w:rPr>
                      <w:sz w:val="20"/>
                      <w:szCs w:val="20"/>
                    </w:rPr>
                  </w:pPr>
                  <w:r w:rsidRPr="00530C83">
                    <w:rPr>
                      <w:sz w:val="20"/>
                      <w:szCs w:val="20"/>
                    </w:rPr>
                    <w:t>Downstream</w:t>
                  </w:r>
                </w:p>
              </w:tc>
              <w:tc>
                <w:tcPr>
                  <w:tcW w:w="766" w:type="dxa"/>
                  <w:tcBorders>
                    <w:top w:val="single" w:sz="4" w:space="0" w:color="auto"/>
                    <w:left w:val="single" w:sz="4" w:space="0" w:color="auto"/>
                    <w:bottom w:val="nil"/>
                    <w:right w:val="single" w:sz="4" w:space="0" w:color="auto"/>
                  </w:tcBorders>
                </w:tcPr>
                <w:p w14:paraId="218FF298" w14:textId="77777777" w:rsidR="001B03F4" w:rsidRPr="00530C83" w:rsidRDefault="001B03F4" w:rsidP="001B03F4">
                  <w:pPr>
                    <w:keepNext/>
                    <w:rPr>
                      <w:sz w:val="20"/>
                      <w:szCs w:val="20"/>
                    </w:rPr>
                  </w:pPr>
                </w:p>
              </w:tc>
              <w:tc>
                <w:tcPr>
                  <w:tcW w:w="789" w:type="dxa"/>
                  <w:tcBorders>
                    <w:top w:val="single" w:sz="4" w:space="0" w:color="auto"/>
                    <w:left w:val="single" w:sz="4" w:space="0" w:color="auto"/>
                    <w:bottom w:val="nil"/>
                    <w:right w:val="single" w:sz="4" w:space="0" w:color="auto"/>
                  </w:tcBorders>
                </w:tcPr>
                <w:p w14:paraId="2A5A879D" w14:textId="77777777" w:rsidR="001B03F4" w:rsidRPr="00530C83" w:rsidRDefault="001B03F4" w:rsidP="001B03F4">
                  <w:pPr>
                    <w:keepNext/>
                    <w:rPr>
                      <w:sz w:val="20"/>
                      <w:szCs w:val="20"/>
                    </w:rPr>
                  </w:pPr>
                </w:p>
              </w:tc>
              <w:tc>
                <w:tcPr>
                  <w:tcW w:w="642" w:type="dxa"/>
                  <w:tcBorders>
                    <w:top w:val="single" w:sz="4" w:space="0" w:color="auto"/>
                    <w:left w:val="single" w:sz="4" w:space="0" w:color="auto"/>
                    <w:bottom w:val="nil"/>
                    <w:right w:val="single" w:sz="4" w:space="0" w:color="auto"/>
                  </w:tcBorders>
                </w:tcPr>
                <w:p w14:paraId="6E115611" w14:textId="77777777" w:rsidR="001B03F4" w:rsidRPr="00530C83" w:rsidRDefault="001B03F4" w:rsidP="001B03F4">
                  <w:pPr>
                    <w:keepNext/>
                    <w:rPr>
                      <w:sz w:val="20"/>
                      <w:szCs w:val="20"/>
                    </w:rPr>
                  </w:pPr>
                </w:p>
              </w:tc>
            </w:tr>
          </w:tbl>
          <w:p w14:paraId="203C41A5" w14:textId="77777777" w:rsidR="001B03F4" w:rsidRPr="00530C83" w:rsidRDefault="001B03F4" w:rsidP="001B03F4">
            <w:pPr>
              <w:keepNext/>
              <w:rPr>
                <w:rFonts w:ascii="Calibri" w:eastAsia="Times New Roman" w:hAnsi="Calibri"/>
                <w:color w:val="000000"/>
              </w:rPr>
            </w:pPr>
          </w:p>
        </w:tc>
      </w:tr>
    </w:tbl>
    <w:p w14:paraId="50661A16" w14:textId="77777777" w:rsidR="007C3289" w:rsidRPr="004E30CC" w:rsidRDefault="007C3289" w:rsidP="004E30CC">
      <w:pPr>
        <w:pStyle w:val="Caption"/>
      </w:pPr>
      <w:bookmarkStart w:id="74" w:name="_Ref468963511"/>
      <w:r w:rsidRPr="004E30CC">
        <w:t xml:space="preserve">Figure </w:t>
      </w:r>
      <w:fldSimple w:instr=" SEQ Figure \* ARABIC ">
        <w:r w:rsidR="004055C6">
          <w:rPr>
            <w:noProof/>
          </w:rPr>
          <w:t>5</w:t>
        </w:r>
      </w:fldSimple>
      <w:bookmarkEnd w:id="74"/>
      <w:r w:rsidR="005341DA" w:rsidRPr="004E30CC">
        <w:t>. Quantitative Example: Hypotheses H1A, H1B and H1C</w:t>
      </w:r>
      <w:r w:rsidR="006C0864" w:rsidRPr="004E30CC">
        <w:t>.</w:t>
      </w:r>
    </w:p>
    <w:p w14:paraId="780395CE" w14:textId="77777777" w:rsidR="000130F9" w:rsidRPr="00530C83" w:rsidRDefault="000130F9" w:rsidP="004055C6">
      <w:pPr>
        <w:pStyle w:val="Heading3"/>
      </w:pPr>
      <w:bookmarkStart w:id="75" w:name="_Ref470274817"/>
      <w:bookmarkStart w:id="76" w:name="_Toc478394859"/>
      <w:bookmarkStart w:id="77" w:name="_Toc355422703"/>
      <w:r w:rsidRPr="00530C83">
        <w:t>Hypothesis 2: Do</w:t>
      </w:r>
      <w:r w:rsidR="003A090A" w:rsidRPr="00530C83">
        <w:t>wnstream Activation Effect</w:t>
      </w:r>
      <w:bookmarkEnd w:id="75"/>
      <w:bookmarkEnd w:id="76"/>
      <w:bookmarkEnd w:id="77"/>
    </w:p>
    <w:p w14:paraId="3C96FB8B" w14:textId="54720510" w:rsidR="006C0864" w:rsidRPr="00530C83" w:rsidRDefault="000130F9" w:rsidP="004C45F4">
      <w:r w:rsidRPr="00530C83">
        <w:t>If one wants to know whether there is a reduction in speed downstream of the DSFS</w:t>
      </w:r>
      <w:r w:rsidR="006C0864" w:rsidRPr="00530C83">
        <w:t xml:space="preserve"> after the DSFS has been activated</w:t>
      </w:r>
      <w:r w:rsidRPr="00530C83">
        <w:t xml:space="preserve">, </w:t>
      </w:r>
      <w:r w:rsidR="00A314CF" w:rsidRPr="00530C83">
        <w:t xml:space="preserve">unlike </w:t>
      </w:r>
      <w:r w:rsidRPr="00530C83">
        <w:t xml:space="preserve">with Hypothesis 1 </w:t>
      </w:r>
      <w:r w:rsidR="00A314CF" w:rsidRPr="00530C83">
        <w:t xml:space="preserve">where there where there were two possible pairwise comparisons (H1B and H1C), </w:t>
      </w:r>
      <w:r w:rsidRPr="00530C83">
        <w:t>there are</w:t>
      </w:r>
      <w:r w:rsidR="00D73C9A" w:rsidRPr="00530C83">
        <w:t xml:space="preserve"> now three possible comparisons: the downstream sensor before activation with the downstream sensor during activation; the </w:t>
      </w:r>
      <w:r w:rsidR="00961AF4" w:rsidRPr="00530C83">
        <w:t xml:space="preserve">upstream sensor during activation with the downstream sensor during activation, and the DSFS sensor during activation with the downstream sensor during activation.  </w:t>
      </w:r>
    </w:p>
    <w:p w14:paraId="073CD925" w14:textId="77777777" w:rsidR="006C0864" w:rsidRPr="00530C83" w:rsidRDefault="006C0864" w:rsidP="004C45F4"/>
    <w:p w14:paraId="44630528" w14:textId="5237F68D" w:rsidR="000130F9" w:rsidRPr="00530C83" w:rsidRDefault="00961AF4" w:rsidP="004C45F4">
      <w:r w:rsidRPr="00530C83">
        <w:t>Consider the first two comparisons: the speed at the downstream sensor before activation with the speed at the downstream sensor after activation (labelled H2B) and the speed at the upstream sensor during activation with the speed at the downstream sensor during activation (H2C).  If we subtract the comparison sensor speed from the downstream sensor speed during activation the result should be negative. Moreove</w:t>
      </w:r>
      <w:r w:rsidR="007A3E4D" w:rsidRPr="00530C83">
        <w:t>r, when</w:t>
      </w:r>
      <w:r w:rsidRPr="00530C83">
        <w:t xml:space="preserve"> we control </w:t>
      </w:r>
      <w:r w:rsidR="007A3E4D" w:rsidRPr="00530C83">
        <w:t xml:space="preserve">either </w:t>
      </w:r>
      <w:r w:rsidRPr="00530C83">
        <w:t xml:space="preserve">for </w:t>
      </w:r>
      <w:r w:rsidR="007A3E4D" w:rsidRPr="00530C83">
        <w:t xml:space="preserve">changes in speed that might have occurred simply as a function of differences in the time of the two measurements that are used to evaluate H2B or for the changes in speed that occurred simply as a function of differences in the locations of the two measurements that are used to evaluate H2C, </w:t>
      </w:r>
      <w:r w:rsidRPr="00530C83">
        <w:t>we get one and the same algebraic quantity (</w:t>
      </w:r>
      <w:r w:rsidR="00A314CF" w:rsidRPr="00530C83">
        <w:t>which we label as H2</w:t>
      </w:r>
      <w:r w:rsidRPr="00530C83">
        <w:t>A</w:t>
      </w:r>
      <w:r w:rsidR="00930F1F" w:rsidRPr="00530C83">
        <w:t>, unprimed</w:t>
      </w:r>
      <w:r w:rsidR="000F79E5" w:rsidRPr="00530C83">
        <w:t xml:space="preserve">). </w:t>
      </w:r>
      <w:r w:rsidR="006C0864" w:rsidRPr="00530C83">
        <w:t xml:space="preserve">These three hypotheses and their corresponding formulas are represented in </w:t>
      </w:r>
      <w:r w:rsidR="00890E0F" w:rsidRPr="00530C83">
        <w:fldChar w:fldCharType="begin"/>
      </w:r>
      <w:r w:rsidR="00890E0F" w:rsidRPr="00530C83">
        <w:instrText xml:space="preserve"> REF _Ref468964023 \h </w:instrText>
      </w:r>
      <w:r w:rsidR="00B30C36" w:rsidRPr="00530C83">
        <w:instrText xml:space="preserve"> \* MERGEFORMAT </w:instrText>
      </w:r>
      <w:r w:rsidR="00890E0F" w:rsidRPr="00530C83">
        <w:fldChar w:fldCharType="separate"/>
      </w:r>
      <w:r w:rsidR="004055C6" w:rsidRPr="004E30CC">
        <w:t xml:space="preserve">Figure </w:t>
      </w:r>
      <w:r w:rsidR="004055C6">
        <w:rPr>
          <w:noProof/>
        </w:rPr>
        <w:t>6</w:t>
      </w:r>
      <w:r w:rsidR="00890E0F" w:rsidRPr="00530C83">
        <w:fldChar w:fldCharType="end"/>
      </w:r>
      <w:r w:rsidR="00181A69" w:rsidRPr="00530C83">
        <w:t xml:space="preserve"> (H2A, H2B, and H2C, parallels of H1A, H1B and H1C)</w:t>
      </w:r>
      <w:r w:rsidR="00890E0F" w:rsidRPr="00530C83">
        <w:t xml:space="preserve">.  It is clear from the computations why, as before, it is important to be </w:t>
      </w:r>
      <w:r w:rsidR="00C92CF7" w:rsidRPr="00530C83">
        <w:t>certain</w:t>
      </w:r>
      <w:r w:rsidR="00890E0F" w:rsidRPr="00530C83">
        <w:t xml:space="preserve"> about just what hypothesis one is evaluating.  Moreover, as before, any </w:t>
      </w:r>
      <w:r w:rsidR="00D9209F" w:rsidRPr="00530C83">
        <w:t>computation</w:t>
      </w:r>
      <w:r w:rsidR="00890E0F" w:rsidRPr="00530C83">
        <w:t xml:space="preserve"> which involves a significant negative result is associated with a favorable outcome.</w:t>
      </w:r>
      <w:r w:rsidR="003966E7" w:rsidRPr="00530C83">
        <w:t xml:space="preserve">  </w:t>
      </w:r>
    </w:p>
    <w:p w14:paraId="25C9A986" w14:textId="77777777" w:rsidR="00977B9C" w:rsidRPr="00530C83" w:rsidRDefault="00977B9C" w:rsidP="000130F9"/>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075"/>
        <w:gridCol w:w="1404"/>
        <w:gridCol w:w="3906"/>
        <w:gridCol w:w="4215"/>
      </w:tblGrid>
      <w:tr w:rsidR="00977B9C" w:rsidRPr="00530C83" w14:paraId="3FD3CB82" w14:textId="77777777" w:rsidTr="004C1C74">
        <w:trPr>
          <w:trHeight w:val="303"/>
          <w:tblHeader/>
        </w:trPr>
        <w:tc>
          <w:tcPr>
            <w:tcW w:w="1075" w:type="dxa"/>
            <w:tcBorders>
              <w:top w:val="single" w:sz="4" w:space="0" w:color="auto"/>
              <w:left w:val="single" w:sz="4" w:space="0" w:color="auto"/>
              <w:bottom w:val="single" w:sz="4" w:space="0" w:color="auto"/>
              <w:right w:val="single" w:sz="4" w:space="0" w:color="auto"/>
            </w:tcBorders>
            <w:shd w:val="clear" w:color="auto" w:fill="auto"/>
            <w:noWrap/>
            <w:hideMark/>
          </w:tcPr>
          <w:p w14:paraId="447932ED" w14:textId="77777777" w:rsidR="00977B9C" w:rsidRPr="00530C83" w:rsidRDefault="00977B9C" w:rsidP="00C22FE3">
            <w:pPr>
              <w:keepNext/>
              <w:jc w:val="center"/>
              <w:rPr>
                <w:rFonts w:eastAsia="Times New Roman"/>
                <w:b/>
                <w:color w:val="000000"/>
              </w:rPr>
            </w:pPr>
            <w:r w:rsidRPr="00530C83">
              <w:rPr>
                <w:rFonts w:eastAsia="Times New Roman"/>
                <w:b/>
                <w:color w:val="000000"/>
              </w:rPr>
              <w:lastRenderedPageBreak/>
              <w:t>Hypo</w:t>
            </w:r>
            <w:r w:rsidR="00EA1366" w:rsidRPr="00530C83">
              <w:rPr>
                <w:rFonts w:eastAsia="Times New Roman"/>
                <w:b/>
                <w:color w:val="000000"/>
              </w:rPr>
              <w:t>-</w:t>
            </w:r>
            <w:r w:rsidRPr="00530C83">
              <w:rPr>
                <w:rFonts w:eastAsia="Times New Roman"/>
                <w:b/>
                <w:color w:val="000000"/>
              </w:rPr>
              <w:t>thesis Code</w:t>
            </w:r>
          </w:p>
        </w:tc>
        <w:tc>
          <w:tcPr>
            <w:tcW w:w="1404" w:type="dxa"/>
            <w:tcBorders>
              <w:top w:val="single" w:sz="4" w:space="0" w:color="auto"/>
              <w:left w:val="single" w:sz="4" w:space="0" w:color="auto"/>
              <w:bottom w:val="single" w:sz="4" w:space="0" w:color="auto"/>
              <w:right w:val="single" w:sz="4" w:space="0" w:color="auto"/>
            </w:tcBorders>
          </w:tcPr>
          <w:p w14:paraId="78A37F3E" w14:textId="77777777" w:rsidR="00977B9C" w:rsidRPr="00530C83" w:rsidRDefault="00977B9C" w:rsidP="00C22FE3">
            <w:pPr>
              <w:keepNext/>
              <w:jc w:val="center"/>
              <w:rPr>
                <w:b/>
              </w:rPr>
            </w:pPr>
            <w:r w:rsidRPr="00530C83">
              <w:rPr>
                <w:b/>
              </w:rPr>
              <w:t>Hypotheses</w:t>
            </w:r>
          </w:p>
        </w:tc>
        <w:tc>
          <w:tcPr>
            <w:tcW w:w="3906" w:type="dxa"/>
            <w:tcBorders>
              <w:top w:val="single" w:sz="4" w:space="0" w:color="auto"/>
              <w:left w:val="single" w:sz="4" w:space="0" w:color="auto"/>
              <w:bottom w:val="single" w:sz="4" w:space="0" w:color="auto"/>
              <w:right w:val="single" w:sz="4" w:space="0" w:color="auto"/>
            </w:tcBorders>
            <w:shd w:val="clear" w:color="auto" w:fill="auto"/>
            <w:noWrap/>
            <w:hideMark/>
          </w:tcPr>
          <w:p w14:paraId="335562DD" w14:textId="77777777" w:rsidR="00977B9C" w:rsidRPr="00530C83" w:rsidRDefault="00977B9C" w:rsidP="00C22FE3">
            <w:pPr>
              <w:keepNext/>
              <w:jc w:val="center"/>
              <w:rPr>
                <w:rFonts w:eastAsia="Times New Roman"/>
                <w:b/>
                <w:color w:val="000000"/>
              </w:rPr>
            </w:pPr>
            <w:r w:rsidRPr="00530C83">
              <w:rPr>
                <w:rFonts w:eastAsia="Times New Roman"/>
                <w:b/>
                <w:color w:val="000000"/>
              </w:rPr>
              <w:t>Speed reduction formula</w:t>
            </w:r>
          </w:p>
        </w:tc>
        <w:tc>
          <w:tcPr>
            <w:tcW w:w="4215" w:type="dxa"/>
            <w:tcBorders>
              <w:top w:val="single" w:sz="4" w:space="0" w:color="auto"/>
              <w:left w:val="single" w:sz="4" w:space="0" w:color="auto"/>
              <w:bottom w:val="single" w:sz="4" w:space="0" w:color="auto"/>
              <w:right w:val="single" w:sz="4" w:space="0" w:color="auto"/>
            </w:tcBorders>
            <w:shd w:val="clear" w:color="auto" w:fill="auto"/>
            <w:noWrap/>
            <w:hideMark/>
          </w:tcPr>
          <w:p w14:paraId="6DBE7D24" w14:textId="77777777" w:rsidR="00977B9C" w:rsidRPr="00530C83" w:rsidRDefault="00977B9C" w:rsidP="00C22FE3">
            <w:pPr>
              <w:keepNext/>
              <w:jc w:val="center"/>
              <w:rPr>
                <w:rFonts w:eastAsia="Times New Roman"/>
                <w:b/>
                <w:bCs/>
                <w:color w:val="000000"/>
              </w:rPr>
            </w:pPr>
            <w:r w:rsidRPr="00530C83">
              <w:rPr>
                <w:rFonts w:eastAsia="Times New Roman"/>
                <w:b/>
                <w:bCs/>
                <w:color w:val="000000"/>
              </w:rPr>
              <w:t>Required Data</w:t>
            </w:r>
          </w:p>
        </w:tc>
      </w:tr>
      <w:tr w:rsidR="00977B9C" w:rsidRPr="00530C83" w14:paraId="019140CE" w14:textId="77777777" w:rsidTr="004C1C74">
        <w:trPr>
          <w:trHeight w:val="303"/>
          <w:tblHeader/>
        </w:trPr>
        <w:tc>
          <w:tcPr>
            <w:tcW w:w="1075" w:type="dxa"/>
            <w:shd w:val="clear" w:color="auto" w:fill="auto"/>
            <w:noWrap/>
            <w:vAlign w:val="center"/>
            <w:hideMark/>
          </w:tcPr>
          <w:p w14:paraId="3B3316C3" w14:textId="77777777" w:rsidR="00977B9C" w:rsidRPr="00530C83" w:rsidRDefault="00977B9C" w:rsidP="00C22FE3">
            <w:pPr>
              <w:keepNext/>
              <w:rPr>
                <w:rFonts w:eastAsia="Times New Roman"/>
                <w:color w:val="000000"/>
              </w:rPr>
            </w:pPr>
            <w:r w:rsidRPr="00530C83">
              <w:rPr>
                <w:rFonts w:eastAsia="Times New Roman"/>
                <w:color w:val="000000"/>
              </w:rPr>
              <w:t>H2A</w:t>
            </w:r>
          </w:p>
        </w:tc>
        <w:tc>
          <w:tcPr>
            <w:tcW w:w="1404" w:type="dxa"/>
            <w:vAlign w:val="center"/>
          </w:tcPr>
          <w:p w14:paraId="31FD1D31" w14:textId="6E08E083" w:rsidR="00977B9C" w:rsidRPr="00530C83" w:rsidRDefault="00977B9C" w:rsidP="00C22FE3">
            <w:pPr>
              <w:keepNext/>
              <w:rPr>
                <w:sz w:val="20"/>
                <w:szCs w:val="20"/>
              </w:rPr>
            </w:pPr>
            <w:r w:rsidRPr="00530C83">
              <w:rPr>
                <w:sz w:val="20"/>
                <w:szCs w:val="20"/>
              </w:rPr>
              <w:t xml:space="preserve">Activation Effect Downstream of DSFS (Normalized) </w:t>
            </w:r>
          </w:p>
        </w:tc>
        <w:tc>
          <w:tcPr>
            <w:tcW w:w="3906" w:type="dxa"/>
            <w:shd w:val="clear" w:color="auto" w:fill="auto"/>
            <w:noWrap/>
            <w:vAlign w:val="center"/>
            <w:hideMark/>
          </w:tcPr>
          <w:p w14:paraId="5655BF49" w14:textId="77777777" w:rsidR="00977B9C" w:rsidRPr="00530C83" w:rsidRDefault="00977B9C" w:rsidP="00C22FE3">
            <w:pPr>
              <w:keepNext/>
              <w:rPr>
                <w:rFonts w:eastAsia="Times New Roman"/>
                <w:color w:val="000000"/>
                <w:sz w:val="20"/>
                <w:szCs w:val="20"/>
              </w:rPr>
            </w:pPr>
          </w:p>
          <w:p w14:paraId="32982F3C" w14:textId="77777777" w:rsidR="00977B9C" w:rsidRPr="00530C83" w:rsidRDefault="00BC018E" w:rsidP="00C22FE3">
            <w:pPr>
              <w:keepNext/>
              <w:rPr>
                <w:rFonts w:eastAsiaTheme="minorEastAsia"/>
                <w:sz w:val="20"/>
                <w:szCs w:val="20"/>
              </w:rPr>
            </w:pPr>
            <m:oMathPara>
              <m:oMath>
                <m:d>
                  <m:dPr>
                    <m:ctrlPr>
                      <w:rPr>
                        <w:rFonts w:ascii="Cambria Math" w:hAnsi="Cambria Math"/>
                        <w:i/>
                        <w:color w:val="4472C4" w:themeColor="accent5"/>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Downstream</m:t>
                        </m:r>
                      </m:sub>
                    </m:sSub>
                    <m:r>
                      <w:rPr>
                        <w:rFonts w:ascii="Cambria Math" w:hAnsi="Cambria Math"/>
                        <w:color w:val="4472C4" w:themeColor="accent5"/>
                        <w:sz w:val="20"/>
                        <w:szCs w:val="20"/>
                      </w:rPr>
                      <m:t>-</m:t>
                    </m:r>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Before</m:t>
                        </m:r>
                      </m:e>
                      <m:sub>
                        <m:r>
                          <w:rPr>
                            <w:rFonts w:ascii="Cambria Math" w:hAnsi="Cambria Math"/>
                            <w:color w:val="4472C4" w:themeColor="accent5"/>
                            <w:sz w:val="20"/>
                            <w:szCs w:val="20"/>
                          </w:rPr>
                          <m:t>Downstream</m:t>
                        </m:r>
                      </m:sub>
                    </m:sSub>
                  </m:e>
                </m:d>
                <m:r>
                  <w:rPr>
                    <w:rFonts w:ascii="Cambria Math" w:hAnsi="Cambria Math"/>
                    <w:sz w:val="20"/>
                    <w:szCs w:val="20"/>
                  </w:rPr>
                  <m:t>-</m:t>
                </m:r>
              </m:oMath>
            </m:oMathPara>
          </w:p>
          <w:p w14:paraId="1358D0DD" w14:textId="5D2FFDED" w:rsidR="00977B9C" w:rsidRPr="00530C83" w:rsidRDefault="00BC018E" w:rsidP="00C22FE3">
            <w:pPr>
              <w:keepNext/>
              <w:rPr>
                <w:rFonts w:eastAsiaTheme="minorEastAsia"/>
                <w:sz w:val="20"/>
                <w:szCs w:val="20"/>
              </w:rPr>
            </w:pPr>
            <m:oMath>
              <m:d>
                <m:dPr>
                  <m:ctrlPr>
                    <w:rPr>
                      <w:rFonts w:ascii="Cambria Math" w:hAnsi="Cambria Math"/>
                      <w:i/>
                      <w:color w:val="70AD47" w:themeColor="accent6"/>
                      <w:sz w:val="20"/>
                      <w:szCs w:val="20"/>
                    </w:rPr>
                  </m:ctrlPr>
                </m:dPr>
                <m:e>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r>
                    <w:rPr>
                      <w:rFonts w:ascii="Cambria Math" w:hAnsi="Cambria Math"/>
                      <w:color w:val="70AD47" w:themeColor="accent6"/>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Before</m:t>
                      </m:r>
                    </m:e>
                    <m:sub>
                      <m:r>
                        <w:rPr>
                          <w:rFonts w:ascii="Cambria Math" w:hAnsi="Cambria Math"/>
                          <w:color w:val="70AD47" w:themeColor="accent6"/>
                          <w:sz w:val="20"/>
                          <w:szCs w:val="20"/>
                        </w:rPr>
                        <m:t>Upstream</m:t>
                      </m:r>
                    </m:sub>
                  </m:sSub>
                </m:e>
              </m:d>
              <m:r>
                <w:rPr>
                  <w:rFonts w:ascii="Cambria Math" w:hAnsi="Cambria Math"/>
                  <w:sz w:val="20"/>
                  <w:szCs w:val="20"/>
                </w:rPr>
                <m:t>=</m:t>
              </m:r>
            </m:oMath>
            <w:r w:rsidR="002E453B" w:rsidRPr="00530C83">
              <w:rPr>
                <w:rFonts w:eastAsiaTheme="minorEastAsia"/>
                <w:sz w:val="20"/>
                <w:szCs w:val="20"/>
              </w:rPr>
              <w:t xml:space="preserve">  -5</w:t>
            </w:r>
          </w:p>
          <w:p w14:paraId="51516D60" w14:textId="77777777" w:rsidR="00977B9C" w:rsidRPr="00530C83" w:rsidRDefault="00977B9C" w:rsidP="00C22FE3">
            <w:pPr>
              <w:keepNext/>
              <w:rPr>
                <w:rFonts w:eastAsia="Times New Roman"/>
                <w:color w:val="000000"/>
                <w:sz w:val="20"/>
                <w:szCs w:val="20"/>
              </w:rPr>
            </w:pPr>
          </w:p>
        </w:tc>
        <w:tc>
          <w:tcPr>
            <w:tcW w:w="4215" w:type="dxa"/>
            <w:shd w:val="clear" w:color="auto" w:fill="auto"/>
            <w:noWrap/>
            <w:vAlign w:val="bottom"/>
            <w:hideMark/>
          </w:tcPr>
          <w:tbl>
            <w:tblPr>
              <w:tblStyle w:val="TableGrid"/>
              <w:tblW w:w="3886" w:type="dxa"/>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977B9C" w:rsidRPr="00530C83" w14:paraId="38120BD7" w14:textId="77777777" w:rsidTr="00CC405F">
              <w:trPr>
                <w:trHeight w:val="321"/>
              </w:trPr>
              <w:tc>
                <w:tcPr>
                  <w:tcW w:w="1696" w:type="dxa"/>
                  <w:gridSpan w:val="2"/>
                  <w:vMerge w:val="restart"/>
                  <w:tcBorders>
                    <w:top w:val="nil"/>
                    <w:left w:val="nil"/>
                  </w:tcBorders>
                </w:tcPr>
                <w:p w14:paraId="3BDDD377" w14:textId="77777777" w:rsidR="00977B9C" w:rsidRPr="00530C83" w:rsidRDefault="00977B9C" w:rsidP="00C22FE3">
                  <w:pPr>
                    <w:keepNext/>
                    <w:rPr>
                      <w:sz w:val="20"/>
                      <w:szCs w:val="20"/>
                    </w:rPr>
                  </w:pPr>
                </w:p>
              </w:tc>
              <w:tc>
                <w:tcPr>
                  <w:tcW w:w="2190" w:type="dxa"/>
                  <w:gridSpan w:val="3"/>
                  <w:tcBorders>
                    <w:top w:val="nil"/>
                    <w:bottom w:val="single" w:sz="4" w:space="0" w:color="auto"/>
                    <w:right w:val="nil"/>
                  </w:tcBorders>
                </w:tcPr>
                <w:p w14:paraId="48066308" w14:textId="77777777" w:rsidR="00977B9C" w:rsidRPr="00530C83" w:rsidRDefault="00977B9C" w:rsidP="00C22FE3">
                  <w:pPr>
                    <w:keepNext/>
                    <w:jc w:val="center"/>
                    <w:rPr>
                      <w:sz w:val="20"/>
                      <w:szCs w:val="20"/>
                    </w:rPr>
                  </w:pPr>
                  <w:r w:rsidRPr="00530C83">
                    <w:rPr>
                      <w:sz w:val="20"/>
                      <w:szCs w:val="20"/>
                    </w:rPr>
                    <w:t>Timing</w:t>
                  </w:r>
                </w:p>
              </w:tc>
            </w:tr>
            <w:tr w:rsidR="00977B9C" w:rsidRPr="00530C83" w14:paraId="16BFEACD" w14:textId="77777777" w:rsidTr="00CC405F">
              <w:trPr>
                <w:trHeight w:val="321"/>
              </w:trPr>
              <w:tc>
                <w:tcPr>
                  <w:tcW w:w="1696" w:type="dxa"/>
                  <w:gridSpan w:val="2"/>
                  <w:vMerge/>
                  <w:tcBorders>
                    <w:left w:val="nil"/>
                  </w:tcBorders>
                </w:tcPr>
                <w:p w14:paraId="275CFA18" w14:textId="77777777" w:rsidR="00977B9C" w:rsidRPr="00530C83" w:rsidRDefault="00977B9C" w:rsidP="00C22FE3">
                  <w:pPr>
                    <w:keepNext/>
                    <w:rPr>
                      <w:sz w:val="20"/>
                      <w:szCs w:val="20"/>
                    </w:rPr>
                  </w:pPr>
                </w:p>
              </w:tc>
              <w:tc>
                <w:tcPr>
                  <w:tcW w:w="763" w:type="dxa"/>
                  <w:tcBorders>
                    <w:top w:val="single" w:sz="4" w:space="0" w:color="auto"/>
                    <w:bottom w:val="single" w:sz="4" w:space="0" w:color="auto"/>
                  </w:tcBorders>
                </w:tcPr>
                <w:p w14:paraId="34F32D08" w14:textId="77777777" w:rsidR="00977B9C" w:rsidRPr="00530C83" w:rsidRDefault="00977B9C" w:rsidP="00C22FE3">
                  <w:pPr>
                    <w:keepNext/>
                    <w:rPr>
                      <w:sz w:val="20"/>
                      <w:szCs w:val="20"/>
                    </w:rPr>
                  </w:pPr>
                  <w:r w:rsidRPr="00530C83">
                    <w:rPr>
                      <w:sz w:val="20"/>
                      <w:szCs w:val="20"/>
                    </w:rPr>
                    <w:t>Before</w:t>
                  </w:r>
                </w:p>
              </w:tc>
              <w:tc>
                <w:tcPr>
                  <w:tcW w:w="786" w:type="dxa"/>
                  <w:tcBorders>
                    <w:top w:val="single" w:sz="4" w:space="0" w:color="auto"/>
                    <w:bottom w:val="single" w:sz="4" w:space="0" w:color="auto"/>
                  </w:tcBorders>
                </w:tcPr>
                <w:p w14:paraId="70135C3A" w14:textId="77777777" w:rsidR="00977B9C" w:rsidRPr="00530C83" w:rsidRDefault="00977B9C" w:rsidP="00C22FE3">
                  <w:pPr>
                    <w:keepNext/>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31C6127C" w14:textId="77777777" w:rsidR="00977B9C" w:rsidRPr="00530C83" w:rsidRDefault="00977B9C" w:rsidP="00C22FE3">
                  <w:pPr>
                    <w:keepNext/>
                    <w:rPr>
                      <w:sz w:val="20"/>
                      <w:szCs w:val="20"/>
                    </w:rPr>
                  </w:pPr>
                  <w:r w:rsidRPr="00530C83">
                    <w:rPr>
                      <w:sz w:val="20"/>
                      <w:szCs w:val="20"/>
                    </w:rPr>
                    <w:t>After</w:t>
                  </w:r>
                </w:p>
              </w:tc>
            </w:tr>
            <w:tr w:rsidR="00977B9C" w:rsidRPr="00530C83" w14:paraId="2D7CA961" w14:textId="77777777" w:rsidTr="00CC405F">
              <w:trPr>
                <w:trHeight w:val="321"/>
              </w:trPr>
              <w:tc>
                <w:tcPr>
                  <w:tcW w:w="453" w:type="dxa"/>
                  <w:vMerge w:val="restart"/>
                  <w:tcBorders>
                    <w:top w:val="nil"/>
                    <w:left w:val="nil"/>
                    <w:bottom w:val="single" w:sz="4" w:space="0" w:color="auto"/>
                    <w:right w:val="single" w:sz="4" w:space="0" w:color="auto"/>
                  </w:tcBorders>
                  <w:textDirection w:val="btLr"/>
                </w:tcPr>
                <w:p w14:paraId="5B9F8673" w14:textId="77777777" w:rsidR="00977B9C" w:rsidRPr="00530C83" w:rsidRDefault="00977B9C" w:rsidP="00C22FE3">
                  <w:pPr>
                    <w:keepNext/>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11F5CAAA" w14:textId="77777777" w:rsidR="00977B9C" w:rsidRPr="00530C83" w:rsidRDefault="00977B9C" w:rsidP="00C22FE3">
                  <w:pPr>
                    <w:keepNext/>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shd w:val="clear" w:color="auto" w:fill="70AD47" w:themeFill="accent6"/>
                </w:tcPr>
                <w:p w14:paraId="1D6C89EB" w14:textId="77777777" w:rsidR="00977B9C" w:rsidRPr="00530C83" w:rsidRDefault="00C22FE3" w:rsidP="00C22FE3">
                  <w:pPr>
                    <w:keepNext/>
                    <w:rPr>
                      <w:b/>
                      <w:color w:val="FFFFFF" w:themeColor="background1"/>
                      <w:sz w:val="20"/>
                      <w:szCs w:val="20"/>
                    </w:rPr>
                  </w:pPr>
                  <w:r w:rsidRPr="00530C83">
                    <w:rPr>
                      <w:b/>
                      <w:color w:val="FFFFFF" w:themeColor="background1"/>
                      <w:sz w:val="20"/>
                      <w:szCs w:val="20"/>
                    </w:rPr>
                    <w:t>50</w:t>
                  </w:r>
                </w:p>
              </w:tc>
              <w:tc>
                <w:tcPr>
                  <w:tcW w:w="786" w:type="dxa"/>
                  <w:tcBorders>
                    <w:top w:val="single" w:sz="4" w:space="0" w:color="auto"/>
                    <w:left w:val="single" w:sz="4" w:space="0" w:color="auto"/>
                    <w:bottom w:val="single" w:sz="4" w:space="0" w:color="auto"/>
                    <w:right w:val="single" w:sz="4" w:space="0" w:color="auto"/>
                  </w:tcBorders>
                  <w:shd w:val="clear" w:color="auto" w:fill="70AD47" w:themeFill="accent6"/>
                </w:tcPr>
                <w:p w14:paraId="67F3ABA6" w14:textId="77777777" w:rsidR="00977B9C" w:rsidRPr="00530C83" w:rsidRDefault="00C22FE3" w:rsidP="00C22FE3">
                  <w:pPr>
                    <w:keepNext/>
                    <w:rPr>
                      <w:b/>
                      <w:color w:val="FFFFFF" w:themeColor="background1"/>
                      <w:sz w:val="20"/>
                      <w:szCs w:val="20"/>
                    </w:rPr>
                  </w:pPr>
                  <w:r w:rsidRPr="00530C83">
                    <w:rPr>
                      <w:b/>
                      <w:color w:val="FFFFFF" w:themeColor="background1"/>
                      <w:sz w:val="20"/>
                      <w:szCs w:val="20"/>
                    </w:rPr>
                    <w:t>45</w:t>
                  </w:r>
                </w:p>
              </w:tc>
              <w:tc>
                <w:tcPr>
                  <w:tcW w:w="640" w:type="dxa"/>
                  <w:tcBorders>
                    <w:top w:val="single" w:sz="4" w:space="0" w:color="auto"/>
                    <w:left w:val="single" w:sz="4" w:space="0" w:color="auto"/>
                    <w:bottom w:val="single" w:sz="4" w:space="0" w:color="auto"/>
                    <w:right w:val="single" w:sz="4" w:space="0" w:color="auto"/>
                  </w:tcBorders>
                </w:tcPr>
                <w:p w14:paraId="0A0CF0C0" w14:textId="77777777" w:rsidR="00977B9C" w:rsidRPr="00530C83" w:rsidRDefault="00977B9C" w:rsidP="00C22FE3">
                  <w:pPr>
                    <w:keepNext/>
                    <w:rPr>
                      <w:sz w:val="20"/>
                      <w:szCs w:val="20"/>
                    </w:rPr>
                  </w:pPr>
                </w:p>
              </w:tc>
            </w:tr>
            <w:tr w:rsidR="00977B9C" w:rsidRPr="00530C83" w14:paraId="7FCA2F37" w14:textId="77777777" w:rsidTr="00CC405F">
              <w:trPr>
                <w:trHeight w:val="321"/>
              </w:trPr>
              <w:tc>
                <w:tcPr>
                  <w:tcW w:w="453" w:type="dxa"/>
                  <w:vMerge/>
                  <w:tcBorders>
                    <w:top w:val="single" w:sz="4" w:space="0" w:color="auto"/>
                    <w:left w:val="nil"/>
                    <w:bottom w:val="single" w:sz="4" w:space="0" w:color="auto"/>
                    <w:right w:val="single" w:sz="4" w:space="0" w:color="auto"/>
                  </w:tcBorders>
                </w:tcPr>
                <w:p w14:paraId="227AA77C" w14:textId="77777777" w:rsidR="00977B9C" w:rsidRPr="00530C83" w:rsidRDefault="00977B9C" w:rsidP="00C22FE3">
                  <w:pPr>
                    <w:keepNext/>
                    <w:rPr>
                      <w:sz w:val="20"/>
                      <w:szCs w:val="20"/>
                    </w:rPr>
                  </w:pPr>
                </w:p>
              </w:tc>
              <w:tc>
                <w:tcPr>
                  <w:tcW w:w="1242" w:type="dxa"/>
                  <w:tcBorders>
                    <w:left w:val="single" w:sz="4" w:space="0" w:color="auto"/>
                    <w:right w:val="single" w:sz="4" w:space="0" w:color="auto"/>
                  </w:tcBorders>
                </w:tcPr>
                <w:p w14:paraId="56781131" w14:textId="77777777" w:rsidR="00977B9C" w:rsidRPr="00530C83" w:rsidRDefault="00977B9C" w:rsidP="00C22FE3">
                  <w:pPr>
                    <w:keepNext/>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tcPr>
                <w:p w14:paraId="57387A23" w14:textId="77777777" w:rsidR="00977B9C" w:rsidRPr="00530C83" w:rsidRDefault="00977B9C" w:rsidP="00C22FE3">
                  <w:pPr>
                    <w:keepNext/>
                    <w:rPr>
                      <w:sz w:val="20"/>
                      <w:szCs w:val="20"/>
                    </w:rPr>
                  </w:pPr>
                </w:p>
              </w:tc>
              <w:tc>
                <w:tcPr>
                  <w:tcW w:w="786" w:type="dxa"/>
                  <w:tcBorders>
                    <w:top w:val="single" w:sz="4" w:space="0" w:color="auto"/>
                    <w:left w:val="single" w:sz="4" w:space="0" w:color="auto"/>
                    <w:bottom w:val="single" w:sz="4" w:space="0" w:color="auto"/>
                    <w:right w:val="single" w:sz="4" w:space="0" w:color="auto"/>
                  </w:tcBorders>
                </w:tcPr>
                <w:p w14:paraId="2CB27BCA" w14:textId="77777777" w:rsidR="00977B9C" w:rsidRPr="00530C83" w:rsidRDefault="00977B9C" w:rsidP="00C22FE3">
                  <w:pPr>
                    <w:keepNext/>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5643BD83" w14:textId="77777777" w:rsidR="00977B9C" w:rsidRPr="00530C83" w:rsidRDefault="00977B9C" w:rsidP="00C22FE3">
                  <w:pPr>
                    <w:keepNext/>
                    <w:rPr>
                      <w:sz w:val="20"/>
                      <w:szCs w:val="20"/>
                    </w:rPr>
                  </w:pPr>
                </w:p>
              </w:tc>
            </w:tr>
            <w:tr w:rsidR="00977B9C" w:rsidRPr="00530C83" w14:paraId="423DBBF8" w14:textId="77777777" w:rsidTr="00CC405F">
              <w:trPr>
                <w:trHeight w:val="321"/>
              </w:trPr>
              <w:tc>
                <w:tcPr>
                  <w:tcW w:w="453" w:type="dxa"/>
                  <w:vMerge/>
                  <w:tcBorders>
                    <w:top w:val="single" w:sz="4" w:space="0" w:color="auto"/>
                    <w:left w:val="nil"/>
                    <w:bottom w:val="nil"/>
                    <w:right w:val="single" w:sz="4" w:space="0" w:color="auto"/>
                  </w:tcBorders>
                </w:tcPr>
                <w:p w14:paraId="0A824F03" w14:textId="77777777" w:rsidR="00977B9C" w:rsidRPr="00530C83" w:rsidRDefault="00977B9C" w:rsidP="00C22FE3">
                  <w:pPr>
                    <w:keepNext/>
                    <w:rPr>
                      <w:sz w:val="20"/>
                      <w:szCs w:val="20"/>
                    </w:rPr>
                  </w:pPr>
                </w:p>
              </w:tc>
              <w:tc>
                <w:tcPr>
                  <w:tcW w:w="1242" w:type="dxa"/>
                  <w:tcBorders>
                    <w:left w:val="single" w:sz="4" w:space="0" w:color="auto"/>
                    <w:bottom w:val="nil"/>
                    <w:right w:val="single" w:sz="4" w:space="0" w:color="auto"/>
                  </w:tcBorders>
                </w:tcPr>
                <w:p w14:paraId="441DEDA5" w14:textId="77777777" w:rsidR="00977B9C" w:rsidRPr="00530C83" w:rsidRDefault="00977B9C" w:rsidP="00C22FE3">
                  <w:pPr>
                    <w:keepNext/>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shd w:val="clear" w:color="auto" w:fill="4472C4" w:themeFill="accent5"/>
                </w:tcPr>
                <w:p w14:paraId="4B32BEB0" w14:textId="152D5E18" w:rsidR="00977B9C" w:rsidRPr="00530C83" w:rsidRDefault="00D9209F" w:rsidP="00C22FE3">
                  <w:pPr>
                    <w:keepNext/>
                    <w:rPr>
                      <w:b/>
                      <w:color w:val="FFFFFF" w:themeColor="background1"/>
                      <w:sz w:val="20"/>
                      <w:szCs w:val="20"/>
                    </w:rPr>
                  </w:pPr>
                  <w:r w:rsidRPr="00530C83">
                    <w:rPr>
                      <w:b/>
                      <w:color w:val="FFFFFF" w:themeColor="background1"/>
                      <w:sz w:val="20"/>
                      <w:szCs w:val="20"/>
                    </w:rPr>
                    <w:t>3</w:t>
                  </w:r>
                  <w:r w:rsidR="002E453B" w:rsidRPr="00530C83">
                    <w:rPr>
                      <w:b/>
                      <w:color w:val="FFFFFF" w:themeColor="background1"/>
                      <w:sz w:val="20"/>
                      <w:szCs w:val="20"/>
                    </w:rPr>
                    <w:t>5</w:t>
                  </w:r>
                </w:p>
              </w:tc>
              <w:tc>
                <w:tcPr>
                  <w:tcW w:w="786" w:type="dxa"/>
                  <w:tcBorders>
                    <w:top w:val="single" w:sz="4" w:space="0" w:color="auto"/>
                    <w:left w:val="single" w:sz="4" w:space="0" w:color="auto"/>
                    <w:bottom w:val="nil"/>
                    <w:right w:val="single" w:sz="4" w:space="0" w:color="auto"/>
                  </w:tcBorders>
                  <w:shd w:val="clear" w:color="auto" w:fill="4472C4" w:themeFill="accent5"/>
                </w:tcPr>
                <w:p w14:paraId="74CA476B" w14:textId="77777777" w:rsidR="00977B9C" w:rsidRPr="00530C83" w:rsidRDefault="00D9209F" w:rsidP="00C22FE3">
                  <w:pPr>
                    <w:keepNext/>
                    <w:rPr>
                      <w:b/>
                      <w:color w:val="FFFFFF" w:themeColor="background1"/>
                      <w:sz w:val="20"/>
                      <w:szCs w:val="20"/>
                    </w:rPr>
                  </w:pPr>
                  <w:r w:rsidRPr="00530C83">
                    <w:rPr>
                      <w:b/>
                      <w:color w:val="FFFFFF" w:themeColor="background1"/>
                      <w:sz w:val="20"/>
                      <w:szCs w:val="20"/>
                    </w:rPr>
                    <w:t>25</w:t>
                  </w:r>
                </w:p>
              </w:tc>
              <w:tc>
                <w:tcPr>
                  <w:tcW w:w="640" w:type="dxa"/>
                  <w:tcBorders>
                    <w:top w:val="single" w:sz="4" w:space="0" w:color="auto"/>
                    <w:left w:val="single" w:sz="4" w:space="0" w:color="auto"/>
                    <w:bottom w:val="nil"/>
                    <w:right w:val="single" w:sz="4" w:space="0" w:color="auto"/>
                  </w:tcBorders>
                </w:tcPr>
                <w:p w14:paraId="0F22B9C7" w14:textId="77777777" w:rsidR="00977B9C" w:rsidRPr="00530C83" w:rsidRDefault="00977B9C" w:rsidP="00C22FE3">
                  <w:pPr>
                    <w:keepNext/>
                    <w:rPr>
                      <w:sz w:val="20"/>
                      <w:szCs w:val="20"/>
                    </w:rPr>
                  </w:pPr>
                </w:p>
              </w:tc>
            </w:tr>
          </w:tbl>
          <w:p w14:paraId="5560E72B" w14:textId="77777777" w:rsidR="00977B9C" w:rsidRPr="00530C83" w:rsidRDefault="00977B9C" w:rsidP="00C22FE3">
            <w:pPr>
              <w:keepNext/>
              <w:rPr>
                <w:rFonts w:ascii="Calibri" w:eastAsia="Times New Roman" w:hAnsi="Calibri"/>
                <w:color w:val="000000"/>
              </w:rPr>
            </w:pPr>
          </w:p>
        </w:tc>
      </w:tr>
      <w:tr w:rsidR="00977B9C" w:rsidRPr="00530C83" w14:paraId="7F1E5F03" w14:textId="77777777" w:rsidTr="004C1C74">
        <w:trPr>
          <w:trHeight w:val="303"/>
          <w:tblHeader/>
        </w:trPr>
        <w:tc>
          <w:tcPr>
            <w:tcW w:w="1075" w:type="dxa"/>
            <w:shd w:val="clear" w:color="auto" w:fill="auto"/>
            <w:noWrap/>
            <w:vAlign w:val="center"/>
            <w:hideMark/>
          </w:tcPr>
          <w:p w14:paraId="3C6FCCB1" w14:textId="77777777" w:rsidR="00977B9C" w:rsidRPr="00530C83" w:rsidRDefault="00977B9C" w:rsidP="00C22FE3">
            <w:pPr>
              <w:keepNext/>
              <w:rPr>
                <w:rFonts w:eastAsia="Times New Roman"/>
                <w:color w:val="000000"/>
              </w:rPr>
            </w:pPr>
            <w:r w:rsidRPr="00530C83">
              <w:rPr>
                <w:rFonts w:eastAsia="Times New Roman"/>
                <w:color w:val="000000"/>
              </w:rPr>
              <w:t>H2B</w:t>
            </w:r>
          </w:p>
        </w:tc>
        <w:tc>
          <w:tcPr>
            <w:tcW w:w="1404" w:type="dxa"/>
            <w:vAlign w:val="center"/>
          </w:tcPr>
          <w:p w14:paraId="280C8270" w14:textId="77777777" w:rsidR="00977B9C" w:rsidRPr="00530C83" w:rsidRDefault="00977B9C" w:rsidP="00C22FE3">
            <w:pPr>
              <w:keepNext/>
              <w:rPr>
                <w:sz w:val="20"/>
                <w:szCs w:val="20"/>
              </w:rPr>
            </w:pPr>
            <w:r w:rsidRPr="00530C83">
              <w:rPr>
                <w:sz w:val="20"/>
                <w:szCs w:val="20"/>
              </w:rPr>
              <w:t>Activation Effect Downstream of DSFS (Same Site)</w:t>
            </w:r>
          </w:p>
        </w:tc>
        <w:tc>
          <w:tcPr>
            <w:tcW w:w="3906" w:type="dxa"/>
            <w:shd w:val="clear" w:color="auto" w:fill="auto"/>
            <w:noWrap/>
            <w:vAlign w:val="center"/>
            <w:hideMark/>
          </w:tcPr>
          <w:p w14:paraId="02F4C35B" w14:textId="087F6EE7" w:rsidR="00977B9C" w:rsidRPr="00530C83" w:rsidRDefault="00BC018E" w:rsidP="00C22FE3">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Downstream</m:t>
                        </m:r>
                      </m:sub>
                    </m:sSub>
                    <m:r>
                      <w:rPr>
                        <w:rFonts w:ascii="Cambria Math" w:hAnsi="Cambria Math"/>
                        <w:sz w:val="20"/>
                        <w:szCs w:val="20"/>
                      </w:rPr>
                      <m:t>-</m:t>
                    </m:r>
                    <m:sSub>
                      <m:sSubPr>
                        <m:ctrlPr>
                          <w:rPr>
                            <w:rFonts w:ascii="Cambria Math" w:hAnsi="Cambria Math"/>
                            <w:i/>
                            <w:color w:val="4472C4"/>
                            <w:sz w:val="20"/>
                            <w:szCs w:val="20"/>
                          </w:rPr>
                        </m:ctrlPr>
                      </m:sSubPr>
                      <m:e>
                        <m:r>
                          <w:rPr>
                            <w:rFonts w:ascii="Cambria Math" w:hAnsi="Cambria Math"/>
                            <w:color w:val="4472C4"/>
                            <w:sz w:val="20"/>
                            <w:szCs w:val="20"/>
                          </w:rPr>
                          <m:t>Before</m:t>
                        </m:r>
                      </m:e>
                      <m:sub>
                        <m:r>
                          <w:rPr>
                            <w:rFonts w:ascii="Cambria Math" w:hAnsi="Cambria Math"/>
                            <w:color w:val="4472C4"/>
                            <w:sz w:val="20"/>
                            <w:szCs w:val="20"/>
                          </w:rPr>
                          <m:t>Downstream</m:t>
                        </m:r>
                      </m:sub>
                    </m:sSub>
                  </m:e>
                </m:d>
                <m:r>
                  <w:rPr>
                    <w:rFonts w:ascii="Cambria Math" w:eastAsiaTheme="minorEastAsia" w:hAnsi="Cambria Math"/>
                    <w:sz w:val="20"/>
                    <w:szCs w:val="20"/>
                  </w:rPr>
                  <m:t>=-10</m:t>
                </m:r>
              </m:oMath>
            </m:oMathPara>
          </w:p>
          <w:p w14:paraId="02F7242C" w14:textId="77777777" w:rsidR="00977B9C" w:rsidRPr="00530C83" w:rsidRDefault="00977B9C" w:rsidP="00C22FE3">
            <w:pPr>
              <w:keepNext/>
              <w:rPr>
                <w:rFonts w:eastAsia="Times New Roman"/>
                <w:i/>
                <w:iCs/>
                <w:color w:val="000000"/>
                <w:sz w:val="20"/>
                <w:szCs w:val="20"/>
              </w:rPr>
            </w:pPr>
            <w:r w:rsidRPr="00530C83">
              <w:rPr>
                <w:rFonts w:eastAsia="Times New Roman"/>
                <w:color w:val="000000"/>
                <w:sz w:val="20"/>
                <w:szCs w:val="20"/>
              </w:rPr>
              <w:t xml:space="preserve">  </w:t>
            </w:r>
          </w:p>
        </w:tc>
        <w:tc>
          <w:tcPr>
            <w:tcW w:w="4215"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977B9C" w:rsidRPr="00530C83" w14:paraId="5BAE4838" w14:textId="77777777" w:rsidTr="00CC405F">
              <w:trPr>
                <w:trHeight w:val="321"/>
              </w:trPr>
              <w:tc>
                <w:tcPr>
                  <w:tcW w:w="1696" w:type="dxa"/>
                  <w:gridSpan w:val="2"/>
                  <w:vMerge w:val="restart"/>
                  <w:tcBorders>
                    <w:top w:val="nil"/>
                    <w:left w:val="nil"/>
                  </w:tcBorders>
                </w:tcPr>
                <w:p w14:paraId="5E33629C" w14:textId="77777777" w:rsidR="00977B9C" w:rsidRPr="00530C83" w:rsidRDefault="00977B9C" w:rsidP="00C22FE3">
                  <w:pPr>
                    <w:keepNext/>
                    <w:rPr>
                      <w:sz w:val="20"/>
                      <w:szCs w:val="20"/>
                    </w:rPr>
                  </w:pPr>
                </w:p>
              </w:tc>
              <w:tc>
                <w:tcPr>
                  <w:tcW w:w="2190" w:type="dxa"/>
                  <w:gridSpan w:val="3"/>
                  <w:tcBorders>
                    <w:top w:val="nil"/>
                    <w:bottom w:val="single" w:sz="4" w:space="0" w:color="auto"/>
                    <w:right w:val="nil"/>
                  </w:tcBorders>
                </w:tcPr>
                <w:p w14:paraId="745AD51A" w14:textId="77777777" w:rsidR="00977B9C" w:rsidRPr="00530C83" w:rsidRDefault="00977B9C" w:rsidP="00C22FE3">
                  <w:pPr>
                    <w:keepNext/>
                    <w:jc w:val="center"/>
                    <w:rPr>
                      <w:sz w:val="20"/>
                      <w:szCs w:val="20"/>
                    </w:rPr>
                  </w:pPr>
                  <w:r w:rsidRPr="00530C83">
                    <w:rPr>
                      <w:sz w:val="20"/>
                      <w:szCs w:val="20"/>
                    </w:rPr>
                    <w:t>Timing</w:t>
                  </w:r>
                </w:p>
              </w:tc>
            </w:tr>
            <w:tr w:rsidR="00977B9C" w:rsidRPr="00530C83" w14:paraId="54CFA197" w14:textId="77777777" w:rsidTr="00CC405F">
              <w:trPr>
                <w:trHeight w:val="321"/>
              </w:trPr>
              <w:tc>
                <w:tcPr>
                  <w:tcW w:w="1696" w:type="dxa"/>
                  <w:gridSpan w:val="2"/>
                  <w:vMerge/>
                  <w:tcBorders>
                    <w:left w:val="nil"/>
                  </w:tcBorders>
                </w:tcPr>
                <w:p w14:paraId="48157D43" w14:textId="77777777" w:rsidR="00977B9C" w:rsidRPr="00530C83" w:rsidRDefault="00977B9C" w:rsidP="00C22FE3">
                  <w:pPr>
                    <w:keepNext/>
                    <w:rPr>
                      <w:sz w:val="20"/>
                      <w:szCs w:val="20"/>
                    </w:rPr>
                  </w:pPr>
                </w:p>
              </w:tc>
              <w:tc>
                <w:tcPr>
                  <w:tcW w:w="763" w:type="dxa"/>
                  <w:tcBorders>
                    <w:top w:val="single" w:sz="4" w:space="0" w:color="auto"/>
                    <w:bottom w:val="single" w:sz="4" w:space="0" w:color="auto"/>
                  </w:tcBorders>
                </w:tcPr>
                <w:p w14:paraId="7B7342E9" w14:textId="77777777" w:rsidR="00977B9C" w:rsidRPr="00530C83" w:rsidRDefault="00977B9C" w:rsidP="00C22FE3">
                  <w:pPr>
                    <w:keepNext/>
                    <w:rPr>
                      <w:sz w:val="20"/>
                      <w:szCs w:val="20"/>
                    </w:rPr>
                  </w:pPr>
                  <w:r w:rsidRPr="00530C83">
                    <w:rPr>
                      <w:sz w:val="20"/>
                      <w:szCs w:val="20"/>
                    </w:rPr>
                    <w:t>Before</w:t>
                  </w:r>
                </w:p>
              </w:tc>
              <w:tc>
                <w:tcPr>
                  <w:tcW w:w="786" w:type="dxa"/>
                  <w:tcBorders>
                    <w:top w:val="single" w:sz="4" w:space="0" w:color="auto"/>
                    <w:bottom w:val="single" w:sz="4" w:space="0" w:color="auto"/>
                  </w:tcBorders>
                </w:tcPr>
                <w:p w14:paraId="0FDAE11B" w14:textId="77777777" w:rsidR="00977B9C" w:rsidRPr="00530C83" w:rsidRDefault="00977B9C" w:rsidP="00C22FE3">
                  <w:pPr>
                    <w:keepNext/>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5AFA710B" w14:textId="77777777" w:rsidR="00977B9C" w:rsidRPr="00530C83" w:rsidRDefault="00977B9C" w:rsidP="00C22FE3">
                  <w:pPr>
                    <w:keepNext/>
                    <w:rPr>
                      <w:sz w:val="20"/>
                      <w:szCs w:val="20"/>
                    </w:rPr>
                  </w:pPr>
                  <w:r w:rsidRPr="00530C83">
                    <w:rPr>
                      <w:sz w:val="20"/>
                      <w:szCs w:val="20"/>
                    </w:rPr>
                    <w:t>After</w:t>
                  </w:r>
                </w:p>
              </w:tc>
            </w:tr>
            <w:tr w:rsidR="00977B9C" w:rsidRPr="00530C83" w14:paraId="772793ED" w14:textId="77777777" w:rsidTr="00CC405F">
              <w:trPr>
                <w:trHeight w:val="321"/>
              </w:trPr>
              <w:tc>
                <w:tcPr>
                  <w:tcW w:w="453" w:type="dxa"/>
                  <w:vMerge w:val="restart"/>
                  <w:tcBorders>
                    <w:top w:val="nil"/>
                    <w:left w:val="nil"/>
                    <w:bottom w:val="single" w:sz="4" w:space="0" w:color="auto"/>
                    <w:right w:val="single" w:sz="4" w:space="0" w:color="auto"/>
                  </w:tcBorders>
                  <w:textDirection w:val="btLr"/>
                </w:tcPr>
                <w:p w14:paraId="3C76FB97" w14:textId="77777777" w:rsidR="00977B9C" w:rsidRPr="00530C83" w:rsidRDefault="00977B9C" w:rsidP="00C22FE3">
                  <w:pPr>
                    <w:keepNext/>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3B9EB29D" w14:textId="77777777" w:rsidR="00977B9C" w:rsidRPr="00530C83" w:rsidRDefault="00977B9C" w:rsidP="00C22FE3">
                  <w:pPr>
                    <w:keepNext/>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shd w:val="clear" w:color="auto" w:fill="FFFFFF" w:themeFill="background1"/>
                </w:tcPr>
                <w:p w14:paraId="5236F3F2" w14:textId="77777777" w:rsidR="00977B9C" w:rsidRPr="00530C83" w:rsidRDefault="00977B9C" w:rsidP="00C22FE3">
                  <w:pPr>
                    <w:keepNext/>
                    <w:rPr>
                      <w:sz w:val="20"/>
                      <w:szCs w:val="20"/>
                    </w:rPr>
                  </w:pPr>
                </w:p>
              </w:tc>
              <w:tc>
                <w:tcPr>
                  <w:tcW w:w="786" w:type="dxa"/>
                  <w:tcBorders>
                    <w:top w:val="single" w:sz="4" w:space="0" w:color="auto"/>
                    <w:left w:val="single" w:sz="4" w:space="0" w:color="auto"/>
                    <w:bottom w:val="single" w:sz="4" w:space="0" w:color="auto"/>
                    <w:right w:val="single" w:sz="4" w:space="0" w:color="auto"/>
                  </w:tcBorders>
                  <w:shd w:val="clear" w:color="auto" w:fill="FFFFFF" w:themeFill="background1"/>
                </w:tcPr>
                <w:p w14:paraId="21396C9F" w14:textId="77777777" w:rsidR="00977B9C" w:rsidRPr="00530C83" w:rsidRDefault="00977B9C" w:rsidP="00C22FE3">
                  <w:pPr>
                    <w:keepNext/>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3308E435" w14:textId="77777777" w:rsidR="00977B9C" w:rsidRPr="00530C83" w:rsidRDefault="00977B9C" w:rsidP="00C22FE3">
                  <w:pPr>
                    <w:keepNext/>
                    <w:rPr>
                      <w:sz w:val="20"/>
                      <w:szCs w:val="20"/>
                    </w:rPr>
                  </w:pPr>
                </w:p>
              </w:tc>
            </w:tr>
            <w:tr w:rsidR="00977B9C" w:rsidRPr="00530C83" w14:paraId="2AFCF1D1" w14:textId="77777777" w:rsidTr="00CC405F">
              <w:trPr>
                <w:trHeight w:val="321"/>
              </w:trPr>
              <w:tc>
                <w:tcPr>
                  <w:tcW w:w="453" w:type="dxa"/>
                  <w:vMerge/>
                  <w:tcBorders>
                    <w:top w:val="single" w:sz="4" w:space="0" w:color="auto"/>
                    <w:left w:val="nil"/>
                    <w:bottom w:val="single" w:sz="4" w:space="0" w:color="auto"/>
                    <w:right w:val="single" w:sz="4" w:space="0" w:color="auto"/>
                  </w:tcBorders>
                </w:tcPr>
                <w:p w14:paraId="4462E0A9" w14:textId="77777777" w:rsidR="00977B9C" w:rsidRPr="00530C83" w:rsidRDefault="00977B9C" w:rsidP="00C22FE3">
                  <w:pPr>
                    <w:keepNext/>
                    <w:rPr>
                      <w:sz w:val="20"/>
                      <w:szCs w:val="20"/>
                    </w:rPr>
                  </w:pPr>
                </w:p>
              </w:tc>
              <w:tc>
                <w:tcPr>
                  <w:tcW w:w="1242" w:type="dxa"/>
                  <w:tcBorders>
                    <w:left w:val="single" w:sz="4" w:space="0" w:color="auto"/>
                    <w:right w:val="single" w:sz="4" w:space="0" w:color="auto"/>
                  </w:tcBorders>
                </w:tcPr>
                <w:p w14:paraId="20518D16" w14:textId="77777777" w:rsidR="00977B9C" w:rsidRPr="00530C83" w:rsidRDefault="00977B9C" w:rsidP="00C22FE3">
                  <w:pPr>
                    <w:keepNext/>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tcPr>
                <w:p w14:paraId="739E48B9" w14:textId="77777777" w:rsidR="00977B9C" w:rsidRPr="00530C83" w:rsidRDefault="00977B9C" w:rsidP="00C22FE3">
                  <w:pPr>
                    <w:keepNext/>
                    <w:rPr>
                      <w:sz w:val="20"/>
                      <w:szCs w:val="20"/>
                    </w:rPr>
                  </w:pPr>
                </w:p>
              </w:tc>
              <w:tc>
                <w:tcPr>
                  <w:tcW w:w="786" w:type="dxa"/>
                  <w:tcBorders>
                    <w:top w:val="single" w:sz="4" w:space="0" w:color="auto"/>
                    <w:left w:val="single" w:sz="4" w:space="0" w:color="auto"/>
                    <w:bottom w:val="single" w:sz="4" w:space="0" w:color="auto"/>
                    <w:right w:val="single" w:sz="4" w:space="0" w:color="auto"/>
                  </w:tcBorders>
                </w:tcPr>
                <w:p w14:paraId="1A58E934" w14:textId="77777777" w:rsidR="00977B9C" w:rsidRPr="00530C83" w:rsidRDefault="00977B9C" w:rsidP="00C22FE3">
                  <w:pPr>
                    <w:keepNext/>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5FF73D71" w14:textId="77777777" w:rsidR="00977B9C" w:rsidRPr="00530C83" w:rsidRDefault="00977B9C" w:rsidP="00C22FE3">
                  <w:pPr>
                    <w:keepNext/>
                    <w:rPr>
                      <w:sz w:val="20"/>
                      <w:szCs w:val="20"/>
                    </w:rPr>
                  </w:pPr>
                </w:p>
              </w:tc>
            </w:tr>
            <w:tr w:rsidR="00977B9C" w:rsidRPr="00530C83" w14:paraId="436F275B" w14:textId="77777777" w:rsidTr="00CC405F">
              <w:trPr>
                <w:trHeight w:val="321"/>
              </w:trPr>
              <w:tc>
                <w:tcPr>
                  <w:tcW w:w="453" w:type="dxa"/>
                  <w:vMerge/>
                  <w:tcBorders>
                    <w:top w:val="single" w:sz="4" w:space="0" w:color="auto"/>
                    <w:left w:val="nil"/>
                    <w:bottom w:val="nil"/>
                    <w:right w:val="single" w:sz="4" w:space="0" w:color="auto"/>
                  </w:tcBorders>
                </w:tcPr>
                <w:p w14:paraId="44D5A9A1" w14:textId="77777777" w:rsidR="00977B9C" w:rsidRPr="00530C83" w:rsidRDefault="00977B9C" w:rsidP="00C22FE3">
                  <w:pPr>
                    <w:keepNext/>
                    <w:rPr>
                      <w:sz w:val="20"/>
                      <w:szCs w:val="20"/>
                    </w:rPr>
                  </w:pPr>
                </w:p>
              </w:tc>
              <w:tc>
                <w:tcPr>
                  <w:tcW w:w="1242" w:type="dxa"/>
                  <w:tcBorders>
                    <w:left w:val="single" w:sz="4" w:space="0" w:color="auto"/>
                    <w:bottom w:val="nil"/>
                    <w:right w:val="single" w:sz="4" w:space="0" w:color="auto"/>
                  </w:tcBorders>
                </w:tcPr>
                <w:p w14:paraId="53D962FF" w14:textId="77777777" w:rsidR="00977B9C" w:rsidRPr="00530C83" w:rsidRDefault="00977B9C" w:rsidP="00C22FE3">
                  <w:pPr>
                    <w:keepNext/>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shd w:val="clear" w:color="auto" w:fill="4472C4"/>
                </w:tcPr>
                <w:p w14:paraId="55B7C4D9" w14:textId="1BCE3F87" w:rsidR="00977B9C" w:rsidRPr="00530C83" w:rsidRDefault="002F3F21" w:rsidP="00C22FE3">
                  <w:pPr>
                    <w:keepNext/>
                    <w:rPr>
                      <w:b/>
                      <w:color w:val="FFFFFF" w:themeColor="background1"/>
                      <w:sz w:val="20"/>
                      <w:szCs w:val="20"/>
                    </w:rPr>
                  </w:pPr>
                  <w:r w:rsidRPr="00530C83">
                    <w:rPr>
                      <w:b/>
                      <w:color w:val="FFFFFF" w:themeColor="background1"/>
                      <w:sz w:val="20"/>
                      <w:szCs w:val="20"/>
                    </w:rPr>
                    <w:t>3</w:t>
                  </w:r>
                  <w:r w:rsidR="002E453B" w:rsidRPr="00530C83">
                    <w:rPr>
                      <w:b/>
                      <w:color w:val="FFFFFF" w:themeColor="background1"/>
                      <w:sz w:val="20"/>
                      <w:szCs w:val="20"/>
                    </w:rPr>
                    <w:t>5</w:t>
                  </w:r>
                </w:p>
              </w:tc>
              <w:tc>
                <w:tcPr>
                  <w:tcW w:w="786" w:type="dxa"/>
                  <w:tcBorders>
                    <w:top w:val="single" w:sz="4" w:space="0" w:color="auto"/>
                    <w:left w:val="single" w:sz="4" w:space="0" w:color="auto"/>
                    <w:bottom w:val="nil"/>
                    <w:right w:val="single" w:sz="4" w:space="0" w:color="auto"/>
                  </w:tcBorders>
                  <w:shd w:val="clear" w:color="auto" w:fill="4472C4" w:themeFill="accent5"/>
                </w:tcPr>
                <w:p w14:paraId="0607AE79" w14:textId="77777777" w:rsidR="00977B9C" w:rsidRPr="00530C83" w:rsidRDefault="002F3F21" w:rsidP="00C22FE3">
                  <w:pPr>
                    <w:keepNext/>
                    <w:rPr>
                      <w:b/>
                      <w:color w:val="FFFFFF" w:themeColor="background1"/>
                      <w:sz w:val="20"/>
                      <w:szCs w:val="20"/>
                    </w:rPr>
                  </w:pPr>
                  <w:r w:rsidRPr="00530C83">
                    <w:rPr>
                      <w:b/>
                      <w:color w:val="FFFFFF" w:themeColor="background1"/>
                      <w:sz w:val="20"/>
                      <w:szCs w:val="20"/>
                    </w:rPr>
                    <w:t>25</w:t>
                  </w:r>
                </w:p>
              </w:tc>
              <w:tc>
                <w:tcPr>
                  <w:tcW w:w="640" w:type="dxa"/>
                  <w:tcBorders>
                    <w:top w:val="single" w:sz="4" w:space="0" w:color="auto"/>
                    <w:left w:val="single" w:sz="4" w:space="0" w:color="auto"/>
                    <w:bottom w:val="nil"/>
                    <w:right w:val="single" w:sz="4" w:space="0" w:color="auto"/>
                  </w:tcBorders>
                </w:tcPr>
                <w:p w14:paraId="6FBD122C" w14:textId="77777777" w:rsidR="00977B9C" w:rsidRPr="00530C83" w:rsidRDefault="00977B9C" w:rsidP="00C22FE3">
                  <w:pPr>
                    <w:keepNext/>
                    <w:rPr>
                      <w:sz w:val="20"/>
                      <w:szCs w:val="20"/>
                    </w:rPr>
                  </w:pPr>
                </w:p>
              </w:tc>
            </w:tr>
          </w:tbl>
          <w:p w14:paraId="1A45B430" w14:textId="77777777" w:rsidR="00977B9C" w:rsidRPr="00530C83" w:rsidRDefault="00977B9C" w:rsidP="00C22FE3">
            <w:pPr>
              <w:keepNext/>
              <w:rPr>
                <w:rFonts w:ascii="Calibri" w:eastAsia="Times New Roman" w:hAnsi="Calibri"/>
                <w:color w:val="000000"/>
              </w:rPr>
            </w:pPr>
          </w:p>
        </w:tc>
      </w:tr>
      <w:tr w:rsidR="00977B9C" w:rsidRPr="00530C83" w14:paraId="62DA71E1" w14:textId="77777777" w:rsidTr="004C1C74">
        <w:trPr>
          <w:trHeight w:val="303"/>
          <w:tblHeader/>
        </w:trPr>
        <w:tc>
          <w:tcPr>
            <w:tcW w:w="1075" w:type="dxa"/>
            <w:shd w:val="clear" w:color="auto" w:fill="auto"/>
            <w:noWrap/>
            <w:vAlign w:val="center"/>
            <w:hideMark/>
          </w:tcPr>
          <w:p w14:paraId="4B300487" w14:textId="77777777" w:rsidR="00977B9C" w:rsidRPr="00530C83" w:rsidRDefault="00977B9C" w:rsidP="00C92CF7">
            <w:pPr>
              <w:rPr>
                <w:rFonts w:eastAsia="Times New Roman"/>
                <w:color w:val="000000"/>
              </w:rPr>
            </w:pPr>
            <w:r w:rsidRPr="00530C83">
              <w:rPr>
                <w:rFonts w:eastAsia="Times New Roman"/>
                <w:color w:val="000000"/>
              </w:rPr>
              <w:t>H2C</w:t>
            </w:r>
          </w:p>
        </w:tc>
        <w:tc>
          <w:tcPr>
            <w:tcW w:w="1404" w:type="dxa"/>
            <w:vAlign w:val="center"/>
          </w:tcPr>
          <w:p w14:paraId="0C2A946D" w14:textId="5267ECF1" w:rsidR="00977B9C" w:rsidRPr="00530C83" w:rsidRDefault="00977B9C" w:rsidP="00C92CF7">
            <w:pPr>
              <w:rPr>
                <w:sz w:val="20"/>
                <w:szCs w:val="20"/>
              </w:rPr>
            </w:pPr>
            <w:r w:rsidRPr="00530C83">
              <w:rPr>
                <w:sz w:val="20"/>
                <w:szCs w:val="20"/>
              </w:rPr>
              <w:t>Activation Effect Downstream of DSFS  (Same Time)</w:t>
            </w:r>
          </w:p>
        </w:tc>
        <w:tc>
          <w:tcPr>
            <w:tcW w:w="3906" w:type="dxa"/>
            <w:shd w:val="clear" w:color="auto" w:fill="auto"/>
            <w:noWrap/>
            <w:vAlign w:val="center"/>
            <w:hideMark/>
          </w:tcPr>
          <w:p w14:paraId="588CC3DB" w14:textId="77777777" w:rsidR="00977B9C" w:rsidRPr="00530C83" w:rsidRDefault="00BC018E" w:rsidP="00C92CF7">
            <w:pPr>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Downstream</m:t>
                        </m:r>
                      </m:sub>
                    </m:sSub>
                    <m:r>
                      <w:rPr>
                        <w:rFonts w:ascii="Cambria Math" w:hAnsi="Cambria Math"/>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Upstream</m:t>
                        </m:r>
                      </m:sub>
                    </m:sSub>
                  </m:e>
                </m:d>
                <m:r>
                  <w:rPr>
                    <w:rFonts w:ascii="Cambria Math" w:hAnsi="Cambria Math"/>
                    <w:sz w:val="20"/>
                    <w:szCs w:val="20"/>
                  </w:rPr>
                  <m:t>=-20</m:t>
                </m:r>
              </m:oMath>
            </m:oMathPara>
          </w:p>
          <w:p w14:paraId="2B42937C" w14:textId="77777777" w:rsidR="00977B9C" w:rsidRPr="00530C83" w:rsidRDefault="00977B9C" w:rsidP="00C92CF7">
            <w:pPr>
              <w:rPr>
                <w:rFonts w:eastAsia="Times New Roman"/>
                <w:i/>
                <w:iCs/>
                <w:color w:val="000000"/>
                <w:sz w:val="20"/>
                <w:szCs w:val="20"/>
              </w:rPr>
            </w:pPr>
          </w:p>
        </w:tc>
        <w:tc>
          <w:tcPr>
            <w:tcW w:w="4215" w:type="dxa"/>
            <w:shd w:val="clear" w:color="auto" w:fill="auto"/>
            <w:noWrap/>
            <w:vAlign w:val="bottom"/>
            <w:hideMark/>
          </w:tcPr>
          <w:tbl>
            <w:tblPr>
              <w:tblStyle w:val="TableGrid"/>
              <w:tblW w:w="3901" w:type="dxa"/>
              <w:tblBorders>
                <w:insideH w:val="none" w:sz="0" w:space="0" w:color="auto"/>
                <w:insideV w:val="none" w:sz="0" w:space="0" w:color="auto"/>
              </w:tblBorders>
              <w:tblLook w:val="04A0" w:firstRow="1" w:lastRow="0" w:firstColumn="1" w:lastColumn="0" w:noHBand="0" w:noVBand="1"/>
            </w:tblPr>
            <w:tblGrid>
              <w:gridCol w:w="455"/>
              <w:gridCol w:w="1248"/>
              <w:gridCol w:w="766"/>
              <w:gridCol w:w="789"/>
              <w:gridCol w:w="643"/>
            </w:tblGrid>
            <w:tr w:rsidR="00977B9C" w:rsidRPr="00530C83" w14:paraId="5662E5D2" w14:textId="77777777" w:rsidTr="00CC405F">
              <w:trPr>
                <w:trHeight w:val="321"/>
              </w:trPr>
              <w:tc>
                <w:tcPr>
                  <w:tcW w:w="1703" w:type="dxa"/>
                  <w:gridSpan w:val="2"/>
                  <w:vMerge w:val="restart"/>
                  <w:tcBorders>
                    <w:top w:val="nil"/>
                    <w:left w:val="nil"/>
                  </w:tcBorders>
                </w:tcPr>
                <w:p w14:paraId="3420B73E" w14:textId="77777777" w:rsidR="00977B9C" w:rsidRPr="00530C83" w:rsidRDefault="00977B9C" w:rsidP="00C92CF7">
                  <w:pPr>
                    <w:rPr>
                      <w:sz w:val="20"/>
                      <w:szCs w:val="20"/>
                    </w:rPr>
                  </w:pPr>
                </w:p>
              </w:tc>
              <w:tc>
                <w:tcPr>
                  <w:tcW w:w="2198" w:type="dxa"/>
                  <w:gridSpan w:val="3"/>
                  <w:tcBorders>
                    <w:top w:val="nil"/>
                    <w:bottom w:val="single" w:sz="4" w:space="0" w:color="auto"/>
                    <w:right w:val="nil"/>
                  </w:tcBorders>
                </w:tcPr>
                <w:p w14:paraId="66228C07" w14:textId="77777777" w:rsidR="00977B9C" w:rsidRPr="00530C83" w:rsidRDefault="00977B9C" w:rsidP="00C92CF7">
                  <w:pPr>
                    <w:jc w:val="center"/>
                    <w:rPr>
                      <w:sz w:val="20"/>
                      <w:szCs w:val="20"/>
                    </w:rPr>
                  </w:pPr>
                  <w:r w:rsidRPr="00530C83">
                    <w:rPr>
                      <w:sz w:val="20"/>
                      <w:szCs w:val="20"/>
                    </w:rPr>
                    <w:t>Timing</w:t>
                  </w:r>
                </w:p>
              </w:tc>
            </w:tr>
            <w:tr w:rsidR="00977B9C" w:rsidRPr="00530C83" w14:paraId="2317807B" w14:textId="77777777" w:rsidTr="00CC405F">
              <w:trPr>
                <w:trHeight w:val="321"/>
              </w:trPr>
              <w:tc>
                <w:tcPr>
                  <w:tcW w:w="1703" w:type="dxa"/>
                  <w:gridSpan w:val="2"/>
                  <w:vMerge/>
                  <w:tcBorders>
                    <w:left w:val="nil"/>
                  </w:tcBorders>
                </w:tcPr>
                <w:p w14:paraId="2B179E1B" w14:textId="77777777" w:rsidR="00977B9C" w:rsidRPr="00530C83" w:rsidRDefault="00977B9C" w:rsidP="00C92CF7">
                  <w:pPr>
                    <w:rPr>
                      <w:sz w:val="20"/>
                      <w:szCs w:val="20"/>
                    </w:rPr>
                  </w:pPr>
                </w:p>
              </w:tc>
              <w:tc>
                <w:tcPr>
                  <w:tcW w:w="766" w:type="dxa"/>
                  <w:tcBorders>
                    <w:top w:val="single" w:sz="4" w:space="0" w:color="auto"/>
                    <w:bottom w:val="single" w:sz="4" w:space="0" w:color="auto"/>
                  </w:tcBorders>
                </w:tcPr>
                <w:p w14:paraId="44192C1A" w14:textId="77777777" w:rsidR="00977B9C" w:rsidRPr="00530C83" w:rsidRDefault="00977B9C" w:rsidP="00C92CF7">
                  <w:pPr>
                    <w:rPr>
                      <w:sz w:val="20"/>
                      <w:szCs w:val="20"/>
                    </w:rPr>
                  </w:pPr>
                  <w:r w:rsidRPr="00530C83">
                    <w:rPr>
                      <w:sz w:val="20"/>
                      <w:szCs w:val="20"/>
                    </w:rPr>
                    <w:t>Before</w:t>
                  </w:r>
                </w:p>
              </w:tc>
              <w:tc>
                <w:tcPr>
                  <w:tcW w:w="789" w:type="dxa"/>
                  <w:tcBorders>
                    <w:top w:val="single" w:sz="4" w:space="0" w:color="auto"/>
                    <w:bottom w:val="single" w:sz="4" w:space="0" w:color="auto"/>
                  </w:tcBorders>
                </w:tcPr>
                <w:p w14:paraId="14BDC76D" w14:textId="77777777" w:rsidR="00977B9C" w:rsidRPr="00530C83" w:rsidRDefault="00977B9C" w:rsidP="00C92CF7">
                  <w:pPr>
                    <w:rPr>
                      <w:sz w:val="20"/>
                      <w:szCs w:val="20"/>
                    </w:rPr>
                  </w:pPr>
                  <w:r w:rsidRPr="00530C83">
                    <w:rPr>
                      <w:sz w:val="20"/>
                      <w:szCs w:val="20"/>
                    </w:rPr>
                    <w:t>During</w:t>
                  </w:r>
                </w:p>
              </w:tc>
              <w:tc>
                <w:tcPr>
                  <w:tcW w:w="642" w:type="dxa"/>
                  <w:tcBorders>
                    <w:top w:val="single" w:sz="4" w:space="0" w:color="auto"/>
                    <w:bottom w:val="single" w:sz="4" w:space="0" w:color="auto"/>
                    <w:right w:val="nil"/>
                  </w:tcBorders>
                </w:tcPr>
                <w:p w14:paraId="4F985C3D" w14:textId="77777777" w:rsidR="00977B9C" w:rsidRPr="00530C83" w:rsidRDefault="00977B9C" w:rsidP="00C92CF7">
                  <w:pPr>
                    <w:rPr>
                      <w:sz w:val="20"/>
                      <w:szCs w:val="20"/>
                    </w:rPr>
                  </w:pPr>
                  <w:r w:rsidRPr="00530C83">
                    <w:rPr>
                      <w:sz w:val="20"/>
                      <w:szCs w:val="20"/>
                    </w:rPr>
                    <w:t>After</w:t>
                  </w:r>
                </w:p>
              </w:tc>
            </w:tr>
            <w:tr w:rsidR="00977B9C" w:rsidRPr="00530C83" w14:paraId="6D8D9095" w14:textId="77777777" w:rsidTr="00CC405F">
              <w:trPr>
                <w:trHeight w:val="321"/>
              </w:trPr>
              <w:tc>
                <w:tcPr>
                  <w:tcW w:w="455" w:type="dxa"/>
                  <w:vMerge w:val="restart"/>
                  <w:tcBorders>
                    <w:top w:val="nil"/>
                    <w:left w:val="nil"/>
                    <w:bottom w:val="single" w:sz="4" w:space="0" w:color="auto"/>
                    <w:right w:val="single" w:sz="4" w:space="0" w:color="auto"/>
                  </w:tcBorders>
                  <w:textDirection w:val="btLr"/>
                </w:tcPr>
                <w:p w14:paraId="57A8ACDF" w14:textId="77777777" w:rsidR="00977B9C" w:rsidRPr="00530C83" w:rsidRDefault="00977B9C" w:rsidP="00C92CF7">
                  <w:pPr>
                    <w:ind w:left="113" w:right="113"/>
                    <w:jc w:val="center"/>
                    <w:rPr>
                      <w:sz w:val="20"/>
                      <w:szCs w:val="20"/>
                    </w:rPr>
                  </w:pPr>
                  <w:r w:rsidRPr="00530C83">
                    <w:rPr>
                      <w:sz w:val="20"/>
                      <w:szCs w:val="20"/>
                    </w:rPr>
                    <w:t>Location</w:t>
                  </w:r>
                </w:p>
              </w:tc>
              <w:tc>
                <w:tcPr>
                  <w:tcW w:w="1247" w:type="dxa"/>
                  <w:tcBorders>
                    <w:left w:val="single" w:sz="4" w:space="0" w:color="auto"/>
                    <w:right w:val="single" w:sz="4" w:space="0" w:color="auto"/>
                  </w:tcBorders>
                </w:tcPr>
                <w:p w14:paraId="7CFCDE12" w14:textId="77777777" w:rsidR="00977B9C" w:rsidRPr="00530C83" w:rsidRDefault="00977B9C" w:rsidP="00C92CF7">
                  <w:pPr>
                    <w:rPr>
                      <w:sz w:val="20"/>
                      <w:szCs w:val="20"/>
                    </w:rPr>
                  </w:pPr>
                  <w:r w:rsidRPr="00530C83">
                    <w:rPr>
                      <w:sz w:val="20"/>
                      <w:szCs w:val="20"/>
                    </w:rPr>
                    <w:t>Upstream</w:t>
                  </w:r>
                </w:p>
              </w:tc>
              <w:tc>
                <w:tcPr>
                  <w:tcW w:w="766" w:type="dxa"/>
                  <w:tcBorders>
                    <w:top w:val="single" w:sz="4" w:space="0" w:color="auto"/>
                    <w:left w:val="single" w:sz="4" w:space="0" w:color="auto"/>
                    <w:bottom w:val="single" w:sz="4" w:space="0" w:color="auto"/>
                    <w:right w:val="single" w:sz="4" w:space="0" w:color="auto"/>
                  </w:tcBorders>
                  <w:shd w:val="clear" w:color="auto" w:fill="FFFFFF" w:themeFill="background1"/>
                </w:tcPr>
                <w:p w14:paraId="0BE04A6F" w14:textId="77777777" w:rsidR="00977B9C" w:rsidRPr="00530C83" w:rsidRDefault="00977B9C" w:rsidP="00C92CF7">
                  <w:pPr>
                    <w:rPr>
                      <w:sz w:val="20"/>
                      <w:szCs w:val="20"/>
                    </w:rPr>
                  </w:pPr>
                </w:p>
              </w:tc>
              <w:tc>
                <w:tcPr>
                  <w:tcW w:w="789" w:type="dxa"/>
                  <w:tcBorders>
                    <w:top w:val="single" w:sz="4" w:space="0" w:color="auto"/>
                    <w:left w:val="single" w:sz="4" w:space="0" w:color="auto"/>
                    <w:bottom w:val="single" w:sz="4" w:space="0" w:color="auto"/>
                    <w:right w:val="single" w:sz="4" w:space="0" w:color="auto"/>
                  </w:tcBorders>
                  <w:shd w:val="clear" w:color="auto" w:fill="70AD47" w:themeFill="accent6"/>
                </w:tcPr>
                <w:p w14:paraId="36943B66" w14:textId="77777777" w:rsidR="00977B9C" w:rsidRPr="00530C83" w:rsidRDefault="00C22FE3" w:rsidP="00C92CF7">
                  <w:pPr>
                    <w:rPr>
                      <w:b/>
                      <w:sz w:val="20"/>
                      <w:szCs w:val="20"/>
                    </w:rPr>
                  </w:pPr>
                  <w:r w:rsidRPr="00530C83">
                    <w:rPr>
                      <w:b/>
                      <w:color w:val="FFFFFF" w:themeColor="background1"/>
                      <w:sz w:val="20"/>
                      <w:szCs w:val="20"/>
                    </w:rPr>
                    <w:t>45</w:t>
                  </w:r>
                </w:p>
              </w:tc>
              <w:tc>
                <w:tcPr>
                  <w:tcW w:w="642" w:type="dxa"/>
                  <w:tcBorders>
                    <w:top w:val="single" w:sz="4" w:space="0" w:color="auto"/>
                    <w:left w:val="single" w:sz="4" w:space="0" w:color="auto"/>
                    <w:bottom w:val="single" w:sz="4" w:space="0" w:color="auto"/>
                    <w:right w:val="single" w:sz="4" w:space="0" w:color="auto"/>
                  </w:tcBorders>
                </w:tcPr>
                <w:p w14:paraId="6FB77EEF" w14:textId="77777777" w:rsidR="00977B9C" w:rsidRPr="00530C83" w:rsidRDefault="00977B9C" w:rsidP="00C92CF7">
                  <w:pPr>
                    <w:rPr>
                      <w:sz w:val="20"/>
                      <w:szCs w:val="20"/>
                    </w:rPr>
                  </w:pPr>
                </w:p>
              </w:tc>
            </w:tr>
            <w:tr w:rsidR="00977B9C" w:rsidRPr="00530C83" w14:paraId="6D5A551F" w14:textId="77777777" w:rsidTr="00CC405F">
              <w:trPr>
                <w:trHeight w:val="321"/>
              </w:trPr>
              <w:tc>
                <w:tcPr>
                  <w:tcW w:w="455" w:type="dxa"/>
                  <w:vMerge/>
                  <w:tcBorders>
                    <w:top w:val="single" w:sz="4" w:space="0" w:color="auto"/>
                    <w:left w:val="nil"/>
                    <w:bottom w:val="single" w:sz="4" w:space="0" w:color="auto"/>
                    <w:right w:val="single" w:sz="4" w:space="0" w:color="auto"/>
                  </w:tcBorders>
                </w:tcPr>
                <w:p w14:paraId="6AF08469" w14:textId="77777777" w:rsidR="00977B9C" w:rsidRPr="00530C83" w:rsidRDefault="00977B9C" w:rsidP="00C92CF7">
                  <w:pPr>
                    <w:rPr>
                      <w:sz w:val="20"/>
                      <w:szCs w:val="20"/>
                    </w:rPr>
                  </w:pPr>
                </w:p>
              </w:tc>
              <w:tc>
                <w:tcPr>
                  <w:tcW w:w="1247" w:type="dxa"/>
                  <w:tcBorders>
                    <w:left w:val="single" w:sz="4" w:space="0" w:color="auto"/>
                    <w:right w:val="single" w:sz="4" w:space="0" w:color="auto"/>
                  </w:tcBorders>
                </w:tcPr>
                <w:p w14:paraId="281499B8" w14:textId="77777777" w:rsidR="00977B9C" w:rsidRPr="00530C83" w:rsidRDefault="00977B9C" w:rsidP="00C92CF7">
                  <w:pPr>
                    <w:rPr>
                      <w:sz w:val="20"/>
                      <w:szCs w:val="20"/>
                    </w:rPr>
                  </w:pPr>
                  <w:r w:rsidRPr="00530C83">
                    <w:rPr>
                      <w:sz w:val="20"/>
                      <w:szCs w:val="20"/>
                    </w:rPr>
                    <w:t>Adjacent</w:t>
                  </w:r>
                </w:p>
              </w:tc>
              <w:tc>
                <w:tcPr>
                  <w:tcW w:w="766" w:type="dxa"/>
                  <w:tcBorders>
                    <w:top w:val="single" w:sz="4" w:space="0" w:color="auto"/>
                    <w:left w:val="single" w:sz="4" w:space="0" w:color="auto"/>
                    <w:bottom w:val="single" w:sz="4" w:space="0" w:color="auto"/>
                    <w:right w:val="single" w:sz="4" w:space="0" w:color="auto"/>
                  </w:tcBorders>
                  <w:shd w:val="clear" w:color="auto" w:fill="FFFFFF" w:themeFill="background1"/>
                </w:tcPr>
                <w:p w14:paraId="3959FF23" w14:textId="77777777" w:rsidR="00977B9C" w:rsidRPr="00530C83" w:rsidRDefault="00977B9C" w:rsidP="00C92CF7">
                  <w:pPr>
                    <w:rPr>
                      <w:sz w:val="20"/>
                      <w:szCs w:val="20"/>
                    </w:rPr>
                  </w:pPr>
                </w:p>
              </w:tc>
              <w:tc>
                <w:tcPr>
                  <w:tcW w:w="789" w:type="dxa"/>
                  <w:tcBorders>
                    <w:top w:val="single" w:sz="4" w:space="0" w:color="auto"/>
                    <w:left w:val="single" w:sz="4" w:space="0" w:color="auto"/>
                    <w:bottom w:val="single" w:sz="4" w:space="0" w:color="auto"/>
                    <w:right w:val="single" w:sz="4" w:space="0" w:color="auto"/>
                  </w:tcBorders>
                </w:tcPr>
                <w:p w14:paraId="4C9DACA5" w14:textId="77777777" w:rsidR="00977B9C" w:rsidRPr="00530C83" w:rsidRDefault="00977B9C" w:rsidP="00C92CF7">
                  <w:pPr>
                    <w:rPr>
                      <w:sz w:val="20"/>
                      <w:szCs w:val="20"/>
                    </w:rPr>
                  </w:pPr>
                </w:p>
              </w:tc>
              <w:tc>
                <w:tcPr>
                  <w:tcW w:w="642" w:type="dxa"/>
                  <w:tcBorders>
                    <w:top w:val="single" w:sz="4" w:space="0" w:color="auto"/>
                    <w:left w:val="single" w:sz="4" w:space="0" w:color="auto"/>
                    <w:bottom w:val="single" w:sz="4" w:space="0" w:color="auto"/>
                    <w:right w:val="single" w:sz="4" w:space="0" w:color="auto"/>
                  </w:tcBorders>
                </w:tcPr>
                <w:p w14:paraId="57F501FE" w14:textId="77777777" w:rsidR="00977B9C" w:rsidRPr="00530C83" w:rsidRDefault="00977B9C" w:rsidP="00C92CF7">
                  <w:pPr>
                    <w:rPr>
                      <w:sz w:val="20"/>
                      <w:szCs w:val="20"/>
                    </w:rPr>
                  </w:pPr>
                </w:p>
              </w:tc>
            </w:tr>
            <w:tr w:rsidR="00977B9C" w:rsidRPr="00530C83" w14:paraId="3045BE55" w14:textId="77777777" w:rsidTr="00CC405F">
              <w:trPr>
                <w:trHeight w:val="321"/>
              </w:trPr>
              <w:tc>
                <w:tcPr>
                  <w:tcW w:w="455" w:type="dxa"/>
                  <w:vMerge/>
                  <w:tcBorders>
                    <w:top w:val="single" w:sz="4" w:space="0" w:color="auto"/>
                    <w:left w:val="nil"/>
                    <w:bottom w:val="nil"/>
                    <w:right w:val="single" w:sz="4" w:space="0" w:color="auto"/>
                  </w:tcBorders>
                </w:tcPr>
                <w:p w14:paraId="3D807D06" w14:textId="77777777" w:rsidR="00977B9C" w:rsidRPr="00530C83" w:rsidRDefault="00977B9C" w:rsidP="00C92CF7">
                  <w:pPr>
                    <w:rPr>
                      <w:sz w:val="20"/>
                      <w:szCs w:val="20"/>
                    </w:rPr>
                  </w:pPr>
                </w:p>
              </w:tc>
              <w:tc>
                <w:tcPr>
                  <w:tcW w:w="1247" w:type="dxa"/>
                  <w:tcBorders>
                    <w:left w:val="single" w:sz="4" w:space="0" w:color="auto"/>
                    <w:bottom w:val="nil"/>
                    <w:right w:val="single" w:sz="4" w:space="0" w:color="auto"/>
                  </w:tcBorders>
                </w:tcPr>
                <w:p w14:paraId="05492547" w14:textId="77777777" w:rsidR="00977B9C" w:rsidRPr="00530C83" w:rsidRDefault="00977B9C" w:rsidP="00C92CF7">
                  <w:pPr>
                    <w:rPr>
                      <w:sz w:val="20"/>
                      <w:szCs w:val="20"/>
                    </w:rPr>
                  </w:pPr>
                  <w:r w:rsidRPr="00530C83">
                    <w:rPr>
                      <w:sz w:val="20"/>
                      <w:szCs w:val="20"/>
                    </w:rPr>
                    <w:t>Downstream</w:t>
                  </w:r>
                </w:p>
              </w:tc>
              <w:tc>
                <w:tcPr>
                  <w:tcW w:w="766" w:type="dxa"/>
                  <w:tcBorders>
                    <w:top w:val="single" w:sz="4" w:space="0" w:color="auto"/>
                    <w:left w:val="single" w:sz="4" w:space="0" w:color="auto"/>
                    <w:bottom w:val="nil"/>
                    <w:right w:val="single" w:sz="4" w:space="0" w:color="auto"/>
                  </w:tcBorders>
                  <w:shd w:val="clear" w:color="auto" w:fill="FFFFFF" w:themeFill="background1"/>
                </w:tcPr>
                <w:p w14:paraId="6227BCF4" w14:textId="77777777" w:rsidR="00977B9C" w:rsidRPr="00530C83" w:rsidRDefault="00977B9C" w:rsidP="00C92CF7">
                  <w:pPr>
                    <w:rPr>
                      <w:sz w:val="20"/>
                      <w:szCs w:val="20"/>
                    </w:rPr>
                  </w:pPr>
                </w:p>
              </w:tc>
              <w:tc>
                <w:tcPr>
                  <w:tcW w:w="789" w:type="dxa"/>
                  <w:tcBorders>
                    <w:top w:val="single" w:sz="4" w:space="0" w:color="auto"/>
                    <w:left w:val="single" w:sz="4" w:space="0" w:color="auto"/>
                    <w:bottom w:val="nil"/>
                    <w:right w:val="single" w:sz="4" w:space="0" w:color="auto"/>
                  </w:tcBorders>
                  <w:shd w:val="clear" w:color="auto" w:fill="4472C4" w:themeFill="accent5"/>
                </w:tcPr>
                <w:p w14:paraId="2988C445" w14:textId="77777777" w:rsidR="00977B9C" w:rsidRPr="00530C83" w:rsidRDefault="002F3F21" w:rsidP="00C92CF7">
                  <w:pPr>
                    <w:rPr>
                      <w:b/>
                      <w:sz w:val="20"/>
                      <w:szCs w:val="20"/>
                    </w:rPr>
                  </w:pPr>
                  <w:r w:rsidRPr="00530C83">
                    <w:rPr>
                      <w:b/>
                      <w:color w:val="FFFFFF" w:themeColor="background1"/>
                      <w:sz w:val="20"/>
                      <w:szCs w:val="20"/>
                    </w:rPr>
                    <w:t>25</w:t>
                  </w:r>
                </w:p>
              </w:tc>
              <w:tc>
                <w:tcPr>
                  <w:tcW w:w="642" w:type="dxa"/>
                  <w:tcBorders>
                    <w:top w:val="single" w:sz="4" w:space="0" w:color="auto"/>
                    <w:left w:val="single" w:sz="4" w:space="0" w:color="auto"/>
                    <w:bottom w:val="nil"/>
                    <w:right w:val="single" w:sz="4" w:space="0" w:color="auto"/>
                  </w:tcBorders>
                </w:tcPr>
                <w:p w14:paraId="7EDE468E" w14:textId="77777777" w:rsidR="00977B9C" w:rsidRPr="00530C83" w:rsidRDefault="00977B9C" w:rsidP="00C92CF7">
                  <w:pPr>
                    <w:rPr>
                      <w:sz w:val="20"/>
                      <w:szCs w:val="20"/>
                    </w:rPr>
                  </w:pPr>
                </w:p>
              </w:tc>
            </w:tr>
          </w:tbl>
          <w:p w14:paraId="7EA38962" w14:textId="77777777" w:rsidR="00977B9C" w:rsidRPr="00530C83" w:rsidRDefault="00977B9C" w:rsidP="00C92CF7">
            <w:pPr>
              <w:rPr>
                <w:rFonts w:ascii="Calibri" w:eastAsia="Times New Roman" w:hAnsi="Calibri"/>
                <w:color w:val="000000"/>
              </w:rPr>
            </w:pPr>
          </w:p>
        </w:tc>
      </w:tr>
      <w:tr w:rsidR="00977B9C" w:rsidRPr="00530C83" w14:paraId="7B5C5354" w14:textId="77777777" w:rsidTr="004C1C74">
        <w:trPr>
          <w:trHeight w:val="303"/>
          <w:tblHeader/>
        </w:trPr>
        <w:tc>
          <w:tcPr>
            <w:tcW w:w="1075" w:type="dxa"/>
            <w:shd w:val="clear" w:color="auto" w:fill="auto"/>
            <w:noWrap/>
            <w:vAlign w:val="center"/>
            <w:hideMark/>
          </w:tcPr>
          <w:p w14:paraId="714FB98C" w14:textId="77777777" w:rsidR="00977B9C" w:rsidRPr="00530C83" w:rsidRDefault="00977B9C" w:rsidP="00C92CF7">
            <w:pPr>
              <w:rPr>
                <w:rFonts w:eastAsia="Times New Roman"/>
                <w:color w:val="000000"/>
              </w:rPr>
            </w:pPr>
            <w:r w:rsidRPr="00530C83">
              <w:rPr>
                <w:rFonts w:eastAsia="Times New Roman"/>
                <w:color w:val="000000"/>
              </w:rPr>
              <w:t>H2A'</w:t>
            </w:r>
          </w:p>
        </w:tc>
        <w:tc>
          <w:tcPr>
            <w:tcW w:w="1404" w:type="dxa"/>
            <w:vAlign w:val="center"/>
          </w:tcPr>
          <w:p w14:paraId="1A8E36E2" w14:textId="319DE57D" w:rsidR="00977B9C" w:rsidRPr="00530C83" w:rsidRDefault="00977B9C" w:rsidP="00C92CF7">
            <w:pPr>
              <w:rPr>
                <w:sz w:val="20"/>
                <w:szCs w:val="20"/>
              </w:rPr>
            </w:pPr>
            <w:r w:rsidRPr="00530C83">
              <w:rPr>
                <w:sz w:val="20"/>
                <w:szCs w:val="20"/>
              </w:rPr>
              <w:t>Activation Effect Downstream of D</w:t>
            </w:r>
            <w:r w:rsidR="00555A0E" w:rsidRPr="00530C83">
              <w:rPr>
                <w:sz w:val="20"/>
                <w:szCs w:val="20"/>
              </w:rPr>
              <w:t>SFS (Normalized)</w:t>
            </w:r>
          </w:p>
        </w:tc>
        <w:tc>
          <w:tcPr>
            <w:tcW w:w="3906" w:type="dxa"/>
            <w:shd w:val="clear" w:color="auto" w:fill="auto"/>
            <w:noWrap/>
            <w:vAlign w:val="center"/>
            <w:hideMark/>
          </w:tcPr>
          <w:p w14:paraId="5CDC3BDD" w14:textId="634296F7" w:rsidR="00977B9C" w:rsidRPr="00530C83" w:rsidRDefault="00BC018E" w:rsidP="00C92CF7">
            <w:pPr>
              <w:rPr>
                <w:rFonts w:eastAsiaTheme="minorEastAsia"/>
                <w:sz w:val="20"/>
                <w:szCs w:val="20"/>
              </w:rPr>
            </w:pPr>
            <m:oMathPara>
              <m:oMath>
                <m:d>
                  <m:dPr>
                    <m:ctrlPr>
                      <w:rPr>
                        <w:rFonts w:ascii="Cambria Math" w:hAnsi="Cambria Math"/>
                        <w:i/>
                        <w:color w:val="4472C4" w:themeColor="accent5"/>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Downstream</m:t>
                        </m:r>
                      </m:sub>
                    </m:sSub>
                    <m:r>
                      <w:rPr>
                        <w:rFonts w:ascii="Cambria Math" w:hAnsi="Cambria Math"/>
                        <w:color w:val="4472C4" w:themeColor="accent5"/>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DSFS</m:t>
                        </m:r>
                      </m:sub>
                    </m:sSub>
                  </m:e>
                </m:d>
                <m:r>
                  <w:rPr>
                    <w:rFonts w:ascii="Cambria Math" w:hAnsi="Cambria Math"/>
                    <w:sz w:val="20"/>
                    <w:szCs w:val="20"/>
                  </w:rPr>
                  <m:t>-</m:t>
                </m:r>
              </m:oMath>
            </m:oMathPara>
          </w:p>
          <w:p w14:paraId="07F17D3B" w14:textId="43FB62FE" w:rsidR="00977B9C" w:rsidRPr="00530C83" w:rsidRDefault="00BC018E" w:rsidP="00C92CF7">
            <w:pPr>
              <w:rPr>
                <w:rFonts w:eastAsia="Times New Roman"/>
                <w:color w:val="70AD47" w:themeColor="accent6"/>
                <w:sz w:val="20"/>
                <w:szCs w:val="20"/>
              </w:rPr>
            </w:pPr>
            <m:oMathPara>
              <m:oMath>
                <m:d>
                  <m:dPr>
                    <m:ctrlPr>
                      <w:rPr>
                        <w:rFonts w:ascii="Cambria Math" w:hAnsi="Cambria Math"/>
                        <w:i/>
                        <w:color w:val="70AD47" w:themeColor="accent6"/>
                        <w:sz w:val="20"/>
                        <w:szCs w:val="20"/>
                      </w:rPr>
                    </m:ctrlPr>
                  </m:dPr>
                  <m:e>
                    <m:sSub>
                      <m:sSubPr>
                        <m:ctrlPr>
                          <w:rPr>
                            <w:rFonts w:ascii="Cambria Math" w:hAnsi="Cambria Math"/>
                            <w:i/>
                            <w:color w:val="0070C0"/>
                            <w:sz w:val="20"/>
                            <w:szCs w:val="20"/>
                          </w:rPr>
                        </m:ctrlPr>
                      </m:sSubPr>
                      <m:e>
                        <m:r>
                          <w:rPr>
                            <w:rFonts w:ascii="Cambria Math" w:hAnsi="Cambria Math"/>
                            <w:color w:val="0070C0"/>
                            <w:sz w:val="20"/>
                            <w:szCs w:val="20"/>
                          </w:rPr>
                          <m:t>Before</m:t>
                        </m:r>
                      </m:e>
                      <m:sub>
                        <m:r>
                          <w:rPr>
                            <w:rFonts w:ascii="Cambria Math" w:hAnsi="Cambria Math"/>
                            <w:color w:val="0070C0"/>
                            <w:sz w:val="20"/>
                            <w:szCs w:val="20"/>
                          </w:rPr>
                          <m:t>Downstream</m:t>
                        </m:r>
                      </m:sub>
                    </m:sSub>
                    <m:r>
                      <w:rPr>
                        <w:rFonts w:ascii="Cambria Math" w:hAnsi="Cambria Math"/>
                        <w:color w:val="70AD47" w:themeColor="accent6"/>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Before</m:t>
                        </m:r>
                      </m:e>
                      <m:sub>
                        <m:r>
                          <w:rPr>
                            <w:rFonts w:ascii="Cambria Math" w:hAnsi="Cambria Math"/>
                            <w:color w:val="70AD47" w:themeColor="accent6"/>
                            <w:sz w:val="20"/>
                            <w:szCs w:val="20"/>
                          </w:rPr>
                          <m:t>DSFS</m:t>
                        </m:r>
                      </m:sub>
                    </m:sSub>
                  </m:e>
                </m:d>
                <m:r>
                  <w:rPr>
                    <w:rFonts w:ascii="Cambria Math" w:eastAsia="Times New Roman" w:hAnsi="Cambria Math"/>
                    <w:sz w:val="20"/>
                    <w:szCs w:val="20"/>
                  </w:rPr>
                  <m:t>=0</m:t>
                </m:r>
              </m:oMath>
            </m:oMathPara>
          </w:p>
          <w:p w14:paraId="565E0225" w14:textId="77777777" w:rsidR="00977B9C" w:rsidRPr="00530C83" w:rsidRDefault="00977B9C" w:rsidP="00C92CF7">
            <w:pPr>
              <w:rPr>
                <w:rFonts w:eastAsia="Times New Roman"/>
                <w:color w:val="000000"/>
                <w:sz w:val="20"/>
                <w:szCs w:val="20"/>
              </w:rPr>
            </w:pPr>
          </w:p>
        </w:tc>
        <w:tc>
          <w:tcPr>
            <w:tcW w:w="4215" w:type="dxa"/>
            <w:shd w:val="clear" w:color="auto" w:fill="auto"/>
            <w:noWrap/>
            <w:vAlign w:val="bottom"/>
            <w:hideMark/>
          </w:tcPr>
          <w:tbl>
            <w:tblPr>
              <w:tblStyle w:val="TableGrid"/>
              <w:tblW w:w="3931" w:type="dxa"/>
              <w:tblBorders>
                <w:insideH w:val="none" w:sz="0" w:space="0" w:color="auto"/>
                <w:insideV w:val="none" w:sz="0" w:space="0" w:color="auto"/>
              </w:tblBorders>
              <w:tblLook w:val="04A0" w:firstRow="1" w:lastRow="0" w:firstColumn="1" w:lastColumn="0" w:noHBand="0" w:noVBand="1"/>
            </w:tblPr>
            <w:tblGrid>
              <w:gridCol w:w="459"/>
              <w:gridCol w:w="1257"/>
              <w:gridCol w:w="772"/>
              <w:gridCol w:w="795"/>
              <w:gridCol w:w="648"/>
            </w:tblGrid>
            <w:tr w:rsidR="00977B9C" w:rsidRPr="00530C83" w14:paraId="543F8DC0" w14:textId="77777777" w:rsidTr="00CC405F">
              <w:trPr>
                <w:trHeight w:val="330"/>
              </w:trPr>
              <w:tc>
                <w:tcPr>
                  <w:tcW w:w="1716" w:type="dxa"/>
                  <w:gridSpan w:val="2"/>
                  <w:vMerge w:val="restart"/>
                  <w:tcBorders>
                    <w:top w:val="nil"/>
                    <w:left w:val="nil"/>
                  </w:tcBorders>
                </w:tcPr>
                <w:p w14:paraId="6F852ABE" w14:textId="77777777" w:rsidR="00977B9C" w:rsidRPr="00530C83" w:rsidRDefault="00977B9C" w:rsidP="00C92CF7">
                  <w:pPr>
                    <w:rPr>
                      <w:sz w:val="20"/>
                      <w:szCs w:val="20"/>
                    </w:rPr>
                  </w:pPr>
                </w:p>
              </w:tc>
              <w:tc>
                <w:tcPr>
                  <w:tcW w:w="2215" w:type="dxa"/>
                  <w:gridSpan w:val="3"/>
                  <w:tcBorders>
                    <w:top w:val="nil"/>
                    <w:bottom w:val="single" w:sz="4" w:space="0" w:color="auto"/>
                    <w:right w:val="nil"/>
                  </w:tcBorders>
                </w:tcPr>
                <w:p w14:paraId="62C5AB0A" w14:textId="77777777" w:rsidR="00977B9C" w:rsidRPr="00530C83" w:rsidRDefault="00977B9C" w:rsidP="00C92CF7">
                  <w:pPr>
                    <w:jc w:val="center"/>
                    <w:rPr>
                      <w:sz w:val="20"/>
                      <w:szCs w:val="20"/>
                    </w:rPr>
                  </w:pPr>
                  <w:r w:rsidRPr="00530C83">
                    <w:rPr>
                      <w:sz w:val="20"/>
                      <w:szCs w:val="20"/>
                    </w:rPr>
                    <w:t>Timing</w:t>
                  </w:r>
                </w:p>
              </w:tc>
            </w:tr>
            <w:tr w:rsidR="00977B9C" w:rsidRPr="00530C83" w14:paraId="65479274" w14:textId="77777777" w:rsidTr="00CC405F">
              <w:trPr>
                <w:trHeight w:val="330"/>
              </w:trPr>
              <w:tc>
                <w:tcPr>
                  <w:tcW w:w="1716" w:type="dxa"/>
                  <w:gridSpan w:val="2"/>
                  <w:vMerge/>
                  <w:tcBorders>
                    <w:left w:val="nil"/>
                  </w:tcBorders>
                </w:tcPr>
                <w:p w14:paraId="252DE6E7" w14:textId="77777777" w:rsidR="00977B9C" w:rsidRPr="00530C83" w:rsidRDefault="00977B9C" w:rsidP="00C92CF7">
                  <w:pPr>
                    <w:rPr>
                      <w:sz w:val="20"/>
                      <w:szCs w:val="20"/>
                    </w:rPr>
                  </w:pPr>
                </w:p>
              </w:tc>
              <w:tc>
                <w:tcPr>
                  <w:tcW w:w="772" w:type="dxa"/>
                  <w:tcBorders>
                    <w:top w:val="single" w:sz="4" w:space="0" w:color="auto"/>
                    <w:bottom w:val="single" w:sz="4" w:space="0" w:color="auto"/>
                  </w:tcBorders>
                </w:tcPr>
                <w:p w14:paraId="6CFFF1D3" w14:textId="77777777" w:rsidR="00977B9C" w:rsidRPr="00530C83" w:rsidRDefault="00977B9C" w:rsidP="00C92CF7">
                  <w:pPr>
                    <w:rPr>
                      <w:sz w:val="20"/>
                      <w:szCs w:val="20"/>
                    </w:rPr>
                  </w:pPr>
                  <w:r w:rsidRPr="00530C83">
                    <w:rPr>
                      <w:sz w:val="20"/>
                      <w:szCs w:val="20"/>
                    </w:rPr>
                    <w:t>Before</w:t>
                  </w:r>
                </w:p>
              </w:tc>
              <w:tc>
                <w:tcPr>
                  <w:tcW w:w="795" w:type="dxa"/>
                  <w:tcBorders>
                    <w:top w:val="single" w:sz="4" w:space="0" w:color="auto"/>
                    <w:bottom w:val="single" w:sz="4" w:space="0" w:color="auto"/>
                  </w:tcBorders>
                </w:tcPr>
                <w:p w14:paraId="31ED178D" w14:textId="77777777" w:rsidR="00977B9C" w:rsidRPr="00530C83" w:rsidRDefault="00977B9C" w:rsidP="00C92CF7">
                  <w:pPr>
                    <w:rPr>
                      <w:sz w:val="20"/>
                      <w:szCs w:val="20"/>
                    </w:rPr>
                  </w:pPr>
                  <w:r w:rsidRPr="00530C83">
                    <w:rPr>
                      <w:sz w:val="20"/>
                      <w:szCs w:val="20"/>
                    </w:rPr>
                    <w:t>During</w:t>
                  </w:r>
                </w:p>
              </w:tc>
              <w:tc>
                <w:tcPr>
                  <w:tcW w:w="647" w:type="dxa"/>
                  <w:tcBorders>
                    <w:top w:val="single" w:sz="4" w:space="0" w:color="auto"/>
                    <w:bottom w:val="single" w:sz="4" w:space="0" w:color="auto"/>
                    <w:right w:val="nil"/>
                  </w:tcBorders>
                </w:tcPr>
                <w:p w14:paraId="6FAD4546" w14:textId="77777777" w:rsidR="00977B9C" w:rsidRPr="00530C83" w:rsidRDefault="00977B9C" w:rsidP="00C92CF7">
                  <w:pPr>
                    <w:rPr>
                      <w:sz w:val="20"/>
                      <w:szCs w:val="20"/>
                    </w:rPr>
                  </w:pPr>
                  <w:r w:rsidRPr="00530C83">
                    <w:rPr>
                      <w:sz w:val="20"/>
                      <w:szCs w:val="20"/>
                    </w:rPr>
                    <w:t>After</w:t>
                  </w:r>
                </w:p>
              </w:tc>
            </w:tr>
            <w:tr w:rsidR="00977B9C" w:rsidRPr="00530C83" w14:paraId="7BCC63C1" w14:textId="77777777" w:rsidTr="00CC405F">
              <w:trPr>
                <w:trHeight w:val="330"/>
              </w:trPr>
              <w:tc>
                <w:tcPr>
                  <w:tcW w:w="459" w:type="dxa"/>
                  <w:vMerge w:val="restart"/>
                  <w:tcBorders>
                    <w:top w:val="nil"/>
                    <w:left w:val="nil"/>
                    <w:bottom w:val="single" w:sz="4" w:space="0" w:color="auto"/>
                    <w:right w:val="single" w:sz="4" w:space="0" w:color="auto"/>
                  </w:tcBorders>
                  <w:textDirection w:val="btLr"/>
                </w:tcPr>
                <w:p w14:paraId="05CA4815" w14:textId="77777777" w:rsidR="00977B9C" w:rsidRPr="00530C83" w:rsidRDefault="00977B9C" w:rsidP="00C92CF7">
                  <w:pPr>
                    <w:ind w:left="113" w:right="113"/>
                    <w:jc w:val="center"/>
                    <w:rPr>
                      <w:sz w:val="20"/>
                      <w:szCs w:val="20"/>
                    </w:rPr>
                  </w:pPr>
                  <w:r w:rsidRPr="00530C83">
                    <w:rPr>
                      <w:sz w:val="20"/>
                      <w:szCs w:val="20"/>
                    </w:rPr>
                    <w:t>Location</w:t>
                  </w:r>
                </w:p>
              </w:tc>
              <w:tc>
                <w:tcPr>
                  <w:tcW w:w="1257" w:type="dxa"/>
                  <w:tcBorders>
                    <w:left w:val="single" w:sz="4" w:space="0" w:color="auto"/>
                    <w:right w:val="single" w:sz="4" w:space="0" w:color="auto"/>
                  </w:tcBorders>
                </w:tcPr>
                <w:p w14:paraId="3C3BFC3C" w14:textId="77777777" w:rsidR="00977B9C" w:rsidRPr="00530C83" w:rsidRDefault="00977B9C" w:rsidP="00C92CF7">
                  <w:pPr>
                    <w:rPr>
                      <w:sz w:val="20"/>
                      <w:szCs w:val="20"/>
                    </w:rPr>
                  </w:pPr>
                  <w:r w:rsidRPr="00530C83">
                    <w:rPr>
                      <w:sz w:val="20"/>
                      <w:szCs w:val="20"/>
                    </w:rPr>
                    <w:t>Upstream</w:t>
                  </w:r>
                </w:p>
              </w:tc>
              <w:tc>
                <w:tcPr>
                  <w:tcW w:w="772" w:type="dxa"/>
                  <w:tcBorders>
                    <w:top w:val="single" w:sz="4" w:space="0" w:color="auto"/>
                    <w:left w:val="single" w:sz="4" w:space="0" w:color="auto"/>
                    <w:bottom w:val="single" w:sz="4" w:space="0" w:color="auto"/>
                    <w:right w:val="single" w:sz="4" w:space="0" w:color="auto"/>
                  </w:tcBorders>
                  <w:shd w:val="clear" w:color="auto" w:fill="FFFFFF" w:themeFill="background1"/>
                </w:tcPr>
                <w:p w14:paraId="644862E2" w14:textId="77777777" w:rsidR="00977B9C" w:rsidRPr="00530C83" w:rsidRDefault="00977B9C" w:rsidP="00C92CF7">
                  <w:pPr>
                    <w:rPr>
                      <w:sz w:val="20"/>
                      <w:szCs w:val="20"/>
                    </w:rPr>
                  </w:pPr>
                </w:p>
              </w:tc>
              <w:tc>
                <w:tcPr>
                  <w:tcW w:w="795" w:type="dxa"/>
                  <w:tcBorders>
                    <w:top w:val="single" w:sz="4" w:space="0" w:color="auto"/>
                    <w:left w:val="single" w:sz="4" w:space="0" w:color="auto"/>
                    <w:bottom w:val="single" w:sz="4" w:space="0" w:color="auto"/>
                    <w:right w:val="single" w:sz="4" w:space="0" w:color="auto"/>
                  </w:tcBorders>
                  <w:shd w:val="clear" w:color="auto" w:fill="FFFFFF" w:themeFill="background1"/>
                </w:tcPr>
                <w:p w14:paraId="4806772E" w14:textId="77777777" w:rsidR="00977B9C" w:rsidRPr="00530C83" w:rsidRDefault="00977B9C" w:rsidP="00C92CF7">
                  <w:pPr>
                    <w:rPr>
                      <w:sz w:val="20"/>
                      <w:szCs w:val="20"/>
                    </w:rPr>
                  </w:pPr>
                </w:p>
              </w:tc>
              <w:tc>
                <w:tcPr>
                  <w:tcW w:w="647" w:type="dxa"/>
                  <w:tcBorders>
                    <w:top w:val="single" w:sz="4" w:space="0" w:color="auto"/>
                    <w:left w:val="single" w:sz="4" w:space="0" w:color="auto"/>
                    <w:bottom w:val="single" w:sz="4" w:space="0" w:color="auto"/>
                    <w:right w:val="single" w:sz="4" w:space="0" w:color="auto"/>
                  </w:tcBorders>
                  <w:shd w:val="clear" w:color="auto" w:fill="FFFFFF" w:themeFill="background1"/>
                </w:tcPr>
                <w:p w14:paraId="3B16FBF3" w14:textId="77777777" w:rsidR="00977B9C" w:rsidRPr="00530C83" w:rsidRDefault="00977B9C" w:rsidP="00C92CF7">
                  <w:pPr>
                    <w:rPr>
                      <w:sz w:val="20"/>
                      <w:szCs w:val="20"/>
                    </w:rPr>
                  </w:pPr>
                </w:p>
              </w:tc>
            </w:tr>
            <w:tr w:rsidR="00977B9C" w:rsidRPr="00530C83" w14:paraId="1137EE16" w14:textId="77777777" w:rsidTr="00CC405F">
              <w:trPr>
                <w:trHeight w:val="330"/>
              </w:trPr>
              <w:tc>
                <w:tcPr>
                  <w:tcW w:w="459" w:type="dxa"/>
                  <w:vMerge/>
                  <w:tcBorders>
                    <w:top w:val="single" w:sz="4" w:space="0" w:color="auto"/>
                    <w:left w:val="nil"/>
                    <w:bottom w:val="single" w:sz="4" w:space="0" w:color="auto"/>
                    <w:right w:val="single" w:sz="4" w:space="0" w:color="auto"/>
                  </w:tcBorders>
                </w:tcPr>
                <w:p w14:paraId="6B1BD214" w14:textId="77777777" w:rsidR="00977B9C" w:rsidRPr="00530C83" w:rsidRDefault="00977B9C" w:rsidP="00C92CF7">
                  <w:pPr>
                    <w:rPr>
                      <w:sz w:val="20"/>
                      <w:szCs w:val="20"/>
                    </w:rPr>
                  </w:pPr>
                </w:p>
              </w:tc>
              <w:tc>
                <w:tcPr>
                  <w:tcW w:w="1257" w:type="dxa"/>
                  <w:tcBorders>
                    <w:left w:val="single" w:sz="4" w:space="0" w:color="auto"/>
                    <w:right w:val="single" w:sz="4" w:space="0" w:color="auto"/>
                  </w:tcBorders>
                </w:tcPr>
                <w:p w14:paraId="255749EB" w14:textId="77777777" w:rsidR="00977B9C" w:rsidRPr="00530C83" w:rsidRDefault="00977B9C" w:rsidP="00C92CF7">
                  <w:pPr>
                    <w:rPr>
                      <w:sz w:val="20"/>
                      <w:szCs w:val="20"/>
                    </w:rPr>
                  </w:pPr>
                  <w:r w:rsidRPr="00530C83">
                    <w:rPr>
                      <w:sz w:val="20"/>
                      <w:szCs w:val="20"/>
                    </w:rPr>
                    <w:t>Adjacent</w:t>
                  </w:r>
                </w:p>
              </w:tc>
              <w:tc>
                <w:tcPr>
                  <w:tcW w:w="772" w:type="dxa"/>
                  <w:tcBorders>
                    <w:top w:val="single" w:sz="4" w:space="0" w:color="auto"/>
                    <w:left w:val="single" w:sz="4" w:space="0" w:color="auto"/>
                    <w:bottom w:val="single" w:sz="4" w:space="0" w:color="auto"/>
                    <w:right w:val="single" w:sz="4" w:space="0" w:color="auto"/>
                  </w:tcBorders>
                  <w:shd w:val="clear" w:color="auto" w:fill="70AD47" w:themeFill="accent6"/>
                </w:tcPr>
                <w:p w14:paraId="20BB9191" w14:textId="77777777" w:rsidR="00977B9C" w:rsidRPr="00530C83" w:rsidRDefault="002F3F21" w:rsidP="00C92CF7">
                  <w:pPr>
                    <w:rPr>
                      <w:b/>
                      <w:color w:val="FFFFFF" w:themeColor="background1"/>
                      <w:sz w:val="20"/>
                      <w:szCs w:val="20"/>
                    </w:rPr>
                  </w:pPr>
                  <w:r w:rsidRPr="00530C83">
                    <w:rPr>
                      <w:b/>
                      <w:color w:val="FFFFFF" w:themeColor="background1"/>
                      <w:sz w:val="20"/>
                      <w:szCs w:val="20"/>
                    </w:rPr>
                    <w:t>40</w:t>
                  </w:r>
                </w:p>
              </w:tc>
              <w:tc>
                <w:tcPr>
                  <w:tcW w:w="795" w:type="dxa"/>
                  <w:tcBorders>
                    <w:top w:val="single" w:sz="4" w:space="0" w:color="auto"/>
                    <w:left w:val="single" w:sz="4" w:space="0" w:color="auto"/>
                    <w:bottom w:val="single" w:sz="4" w:space="0" w:color="auto"/>
                    <w:right w:val="single" w:sz="4" w:space="0" w:color="auto"/>
                  </w:tcBorders>
                  <w:shd w:val="clear" w:color="auto" w:fill="70AD47" w:themeFill="accent6"/>
                </w:tcPr>
                <w:p w14:paraId="56CC2F4E" w14:textId="77777777" w:rsidR="00977B9C" w:rsidRPr="00530C83" w:rsidRDefault="002F3F21" w:rsidP="00C92CF7">
                  <w:pPr>
                    <w:rPr>
                      <w:b/>
                      <w:color w:val="FFFFFF" w:themeColor="background1"/>
                      <w:sz w:val="20"/>
                      <w:szCs w:val="20"/>
                    </w:rPr>
                  </w:pPr>
                  <w:r w:rsidRPr="00530C83">
                    <w:rPr>
                      <w:b/>
                      <w:color w:val="FFFFFF" w:themeColor="background1"/>
                      <w:sz w:val="20"/>
                      <w:szCs w:val="20"/>
                    </w:rPr>
                    <w:t>30</w:t>
                  </w:r>
                </w:p>
              </w:tc>
              <w:tc>
                <w:tcPr>
                  <w:tcW w:w="647" w:type="dxa"/>
                  <w:tcBorders>
                    <w:top w:val="single" w:sz="4" w:space="0" w:color="auto"/>
                    <w:left w:val="single" w:sz="4" w:space="0" w:color="auto"/>
                    <w:bottom w:val="single" w:sz="4" w:space="0" w:color="auto"/>
                    <w:right w:val="single" w:sz="4" w:space="0" w:color="auto"/>
                  </w:tcBorders>
                </w:tcPr>
                <w:p w14:paraId="723FB60C" w14:textId="77777777" w:rsidR="00977B9C" w:rsidRPr="00530C83" w:rsidRDefault="00977B9C" w:rsidP="00C92CF7">
                  <w:pPr>
                    <w:rPr>
                      <w:sz w:val="20"/>
                      <w:szCs w:val="20"/>
                    </w:rPr>
                  </w:pPr>
                </w:p>
              </w:tc>
            </w:tr>
            <w:tr w:rsidR="00C92CF7" w:rsidRPr="00530C83" w14:paraId="0F49BD62" w14:textId="77777777" w:rsidTr="00CC405F">
              <w:trPr>
                <w:trHeight w:val="330"/>
              </w:trPr>
              <w:tc>
                <w:tcPr>
                  <w:tcW w:w="459" w:type="dxa"/>
                  <w:vMerge/>
                  <w:tcBorders>
                    <w:top w:val="single" w:sz="4" w:space="0" w:color="auto"/>
                    <w:left w:val="nil"/>
                    <w:bottom w:val="nil"/>
                    <w:right w:val="single" w:sz="4" w:space="0" w:color="auto"/>
                  </w:tcBorders>
                </w:tcPr>
                <w:p w14:paraId="29B5820F" w14:textId="77777777" w:rsidR="00C92CF7" w:rsidRPr="00530C83" w:rsidRDefault="00C92CF7" w:rsidP="00C92CF7">
                  <w:pPr>
                    <w:rPr>
                      <w:sz w:val="20"/>
                      <w:szCs w:val="20"/>
                    </w:rPr>
                  </w:pPr>
                </w:p>
              </w:tc>
              <w:tc>
                <w:tcPr>
                  <w:tcW w:w="1257" w:type="dxa"/>
                  <w:tcBorders>
                    <w:left w:val="single" w:sz="4" w:space="0" w:color="auto"/>
                    <w:bottom w:val="nil"/>
                    <w:right w:val="single" w:sz="4" w:space="0" w:color="auto"/>
                  </w:tcBorders>
                </w:tcPr>
                <w:p w14:paraId="334B388A" w14:textId="77777777" w:rsidR="00C92CF7" w:rsidRPr="00530C83" w:rsidRDefault="00C92CF7" w:rsidP="00C92CF7">
                  <w:pPr>
                    <w:rPr>
                      <w:sz w:val="20"/>
                      <w:szCs w:val="20"/>
                    </w:rPr>
                  </w:pPr>
                  <w:r w:rsidRPr="00530C83">
                    <w:rPr>
                      <w:sz w:val="20"/>
                      <w:szCs w:val="20"/>
                    </w:rPr>
                    <w:t>Downstream</w:t>
                  </w:r>
                </w:p>
              </w:tc>
              <w:tc>
                <w:tcPr>
                  <w:tcW w:w="772" w:type="dxa"/>
                  <w:tcBorders>
                    <w:top w:val="single" w:sz="4" w:space="0" w:color="auto"/>
                    <w:left w:val="single" w:sz="4" w:space="0" w:color="auto"/>
                    <w:bottom w:val="nil"/>
                    <w:right w:val="single" w:sz="4" w:space="0" w:color="auto"/>
                  </w:tcBorders>
                  <w:shd w:val="clear" w:color="auto" w:fill="4472C4" w:themeFill="accent5"/>
                </w:tcPr>
                <w:p w14:paraId="67C4DDB9" w14:textId="1E1180BE" w:rsidR="00C92CF7" w:rsidRPr="00530C83" w:rsidRDefault="002F3F21" w:rsidP="00C92CF7">
                  <w:pPr>
                    <w:rPr>
                      <w:color w:val="4472C4" w:themeColor="accent5"/>
                      <w:sz w:val="20"/>
                      <w:szCs w:val="20"/>
                    </w:rPr>
                  </w:pPr>
                  <w:r w:rsidRPr="00530C83">
                    <w:rPr>
                      <w:b/>
                      <w:color w:val="FFFFFF" w:themeColor="background1"/>
                      <w:sz w:val="20"/>
                      <w:szCs w:val="20"/>
                    </w:rPr>
                    <w:t>3</w:t>
                  </w:r>
                  <w:r w:rsidR="002E453B" w:rsidRPr="00530C83">
                    <w:rPr>
                      <w:b/>
                      <w:color w:val="FFFFFF" w:themeColor="background1"/>
                      <w:sz w:val="20"/>
                      <w:szCs w:val="20"/>
                    </w:rPr>
                    <w:t>5</w:t>
                  </w:r>
                </w:p>
              </w:tc>
              <w:tc>
                <w:tcPr>
                  <w:tcW w:w="795" w:type="dxa"/>
                  <w:tcBorders>
                    <w:top w:val="single" w:sz="4" w:space="0" w:color="auto"/>
                    <w:left w:val="single" w:sz="4" w:space="0" w:color="auto"/>
                    <w:bottom w:val="nil"/>
                    <w:right w:val="single" w:sz="4" w:space="0" w:color="auto"/>
                  </w:tcBorders>
                  <w:shd w:val="clear" w:color="auto" w:fill="4472C4" w:themeFill="accent5"/>
                </w:tcPr>
                <w:p w14:paraId="067AE903" w14:textId="77777777" w:rsidR="00C92CF7" w:rsidRPr="00530C83" w:rsidRDefault="00C82FB6" w:rsidP="00C92CF7">
                  <w:pPr>
                    <w:rPr>
                      <w:color w:val="4472C4" w:themeColor="accent5"/>
                      <w:sz w:val="20"/>
                      <w:szCs w:val="20"/>
                    </w:rPr>
                  </w:pPr>
                  <w:r w:rsidRPr="00530C83">
                    <w:rPr>
                      <w:b/>
                      <w:color w:val="FFFFFF" w:themeColor="background1"/>
                      <w:sz w:val="20"/>
                      <w:szCs w:val="20"/>
                    </w:rPr>
                    <w:t>25</w:t>
                  </w:r>
                </w:p>
              </w:tc>
              <w:tc>
                <w:tcPr>
                  <w:tcW w:w="647" w:type="dxa"/>
                  <w:tcBorders>
                    <w:top w:val="single" w:sz="4" w:space="0" w:color="auto"/>
                    <w:left w:val="single" w:sz="4" w:space="0" w:color="auto"/>
                    <w:bottom w:val="nil"/>
                    <w:right w:val="single" w:sz="4" w:space="0" w:color="auto"/>
                  </w:tcBorders>
                </w:tcPr>
                <w:p w14:paraId="3449D3A9" w14:textId="77777777" w:rsidR="00C92CF7" w:rsidRPr="00530C83" w:rsidRDefault="00C92CF7" w:rsidP="00C92CF7">
                  <w:pPr>
                    <w:rPr>
                      <w:sz w:val="20"/>
                      <w:szCs w:val="20"/>
                    </w:rPr>
                  </w:pPr>
                </w:p>
              </w:tc>
            </w:tr>
          </w:tbl>
          <w:p w14:paraId="1AF31AEA" w14:textId="77777777" w:rsidR="00977B9C" w:rsidRPr="00530C83" w:rsidRDefault="00977B9C" w:rsidP="00C92CF7">
            <w:pPr>
              <w:rPr>
                <w:rFonts w:ascii="Calibri" w:eastAsia="Times New Roman" w:hAnsi="Calibri"/>
                <w:color w:val="000000"/>
              </w:rPr>
            </w:pPr>
          </w:p>
        </w:tc>
      </w:tr>
      <w:tr w:rsidR="00977B9C" w:rsidRPr="00530C83" w14:paraId="490023E3" w14:textId="77777777" w:rsidTr="004C1C74">
        <w:trPr>
          <w:trHeight w:val="303"/>
          <w:tblHeader/>
        </w:trPr>
        <w:tc>
          <w:tcPr>
            <w:tcW w:w="1075" w:type="dxa"/>
            <w:shd w:val="clear" w:color="auto" w:fill="auto"/>
            <w:noWrap/>
            <w:vAlign w:val="center"/>
            <w:hideMark/>
          </w:tcPr>
          <w:p w14:paraId="1FF5B2EE" w14:textId="77777777" w:rsidR="00977B9C" w:rsidRPr="00530C83" w:rsidRDefault="00977B9C" w:rsidP="000F79E5">
            <w:pPr>
              <w:keepNext/>
              <w:rPr>
                <w:rFonts w:eastAsia="Times New Roman"/>
                <w:color w:val="000000"/>
              </w:rPr>
            </w:pPr>
            <w:r w:rsidRPr="00530C83">
              <w:rPr>
                <w:rFonts w:eastAsia="Times New Roman"/>
                <w:color w:val="000000"/>
              </w:rPr>
              <w:t>H2C'</w:t>
            </w:r>
          </w:p>
        </w:tc>
        <w:tc>
          <w:tcPr>
            <w:tcW w:w="1404" w:type="dxa"/>
            <w:vAlign w:val="center"/>
          </w:tcPr>
          <w:p w14:paraId="2FDE2037" w14:textId="2084C407" w:rsidR="00977B9C" w:rsidRPr="00530C83" w:rsidRDefault="00977B9C" w:rsidP="000F79E5">
            <w:pPr>
              <w:keepNext/>
              <w:rPr>
                <w:sz w:val="20"/>
                <w:szCs w:val="20"/>
              </w:rPr>
            </w:pPr>
            <w:r w:rsidRPr="00530C83">
              <w:rPr>
                <w:sz w:val="20"/>
                <w:szCs w:val="20"/>
              </w:rPr>
              <w:t>Activation Effect Downstream of DSFS  (Same Time)</w:t>
            </w:r>
          </w:p>
        </w:tc>
        <w:tc>
          <w:tcPr>
            <w:tcW w:w="3906" w:type="dxa"/>
            <w:shd w:val="clear" w:color="auto" w:fill="auto"/>
            <w:noWrap/>
            <w:vAlign w:val="center"/>
            <w:hideMark/>
          </w:tcPr>
          <w:p w14:paraId="7786A9F4" w14:textId="77777777" w:rsidR="00977B9C" w:rsidRPr="00530C83" w:rsidRDefault="00BC018E" w:rsidP="000F79E5">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Downstream</m:t>
                        </m:r>
                      </m:sub>
                    </m:sSub>
                    <m:r>
                      <w:rPr>
                        <w:rFonts w:ascii="Cambria Math" w:hAnsi="Cambria Math"/>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During</m:t>
                        </m:r>
                      </m:e>
                      <m:sub>
                        <m:r>
                          <w:rPr>
                            <w:rFonts w:ascii="Cambria Math" w:hAnsi="Cambria Math"/>
                            <w:color w:val="70AD47" w:themeColor="accent6"/>
                            <w:sz w:val="20"/>
                            <w:szCs w:val="20"/>
                          </w:rPr>
                          <m:t>DSFS</m:t>
                        </m:r>
                      </m:sub>
                    </m:sSub>
                  </m:e>
                </m:d>
                <m:r>
                  <w:rPr>
                    <w:rFonts w:ascii="Cambria Math" w:hAnsi="Cambria Math"/>
                    <w:sz w:val="20"/>
                    <w:szCs w:val="20"/>
                  </w:rPr>
                  <m:t>=-5</m:t>
                </m:r>
              </m:oMath>
            </m:oMathPara>
          </w:p>
          <w:p w14:paraId="0432FCE4" w14:textId="77777777" w:rsidR="00977B9C" w:rsidRPr="00530C83" w:rsidRDefault="00977B9C" w:rsidP="000F79E5">
            <w:pPr>
              <w:keepNext/>
              <w:rPr>
                <w:rFonts w:eastAsia="Times New Roman"/>
                <w:i/>
                <w:iCs/>
                <w:color w:val="000000"/>
                <w:sz w:val="20"/>
                <w:szCs w:val="20"/>
              </w:rPr>
            </w:pPr>
          </w:p>
        </w:tc>
        <w:tc>
          <w:tcPr>
            <w:tcW w:w="4215"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2"/>
              <w:gridCol w:w="1238"/>
              <w:gridCol w:w="761"/>
              <w:gridCol w:w="783"/>
              <w:gridCol w:w="639"/>
            </w:tblGrid>
            <w:tr w:rsidR="00977B9C" w:rsidRPr="00530C83" w14:paraId="2090A5C6" w14:textId="77777777" w:rsidTr="00CC405F">
              <w:trPr>
                <w:trHeight w:val="321"/>
              </w:trPr>
              <w:tc>
                <w:tcPr>
                  <w:tcW w:w="1690" w:type="dxa"/>
                  <w:gridSpan w:val="2"/>
                  <w:vMerge w:val="restart"/>
                  <w:tcBorders>
                    <w:top w:val="nil"/>
                    <w:left w:val="nil"/>
                  </w:tcBorders>
                </w:tcPr>
                <w:p w14:paraId="331C650F" w14:textId="77777777" w:rsidR="00977B9C" w:rsidRPr="00530C83" w:rsidRDefault="00977B9C" w:rsidP="000F79E5">
                  <w:pPr>
                    <w:keepNext/>
                    <w:rPr>
                      <w:sz w:val="20"/>
                      <w:szCs w:val="20"/>
                    </w:rPr>
                  </w:pPr>
                </w:p>
              </w:tc>
              <w:tc>
                <w:tcPr>
                  <w:tcW w:w="2182" w:type="dxa"/>
                  <w:gridSpan w:val="3"/>
                  <w:tcBorders>
                    <w:top w:val="nil"/>
                    <w:bottom w:val="single" w:sz="4" w:space="0" w:color="auto"/>
                    <w:right w:val="nil"/>
                  </w:tcBorders>
                </w:tcPr>
                <w:p w14:paraId="635DCD0F" w14:textId="77777777" w:rsidR="00977B9C" w:rsidRPr="00530C83" w:rsidRDefault="00977B9C" w:rsidP="000F79E5">
                  <w:pPr>
                    <w:keepNext/>
                    <w:jc w:val="center"/>
                    <w:rPr>
                      <w:sz w:val="20"/>
                      <w:szCs w:val="20"/>
                    </w:rPr>
                  </w:pPr>
                  <w:r w:rsidRPr="00530C83">
                    <w:rPr>
                      <w:sz w:val="20"/>
                      <w:szCs w:val="20"/>
                    </w:rPr>
                    <w:t>Timing</w:t>
                  </w:r>
                </w:p>
              </w:tc>
            </w:tr>
            <w:tr w:rsidR="00977B9C" w:rsidRPr="00530C83" w14:paraId="6EC9AF2F" w14:textId="77777777" w:rsidTr="00CC405F">
              <w:trPr>
                <w:trHeight w:val="321"/>
              </w:trPr>
              <w:tc>
                <w:tcPr>
                  <w:tcW w:w="1690" w:type="dxa"/>
                  <w:gridSpan w:val="2"/>
                  <w:vMerge/>
                  <w:tcBorders>
                    <w:left w:val="nil"/>
                  </w:tcBorders>
                </w:tcPr>
                <w:p w14:paraId="683450EE" w14:textId="77777777" w:rsidR="00977B9C" w:rsidRPr="00530C83" w:rsidRDefault="00977B9C" w:rsidP="000F79E5">
                  <w:pPr>
                    <w:keepNext/>
                    <w:rPr>
                      <w:sz w:val="20"/>
                      <w:szCs w:val="20"/>
                    </w:rPr>
                  </w:pPr>
                </w:p>
              </w:tc>
              <w:tc>
                <w:tcPr>
                  <w:tcW w:w="761" w:type="dxa"/>
                  <w:tcBorders>
                    <w:top w:val="single" w:sz="4" w:space="0" w:color="auto"/>
                    <w:bottom w:val="single" w:sz="4" w:space="0" w:color="auto"/>
                  </w:tcBorders>
                </w:tcPr>
                <w:p w14:paraId="3A11968C" w14:textId="77777777" w:rsidR="00977B9C" w:rsidRPr="00530C83" w:rsidRDefault="00977B9C" w:rsidP="000F79E5">
                  <w:pPr>
                    <w:keepNext/>
                    <w:rPr>
                      <w:sz w:val="20"/>
                      <w:szCs w:val="20"/>
                    </w:rPr>
                  </w:pPr>
                  <w:r w:rsidRPr="00530C83">
                    <w:rPr>
                      <w:sz w:val="20"/>
                      <w:szCs w:val="20"/>
                    </w:rPr>
                    <w:t>Before</w:t>
                  </w:r>
                </w:p>
              </w:tc>
              <w:tc>
                <w:tcPr>
                  <w:tcW w:w="783" w:type="dxa"/>
                  <w:tcBorders>
                    <w:top w:val="single" w:sz="4" w:space="0" w:color="auto"/>
                    <w:bottom w:val="single" w:sz="4" w:space="0" w:color="auto"/>
                  </w:tcBorders>
                </w:tcPr>
                <w:p w14:paraId="4FC95BC4" w14:textId="77777777" w:rsidR="00977B9C" w:rsidRPr="00530C83" w:rsidRDefault="00977B9C" w:rsidP="000F79E5">
                  <w:pPr>
                    <w:keepNext/>
                    <w:rPr>
                      <w:sz w:val="20"/>
                      <w:szCs w:val="20"/>
                    </w:rPr>
                  </w:pPr>
                  <w:r w:rsidRPr="00530C83">
                    <w:rPr>
                      <w:sz w:val="20"/>
                      <w:szCs w:val="20"/>
                    </w:rPr>
                    <w:t>During</w:t>
                  </w:r>
                </w:p>
              </w:tc>
              <w:tc>
                <w:tcPr>
                  <w:tcW w:w="638" w:type="dxa"/>
                  <w:tcBorders>
                    <w:top w:val="single" w:sz="4" w:space="0" w:color="auto"/>
                    <w:bottom w:val="single" w:sz="4" w:space="0" w:color="auto"/>
                    <w:right w:val="nil"/>
                  </w:tcBorders>
                </w:tcPr>
                <w:p w14:paraId="7AD23F0C" w14:textId="77777777" w:rsidR="00977B9C" w:rsidRPr="00530C83" w:rsidRDefault="00977B9C" w:rsidP="000F79E5">
                  <w:pPr>
                    <w:keepNext/>
                    <w:rPr>
                      <w:sz w:val="20"/>
                      <w:szCs w:val="20"/>
                    </w:rPr>
                  </w:pPr>
                  <w:r w:rsidRPr="00530C83">
                    <w:rPr>
                      <w:sz w:val="20"/>
                      <w:szCs w:val="20"/>
                    </w:rPr>
                    <w:t>After</w:t>
                  </w:r>
                </w:p>
              </w:tc>
            </w:tr>
            <w:tr w:rsidR="00977B9C" w:rsidRPr="00530C83" w14:paraId="01FFC9B9" w14:textId="77777777" w:rsidTr="00CC405F">
              <w:trPr>
                <w:trHeight w:val="321"/>
              </w:trPr>
              <w:tc>
                <w:tcPr>
                  <w:tcW w:w="452" w:type="dxa"/>
                  <w:vMerge w:val="restart"/>
                  <w:tcBorders>
                    <w:top w:val="nil"/>
                    <w:left w:val="nil"/>
                    <w:bottom w:val="single" w:sz="4" w:space="0" w:color="auto"/>
                    <w:right w:val="single" w:sz="4" w:space="0" w:color="auto"/>
                  </w:tcBorders>
                  <w:textDirection w:val="btLr"/>
                </w:tcPr>
                <w:p w14:paraId="4A5299C8" w14:textId="77777777" w:rsidR="00977B9C" w:rsidRPr="00530C83" w:rsidRDefault="00977B9C" w:rsidP="000F79E5">
                  <w:pPr>
                    <w:keepNext/>
                    <w:ind w:left="113" w:right="113"/>
                    <w:jc w:val="center"/>
                    <w:rPr>
                      <w:sz w:val="20"/>
                      <w:szCs w:val="20"/>
                    </w:rPr>
                  </w:pPr>
                  <w:r w:rsidRPr="00530C83">
                    <w:rPr>
                      <w:sz w:val="20"/>
                      <w:szCs w:val="20"/>
                    </w:rPr>
                    <w:t>Location</w:t>
                  </w:r>
                </w:p>
              </w:tc>
              <w:tc>
                <w:tcPr>
                  <w:tcW w:w="1238" w:type="dxa"/>
                  <w:tcBorders>
                    <w:left w:val="single" w:sz="4" w:space="0" w:color="auto"/>
                    <w:right w:val="single" w:sz="4" w:space="0" w:color="auto"/>
                  </w:tcBorders>
                </w:tcPr>
                <w:p w14:paraId="5DE2634C" w14:textId="77777777" w:rsidR="00977B9C" w:rsidRPr="00530C83" w:rsidRDefault="00977B9C" w:rsidP="000F79E5">
                  <w:pPr>
                    <w:keepNext/>
                    <w:rPr>
                      <w:sz w:val="20"/>
                      <w:szCs w:val="20"/>
                    </w:rPr>
                  </w:pPr>
                  <w:r w:rsidRPr="00530C83">
                    <w:rPr>
                      <w:sz w:val="20"/>
                      <w:szCs w:val="20"/>
                    </w:rPr>
                    <w:t>Upstream</w:t>
                  </w:r>
                </w:p>
              </w:tc>
              <w:tc>
                <w:tcPr>
                  <w:tcW w:w="761" w:type="dxa"/>
                  <w:tcBorders>
                    <w:top w:val="single" w:sz="4" w:space="0" w:color="auto"/>
                    <w:left w:val="single" w:sz="4" w:space="0" w:color="auto"/>
                    <w:bottom w:val="single" w:sz="4" w:space="0" w:color="auto"/>
                    <w:right w:val="single" w:sz="4" w:space="0" w:color="auto"/>
                  </w:tcBorders>
                  <w:shd w:val="clear" w:color="auto" w:fill="FFFFFF" w:themeFill="background1"/>
                </w:tcPr>
                <w:p w14:paraId="51084C0D" w14:textId="77777777" w:rsidR="00977B9C" w:rsidRPr="00530C83" w:rsidRDefault="00977B9C" w:rsidP="000F79E5">
                  <w:pPr>
                    <w:keepNext/>
                    <w:rPr>
                      <w:sz w:val="20"/>
                      <w:szCs w:val="20"/>
                    </w:rPr>
                  </w:pPr>
                </w:p>
              </w:tc>
              <w:tc>
                <w:tcPr>
                  <w:tcW w:w="783" w:type="dxa"/>
                  <w:tcBorders>
                    <w:top w:val="single" w:sz="4" w:space="0" w:color="auto"/>
                    <w:left w:val="single" w:sz="4" w:space="0" w:color="auto"/>
                    <w:bottom w:val="single" w:sz="4" w:space="0" w:color="auto"/>
                    <w:right w:val="single" w:sz="4" w:space="0" w:color="auto"/>
                  </w:tcBorders>
                  <w:shd w:val="clear" w:color="auto" w:fill="FFFFFF" w:themeFill="background1"/>
                </w:tcPr>
                <w:p w14:paraId="465A68B6" w14:textId="77777777" w:rsidR="00977B9C" w:rsidRPr="00530C83" w:rsidRDefault="00977B9C" w:rsidP="000F79E5">
                  <w:pPr>
                    <w:keepNext/>
                    <w:rPr>
                      <w:sz w:val="20"/>
                      <w:szCs w:val="20"/>
                    </w:rPr>
                  </w:pP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156FEDBB" w14:textId="77777777" w:rsidR="00977B9C" w:rsidRPr="00530C83" w:rsidRDefault="00977B9C" w:rsidP="000F79E5">
                  <w:pPr>
                    <w:keepNext/>
                    <w:rPr>
                      <w:sz w:val="20"/>
                      <w:szCs w:val="20"/>
                    </w:rPr>
                  </w:pPr>
                </w:p>
              </w:tc>
            </w:tr>
            <w:tr w:rsidR="00977B9C" w:rsidRPr="00530C83" w14:paraId="646E00D4" w14:textId="77777777" w:rsidTr="00CC405F">
              <w:trPr>
                <w:trHeight w:val="321"/>
              </w:trPr>
              <w:tc>
                <w:tcPr>
                  <w:tcW w:w="452" w:type="dxa"/>
                  <w:vMerge/>
                  <w:tcBorders>
                    <w:top w:val="single" w:sz="4" w:space="0" w:color="auto"/>
                    <w:left w:val="nil"/>
                    <w:bottom w:val="single" w:sz="4" w:space="0" w:color="auto"/>
                    <w:right w:val="single" w:sz="4" w:space="0" w:color="auto"/>
                  </w:tcBorders>
                </w:tcPr>
                <w:p w14:paraId="4CEA66D1" w14:textId="77777777" w:rsidR="00977B9C" w:rsidRPr="00530C83" w:rsidRDefault="00977B9C" w:rsidP="000F79E5">
                  <w:pPr>
                    <w:keepNext/>
                    <w:rPr>
                      <w:sz w:val="20"/>
                      <w:szCs w:val="20"/>
                    </w:rPr>
                  </w:pPr>
                </w:p>
              </w:tc>
              <w:tc>
                <w:tcPr>
                  <w:tcW w:w="1238" w:type="dxa"/>
                  <w:tcBorders>
                    <w:left w:val="single" w:sz="4" w:space="0" w:color="auto"/>
                    <w:right w:val="single" w:sz="4" w:space="0" w:color="auto"/>
                  </w:tcBorders>
                </w:tcPr>
                <w:p w14:paraId="57774B00" w14:textId="77777777" w:rsidR="00977B9C" w:rsidRPr="00530C83" w:rsidRDefault="00977B9C" w:rsidP="000F79E5">
                  <w:pPr>
                    <w:keepNext/>
                    <w:rPr>
                      <w:sz w:val="20"/>
                      <w:szCs w:val="20"/>
                    </w:rPr>
                  </w:pPr>
                  <w:r w:rsidRPr="00530C83">
                    <w:rPr>
                      <w:sz w:val="20"/>
                      <w:szCs w:val="20"/>
                    </w:rPr>
                    <w:t>Adjacent</w:t>
                  </w:r>
                </w:p>
              </w:tc>
              <w:tc>
                <w:tcPr>
                  <w:tcW w:w="761" w:type="dxa"/>
                  <w:tcBorders>
                    <w:top w:val="single" w:sz="4" w:space="0" w:color="auto"/>
                    <w:left w:val="single" w:sz="4" w:space="0" w:color="auto"/>
                    <w:bottom w:val="single" w:sz="4" w:space="0" w:color="auto"/>
                    <w:right w:val="single" w:sz="4" w:space="0" w:color="auto"/>
                  </w:tcBorders>
                  <w:shd w:val="clear" w:color="auto" w:fill="FFFFFF" w:themeFill="background1"/>
                </w:tcPr>
                <w:p w14:paraId="16851F23" w14:textId="77777777" w:rsidR="00977B9C" w:rsidRPr="00530C83" w:rsidRDefault="00977B9C" w:rsidP="000F79E5">
                  <w:pPr>
                    <w:keepNext/>
                    <w:rPr>
                      <w:sz w:val="20"/>
                      <w:szCs w:val="20"/>
                    </w:rPr>
                  </w:pPr>
                </w:p>
              </w:tc>
              <w:tc>
                <w:tcPr>
                  <w:tcW w:w="783" w:type="dxa"/>
                  <w:tcBorders>
                    <w:top w:val="single" w:sz="4" w:space="0" w:color="auto"/>
                    <w:left w:val="single" w:sz="4" w:space="0" w:color="auto"/>
                    <w:bottom w:val="single" w:sz="4" w:space="0" w:color="auto"/>
                    <w:right w:val="single" w:sz="4" w:space="0" w:color="auto"/>
                  </w:tcBorders>
                  <w:shd w:val="clear" w:color="auto" w:fill="70AD47" w:themeFill="accent6"/>
                </w:tcPr>
                <w:p w14:paraId="0C0836EB" w14:textId="77777777" w:rsidR="00977B9C" w:rsidRPr="00530C83" w:rsidRDefault="003966E7" w:rsidP="000F79E5">
                  <w:pPr>
                    <w:keepNext/>
                    <w:rPr>
                      <w:b/>
                      <w:color w:val="FFFFFF" w:themeColor="background1"/>
                      <w:sz w:val="20"/>
                      <w:szCs w:val="20"/>
                    </w:rPr>
                  </w:pPr>
                  <w:r w:rsidRPr="00530C83">
                    <w:rPr>
                      <w:b/>
                      <w:color w:val="FFFFFF" w:themeColor="background1"/>
                      <w:sz w:val="20"/>
                      <w:szCs w:val="20"/>
                    </w:rPr>
                    <w:t>30</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322F8780" w14:textId="77777777" w:rsidR="00977B9C" w:rsidRPr="00530C83" w:rsidRDefault="00977B9C" w:rsidP="000F79E5">
                  <w:pPr>
                    <w:keepNext/>
                    <w:rPr>
                      <w:sz w:val="20"/>
                      <w:szCs w:val="20"/>
                    </w:rPr>
                  </w:pPr>
                </w:p>
              </w:tc>
            </w:tr>
            <w:tr w:rsidR="00977B9C" w:rsidRPr="00530C83" w14:paraId="100FD600" w14:textId="77777777" w:rsidTr="00CC405F">
              <w:trPr>
                <w:trHeight w:val="321"/>
              </w:trPr>
              <w:tc>
                <w:tcPr>
                  <w:tcW w:w="452" w:type="dxa"/>
                  <w:vMerge/>
                  <w:tcBorders>
                    <w:top w:val="single" w:sz="4" w:space="0" w:color="auto"/>
                    <w:left w:val="nil"/>
                    <w:bottom w:val="nil"/>
                    <w:right w:val="single" w:sz="4" w:space="0" w:color="auto"/>
                  </w:tcBorders>
                </w:tcPr>
                <w:p w14:paraId="6B22C238" w14:textId="77777777" w:rsidR="00977B9C" w:rsidRPr="00530C83" w:rsidRDefault="00977B9C" w:rsidP="000F79E5">
                  <w:pPr>
                    <w:keepNext/>
                    <w:rPr>
                      <w:sz w:val="20"/>
                      <w:szCs w:val="20"/>
                    </w:rPr>
                  </w:pPr>
                </w:p>
              </w:tc>
              <w:tc>
                <w:tcPr>
                  <w:tcW w:w="1238" w:type="dxa"/>
                  <w:tcBorders>
                    <w:left w:val="single" w:sz="4" w:space="0" w:color="auto"/>
                    <w:bottom w:val="nil"/>
                    <w:right w:val="single" w:sz="4" w:space="0" w:color="auto"/>
                  </w:tcBorders>
                </w:tcPr>
                <w:p w14:paraId="2F81CC31" w14:textId="77777777" w:rsidR="00977B9C" w:rsidRPr="00530C83" w:rsidRDefault="00977B9C" w:rsidP="000F79E5">
                  <w:pPr>
                    <w:keepNext/>
                    <w:rPr>
                      <w:sz w:val="20"/>
                      <w:szCs w:val="20"/>
                    </w:rPr>
                  </w:pPr>
                  <w:r w:rsidRPr="00530C83">
                    <w:rPr>
                      <w:sz w:val="20"/>
                      <w:szCs w:val="20"/>
                    </w:rPr>
                    <w:t>Downstream</w:t>
                  </w:r>
                </w:p>
              </w:tc>
              <w:tc>
                <w:tcPr>
                  <w:tcW w:w="761" w:type="dxa"/>
                  <w:tcBorders>
                    <w:top w:val="single" w:sz="4" w:space="0" w:color="auto"/>
                    <w:left w:val="single" w:sz="4" w:space="0" w:color="auto"/>
                    <w:bottom w:val="nil"/>
                    <w:right w:val="single" w:sz="4" w:space="0" w:color="auto"/>
                  </w:tcBorders>
                  <w:shd w:val="clear" w:color="auto" w:fill="FFFFFF" w:themeFill="background1"/>
                </w:tcPr>
                <w:p w14:paraId="2183325E" w14:textId="77777777" w:rsidR="00977B9C" w:rsidRPr="00530C83" w:rsidRDefault="00977B9C" w:rsidP="000F79E5">
                  <w:pPr>
                    <w:keepNext/>
                    <w:rPr>
                      <w:sz w:val="20"/>
                      <w:szCs w:val="20"/>
                    </w:rPr>
                  </w:pPr>
                </w:p>
              </w:tc>
              <w:tc>
                <w:tcPr>
                  <w:tcW w:w="783" w:type="dxa"/>
                  <w:tcBorders>
                    <w:top w:val="single" w:sz="4" w:space="0" w:color="auto"/>
                    <w:left w:val="single" w:sz="4" w:space="0" w:color="auto"/>
                    <w:bottom w:val="nil"/>
                    <w:right w:val="single" w:sz="4" w:space="0" w:color="auto"/>
                  </w:tcBorders>
                  <w:shd w:val="clear" w:color="auto" w:fill="4472C4" w:themeFill="accent5"/>
                </w:tcPr>
                <w:p w14:paraId="41300D53" w14:textId="77777777" w:rsidR="00977B9C" w:rsidRPr="00530C83" w:rsidRDefault="003966E7" w:rsidP="000F79E5">
                  <w:pPr>
                    <w:keepNext/>
                    <w:rPr>
                      <w:b/>
                      <w:color w:val="FFFFFF" w:themeColor="background1"/>
                      <w:sz w:val="20"/>
                      <w:szCs w:val="20"/>
                    </w:rPr>
                  </w:pPr>
                  <w:r w:rsidRPr="00530C83">
                    <w:rPr>
                      <w:b/>
                      <w:color w:val="FFFFFF" w:themeColor="background1"/>
                      <w:sz w:val="20"/>
                      <w:szCs w:val="20"/>
                    </w:rPr>
                    <w:t>25</w:t>
                  </w:r>
                </w:p>
              </w:tc>
              <w:tc>
                <w:tcPr>
                  <w:tcW w:w="638" w:type="dxa"/>
                  <w:tcBorders>
                    <w:top w:val="single" w:sz="4" w:space="0" w:color="auto"/>
                    <w:left w:val="single" w:sz="4" w:space="0" w:color="auto"/>
                    <w:bottom w:val="nil"/>
                    <w:right w:val="single" w:sz="4" w:space="0" w:color="auto"/>
                  </w:tcBorders>
                </w:tcPr>
                <w:p w14:paraId="6B7C0670" w14:textId="77777777" w:rsidR="00977B9C" w:rsidRPr="00530C83" w:rsidRDefault="00977B9C" w:rsidP="000F79E5">
                  <w:pPr>
                    <w:keepNext/>
                    <w:rPr>
                      <w:sz w:val="20"/>
                      <w:szCs w:val="20"/>
                    </w:rPr>
                  </w:pPr>
                </w:p>
              </w:tc>
            </w:tr>
          </w:tbl>
          <w:p w14:paraId="4A917346" w14:textId="77777777" w:rsidR="00977B9C" w:rsidRPr="00530C83" w:rsidRDefault="00977B9C" w:rsidP="000F79E5">
            <w:pPr>
              <w:keepNext/>
              <w:rPr>
                <w:rFonts w:ascii="Calibri" w:eastAsia="Times New Roman" w:hAnsi="Calibri"/>
                <w:color w:val="000000"/>
              </w:rPr>
            </w:pPr>
          </w:p>
        </w:tc>
      </w:tr>
    </w:tbl>
    <w:p w14:paraId="7A6147D9" w14:textId="77777777" w:rsidR="00C22FE3" w:rsidRPr="004E30CC" w:rsidRDefault="00C22FE3" w:rsidP="004E30CC">
      <w:pPr>
        <w:pStyle w:val="Caption"/>
      </w:pPr>
      <w:bookmarkStart w:id="78" w:name="_Ref468964023"/>
      <w:r w:rsidRPr="004E30CC">
        <w:t xml:space="preserve">Figure </w:t>
      </w:r>
      <w:fldSimple w:instr=" SEQ Figure \* ARABIC ">
        <w:r w:rsidR="004055C6">
          <w:rPr>
            <w:noProof/>
          </w:rPr>
          <w:t>6</w:t>
        </w:r>
      </w:fldSimple>
      <w:bookmarkEnd w:id="78"/>
      <w:r w:rsidRPr="004E30CC">
        <w:t>. Quantitative Example: Hypotheses H2A, H2B, H2C, H2A</w:t>
      </w:r>
      <w:r w:rsidRPr="004E30CC">
        <w:sym w:font="Symbol" w:char="F0A2"/>
      </w:r>
      <w:r w:rsidRPr="004E30CC">
        <w:t xml:space="preserve"> and H2C</w:t>
      </w:r>
      <w:r w:rsidRPr="004E30CC">
        <w:sym w:font="Symbol" w:char="F0A2"/>
      </w:r>
      <w:r w:rsidRPr="004E30CC">
        <w:t>.</w:t>
      </w:r>
    </w:p>
    <w:p w14:paraId="010E3A29" w14:textId="77777777" w:rsidR="00704154" w:rsidRPr="00530C83" w:rsidRDefault="00181A69" w:rsidP="000130F9">
      <w:r w:rsidRPr="00530C83">
        <w:t>Finally, consider the third comparison, the speed at the adjacent sensor during activation with the speed at the downstream sensor during activation (H2C</w:t>
      </w:r>
      <w:r w:rsidRPr="00530C83">
        <w:sym w:font="Symbol" w:char="F0A2"/>
      </w:r>
      <w:r w:rsidRPr="00530C83">
        <w:t xml:space="preserve">). The desirable outcome is no change in the speed at the downstream sensor, the hope being that the effect of the DSFS will not dissipate with distance from the DSFS.   </w:t>
      </w:r>
      <w:r w:rsidR="009D2589" w:rsidRPr="00530C83">
        <w:t xml:space="preserve">If we control for the differences in speed that might occur simply because of a difference in location, we get the normalized quantity we label </w:t>
      </w:r>
      <w:r w:rsidR="00A314CF" w:rsidRPr="00530C83">
        <w:t>as H2A</w:t>
      </w:r>
      <w:r w:rsidR="00930F1F" w:rsidRPr="00530C83">
        <w:sym w:font="Symbol" w:char="F0A2"/>
      </w:r>
      <w:r w:rsidR="00930F1F" w:rsidRPr="00530C83">
        <w:t xml:space="preserve">.  </w:t>
      </w:r>
    </w:p>
    <w:p w14:paraId="19D9E0C8" w14:textId="77777777" w:rsidR="00704154" w:rsidRPr="00530C83" w:rsidRDefault="00704154" w:rsidP="000130F9"/>
    <w:p w14:paraId="569120BD" w14:textId="11A714D8" w:rsidR="006C0864" w:rsidRPr="00530C83" w:rsidRDefault="00704154" w:rsidP="000130F9">
      <w:r w:rsidRPr="00530C83">
        <w:t xml:space="preserve">Note that we can normalize H2B either with respect to the changes in speed across time at the upstream sensors or the changes in speed across time at the adjacent sensors.  The normalized quantity, H2A, for H2B </w:t>
      </w:r>
      <w:r w:rsidR="0048231B" w:rsidRPr="00530C83">
        <w:t>with respect to changes in speed across time at the upstream sensors will not necessarily be the same as the normalized quantity, H2A</w:t>
      </w:r>
      <w:r w:rsidR="0048231B" w:rsidRPr="00530C83">
        <w:sym w:font="Symbol" w:char="F0A2"/>
      </w:r>
      <w:r w:rsidR="0048231B" w:rsidRPr="00530C83">
        <w:t xml:space="preserve">, for H2B with respect to the changes in speed across time at the adjacent sensors. </w:t>
      </w:r>
    </w:p>
    <w:p w14:paraId="18A1CDF7" w14:textId="77777777" w:rsidR="000130F9" w:rsidRPr="00530C83" w:rsidRDefault="000130F9" w:rsidP="000130F9"/>
    <w:p w14:paraId="126729B1" w14:textId="1C5FF24A" w:rsidR="000130F9" w:rsidRPr="00530C83" w:rsidRDefault="000130F9" w:rsidP="00183B4C">
      <w:r w:rsidRPr="00530C83">
        <w:t xml:space="preserve">An example can help make clear </w:t>
      </w:r>
      <w:r w:rsidR="00036F74" w:rsidRPr="00530C83">
        <w:t>of the difference between</w:t>
      </w:r>
      <w:r w:rsidR="0024387F" w:rsidRPr="00530C83">
        <w:t xml:space="preserve"> H2 unprimed and H2 primed </w:t>
      </w:r>
      <w:r w:rsidR="00036F74" w:rsidRPr="00530C83">
        <w:t>hypotheses</w:t>
      </w:r>
      <w:r w:rsidR="00094DC3" w:rsidRPr="00530C83">
        <w:t xml:space="preserve"> (</w:t>
      </w:r>
      <w:r w:rsidR="00094DC3" w:rsidRPr="00530C83">
        <w:fldChar w:fldCharType="begin"/>
      </w:r>
      <w:r w:rsidR="00094DC3" w:rsidRPr="00530C83">
        <w:instrText xml:space="preserve"> REF _Ref468964023 \h </w:instrText>
      </w:r>
      <w:r w:rsidR="00B30C36" w:rsidRPr="00530C83">
        <w:instrText xml:space="preserve"> \* MERGEFORMAT </w:instrText>
      </w:r>
      <w:r w:rsidR="00094DC3" w:rsidRPr="00530C83">
        <w:fldChar w:fldCharType="separate"/>
      </w:r>
      <w:r w:rsidR="004055C6" w:rsidRPr="004E30CC">
        <w:t xml:space="preserve">Figure </w:t>
      </w:r>
      <w:r w:rsidR="004055C6">
        <w:rPr>
          <w:noProof/>
        </w:rPr>
        <w:t>6</w:t>
      </w:r>
      <w:r w:rsidR="00094DC3" w:rsidRPr="00530C83">
        <w:fldChar w:fldCharType="end"/>
      </w:r>
      <w:r w:rsidR="00094DC3" w:rsidRPr="00530C83">
        <w:t>)</w:t>
      </w:r>
      <w:r w:rsidRPr="00530C83">
        <w:t>.</w:t>
      </w:r>
      <w:r w:rsidR="0024387F" w:rsidRPr="00530C83">
        <w:t xml:space="preserve">  Note that the </w:t>
      </w:r>
      <w:r w:rsidR="00505361" w:rsidRPr="00530C83">
        <w:t xml:space="preserve">results are all negative for </w:t>
      </w:r>
      <w:r w:rsidR="00490565" w:rsidRPr="00530C83">
        <w:t xml:space="preserve">the three variations of </w:t>
      </w:r>
      <w:r w:rsidR="00505361" w:rsidRPr="00530C83">
        <w:t xml:space="preserve">H2: H2A, H2B and H2C.  If the result were negative and significant, the result is consistent with the hypothesis that there is an effect of the activation of the DSFS on the downstream sensor.  However, look now at the results for H2 primed where the comparison point is adjacent to the DSFS.   </w:t>
      </w:r>
      <w:r w:rsidR="00490565" w:rsidRPr="00530C83">
        <w:t>If we look only at the difference in the speed of the vehicles at the DSFS and the downstream sensor while the DSFS is activated, then we see a reduction of 5 mph (H2C</w:t>
      </w:r>
      <w:r w:rsidR="00490565" w:rsidRPr="00530C83">
        <w:sym w:font="Symbol" w:char="F0A2"/>
      </w:r>
      <w:r w:rsidR="00490565" w:rsidRPr="00530C83">
        <w:t>).  If we look only at the difference in speed at the downstream sensors across time we see a reduc</w:t>
      </w:r>
      <w:r w:rsidR="001B7A05" w:rsidRPr="00530C83">
        <w:t>tion in speed of 10</w:t>
      </w:r>
      <w:r w:rsidR="00490565" w:rsidRPr="00530C83">
        <w:t xml:space="preserve"> mph (H2B or H2B</w:t>
      </w:r>
      <w:r w:rsidR="00490565" w:rsidRPr="00530C83">
        <w:sym w:font="Symbol" w:char="F0A2"/>
      </w:r>
      <w:r w:rsidR="00490565" w:rsidRPr="00530C83">
        <w:t>).  However, consider the normalized versions of H2B</w:t>
      </w:r>
      <w:r w:rsidR="00490565" w:rsidRPr="00530C83">
        <w:sym w:font="Symbol" w:char="F0A2"/>
      </w:r>
      <w:r w:rsidR="00490565" w:rsidRPr="00530C83">
        <w:t xml:space="preserve"> and H2C</w:t>
      </w:r>
      <w:r w:rsidR="00490565" w:rsidRPr="00530C83">
        <w:sym w:font="Symbol" w:char="F0A2"/>
      </w:r>
      <w:r w:rsidR="00490565" w:rsidRPr="00530C83">
        <w:t>, what we refer to as H2A</w:t>
      </w:r>
      <w:r w:rsidR="00490565" w:rsidRPr="00530C83">
        <w:sym w:font="Symbol" w:char="F0A2"/>
      </w:r>
      <w:r w:rsidR="00490565" w:rsidRPr="00530C83">
        <w:t>.  Here, we fi</w:t>
      </w:r>
      <w:r w:rsidR="001B7A05" w:rsidRPr="00530C83">
        <w:t>nd no change in speed</w:t>
      </w:r>
      <w:r w:rsidR="00490565" w:rsidRPr="00530C83">
        <w:t>.</w:t>
      </w:r>
      <w:r w:rsidR="003C5716" w:rsidRPr="00530C83">
        <w:t xml:space="preserve"> </w:t>
      </w:r>
    </w:p>
    <w:p w14:paraId="1AB71E2E" w14:textId="77777777" w:rsidR="00490565" w:rsidRPr="00530C83" w:rsidRDefault="00490565" w:rsidP="00183B4C"/>
    <w:p w14:paraId="7E0D8AFF" w14:textId="77777777" w:rsidR="00490565" w:rsidRPr="00530C83" w:rsidRDefault="00490565" w:rsidP="003360E1">
      <w:r w:rsidRPr="00530C83">
        <w:t>Finally, we should note that, as discussed above, the normalization of H2B with respect to the upstream sensors shows</w:t>
      </w:r>
      <w:r w:rsidR="001B7A05" w:rsidRPr="00530C83">
        <w:t xml:space="preserve"> a reduction in speed of 4</w:t>
      </w:r>
      <w:r w:rsidRPr="00530C83">
        <w:t xml:space="preserve"> mph (H2A</w:t>
      </w:r>
      <w:r w:rsidR="001B7A05" w:rsidRPr="00530C83">
        <w:t xml:space="preserve"> = </w:t>
      </w:r>
      <w:r w:rsidR="001B7A05" w:rsidRPr="00530C83">
        <w:noBreakHyphen/>
        <w:t>5</w:t>
      </w:r>
      <w:r w:rsidRPr="00530C83">
        <w:t xml:space="preserve">) whereas the normalization of H2B with respect to the adjacent sensors shows </w:t>
      </w:r>
      <w:r w:rsidR="001B7A05" w:rsidRPr="00530C83">
        <w:t>no change in speed</w:t>
      </w:r>
      <w:r w:rsidRPr="00530C83">
        <w:t xml:space="preserve"> (H2A</w:t>
      </w:r>
      <w:r w:rsidRPr="00530C83">
        <w:sym w:font="Symbol" w:char="F0A2"/>
      </w:r>
      <w:r w:rsidR="001B7A05" w:rsidRPr="00530C83">
        <w:t> = 0</w:t>
      </w:r>
      <w:r w:rsidRPr="00530C83">
        <w:t>)</w:t>
      </w:r>
      <w:r w:rsidR="001B7A05" w:rsidRPr="00530C83">
        <w:t>.  Both answers are correct as normalizations of H2B (a reduction in speed of 5 mph, H2A, or no reduction in speed, H2A</w:t>
      </w:r>
      <w:r w:rsidR="001B7A05" w:rsidRPr="00530C83">
        <w:sym w:font="Symbol" w:char="F0A2"/>
      </w:r>
      <w:r w:rsidR="001B7A05" w:rsidRPr="00530C83">
        <w:t>), they just reference different questions or hypotheses.</w:t>
      </w:r>
    </w:p>
    <w:p w14:paraId="689A52FE" w14:textId="77777777" w:rsidR="000130F9" w:rsidRPr="00530C83" w:rsidRDefault="000130F9" w:rsidP="004055C6">
      <w:pPr>
        <w:pStyle w:val="Heading3"/>
      </w:pPr>
      <w:bookmarkStart w:id="79" w:name="_Ref470274963"/>
      <w:bookmarkStart w:id="80" w:name="_Toc478394860"/>
      <w:bookmarkStart w:id="81" w:name="_Toc355422704"/>
      <w:r w:rsidRPr="00530C83">
        <w:t>Hypothesis 3: Deacti</w:t>
      </w:r>
      <w:r w:rsidR="003A090A" w:rsidRPr="00530C83">
        <w:t>vation Effect at the DSFS</w:t>
      </w:r>
      <w:bookmarkEnd w:id="79"/>
      <w:bookmarkEnd w:id="80"/>
      <w:bookmarkEnd w:id="81"/>
    </w:p>
    <w:p w14:paraId="036ECBF2" w14:textId="1DCE076D" w:rsidR="000130F9" w:rsidRPr="00530C83" w:rsidRDefault="000130F9" w:rsidP="000130F9">
      <w:r w:rsidRPr="00530C83">
        <w:t xml:space="preserve">Just as there are </w:t>
      </w:r>
      <w:r w:rsidR="00020E96" w:rsidRPr="00530C83">
        <w:t>three pairwise comparison</w:t>
      </w:r>
      <w:r w:rsidRPr="00530C83">
        <w:t xml:space="preserve"> for the downstream sensor, so to there are </w:t>
      </w:r>
      <w:r w:rsidR="00020E96" w:rsidRPr="00530C83">
        <w:t>three pairwise comparisons</w:t>
      </w:r>
      <w:r w:rsidRPr="00530C83">
        <w:t xml:space="preserve"> for evaluating the effect of the deactivation of the DSFS</w:t>
      </w:r>
      <w:r w:rsidR="00924B93" w:rsidRPr="00530C83">
        <w:t xml:space="preserve"> on speed at the DSFS</w:t>
      </w:r>
      <w:r w:rsidRPr="00530C83">
        <w:t xml:space="preserve">: the </w:t>
      </w:r>
      <w:r w:rsidR="002B4E3E" w:rsidRPr="00530C83">
        <w:t xml:space="preserve">speed at the </w:t>
      </w:r>
      <w:r w:rsidRPr="00530C83">
        <w:t xml:space="preserve">DSFS </w:t>
      </w:r>
      <w:r w:rsidR="002B4E3E" w:rsidRPr="00530C83">
        <w:t>after</w:t>
      </w:r>
      <w:r w:rsidR="00020E96" w:rsidRPr="00530C83">
        <w:t xml:space="preserve"> its </w:t>
      </w:r>
      <w:r w:rsidR="002B4E3E" w:rsidRPr="00530C83">
        <w:t>de</w:t>
      </w:r>
      <w:r w:rsidR="00020E96" w:rsidRPr="00530C83">
        <w:t>activation with the</w:t>
      </w:r>
      <w:r w:rsidR="002B4E3E" w:rsidRPr="00530C83">
        <w:t xml:space="preserve"> speed at the</w:t>
      </w:r>
      <w:r w:rsidR="00020E96" w:rsidRPr="00530C83">
        <w:t xml:space="preserve"> DSFS </w:t>
      </w:r>
      <w:r w:rsidR="00924B93" w:rsidRPr="00530C83">
        <w:t xml:space="preserve">before </w:t>
      </w:r>
      <w:r w:rsidRPr="00530C83">
        <w:t>its activation</w:t>
      </w:r>
      <w:r w:rsidR="00020E96" w:rsidRPr="00530C83">
        <w:t xml:space="preserve">; the </w:t>
      </w:r>
      <w:r w:rsidR="002B4E3E" w:rsidRPr="00530C83">
        <w:t xml:space="preserve">speed at the DSFS after its deactivation with the speed adjacent to the DSFS after its deactivation; and the speed at the </w:t>
      </w:r>
      <w:r w:rsidR="00D910FD" w:rsidRPr="00530C83">
        <w:t xml:space="preserve">DSFS during the activation </w:t>
      </w:r>
      <w:r w:rsidR="002B4E3E" w:rsidRPr="00530C83">
        <w:t>to the speed at the</w:t>
      </w:r>
      <w:r w:rsidRPr="00530C83">
        <w:t xml:space="preserve"> DSFS</w:t>
      </w:r>
      <w:r w:rsidR="002B4E3E" w:rsidRPr="00530C83">
        <w:t xml:space="preserve"> after its activation</w:t>
      </w:r>
      <w:r w:rsidRPr="00530C83">
        <w:t xml:space="preserve">.  Note that as with Hypothesis 2, </w:t>
      </w:r>
      <w:r w:rsidR="002B4E3E" w:rsidRPr="00530C83">
        <w:t xml:space="preserve">with Hypothesis 3 </w:t>
      </w:r>
      <w:r w:rsidRPr="00530C83">
        <w:t xml:space="preserve">the </w:t>
      </w:r>
      <w:r w:rsidR="002B4E3E" w:rsidRPr="00530C83">
        <w:t xml:space="preserve">first two pairwise comparisons should be negative if the speed at the DSFS after its deactivation is slower than it was before its activation.  Similarly, the third pairwise comparison should show no change if the speed at the DSFS after its deactivation does not increase from what the speed was at the DSFS during its activation.  </w:t>
      </w:r>
      <w:r w:rsidRPr="00530C83">
        <w:t xml:space="preserve">Again, there are </w:t>
      </w:r>
      <w:r w:rsidR="002B4E3E" w:rsidRPr="00530C83">
        <w:t xml:space="preserve">two </w:t>
      </w:r>
      <w:r w:rsidRPr="00530C83">
        <w:t xml:space="preserve">unprimed and three primed different ways of making the computations with the </w:t>
      </w:r>
      <w:r w:rsidR="002B4E3E" w:rsidRPr="00530C83">
        <w:t xml:space="preserve">un-normalized (H23, H2C, H2B´) and normalized (H3A, H3A´) hypotheses </w:t>
      </w:r>
      <w:r w:rsidR="005B3B1A" w:rsidRPr="00530C83">
        <w:t>(</w:t>
      </w:r>
      <w:r w:rsidR="005B3B1A" w:rsidRPr="00530C83">
        <w:fldChar w:fldCharType="begin"/>
      </w:r>
      <w:r w:rsidR="005B3B1A" w:rsidRPr="00530C83">
        <w:instrText xml:space="preserve"> REF _Ref468960705 \h </w:instrText>
      </w:r>
      <w:r w:rsidR="00B30C36" w:rsidRPr="00530C83">
        <w:instrText xml:space="preserve"> \* MERGEFORMAT </w:instrText>
      </w:r>
      <w:r w:rsidR="005B3B1A" w:rsidRPr="00530C83">
        <w:fldChar w:fldCharType="separate"/>
      </w:r>
      <w:r w:rsidR="004055C6" w:rsidRPr="004C1C74">
        <w:t xml:space="preserve">Figure </w:t>
      </w:r>
      <w:r w:rsidR="004055C6">
        <w:rPr>
          <w:noProof/>
        </w:rPr>
        <w:t>7</w:t>
      </w:r>
      <w:r w:rsidR="005B3B1A" w:rsidRPr="00530C83">
        <w:fldChar w:fldCharType="end"/>
      </w:r>
      <w:r w:rsidR="005B3B1A" w:rsidRPr="00530C83">
        <w:t>)</w:t>
      </w:r>
      <w:r w:rsidRPr="00530C83">
        <w:t>.</w:t>
      </w:r>
      <w:r w:rsidR="001743C0" w:rsidRPr="00530C83">
        <w:t xml:space="preserve"> And as before, one of the primed ways </w:t>
      </w:r>
      <w:r w:rsidR="004102B5" w:rsidRPr="00530C83">
        <w:t>(H3C</w:t>
      </w:r>
      <w:r w:rsidR="004102B5" w:rsidRPr="00530C83">
        <w:sym w:font="Symbol" w:char="F0A2"/>
      </w:r>
      <w:r w:rsidR="004102B5" w:rsidRPr="00530C83">
        <w:t xml:space="preserve">) </w:t>
      </w:r>
      <w:r w:rsidR="001743C0" w:rsidRPr="00530C83">
        <w:t>is redundant with one of the unprimed ways</w:t>
      </w:r>
      <w:r w:rsidR="004102B5" w:rsidRPr="00530C83">
        <w:t xml:space="preserve"> (H3C)</w:t>
      </w:r>
      <w:r w:rsidR="001743C0" w:rsidRPr="00530C83">
        <w:t xml:space="preserve"> and so is not listed in the primed set.</w:t>
      </w:r>
    </w:p>
    <w:p w14:paraId="4C92A515" w14:textId="77777777" w:rsidR="00F32FE7" w:rsidRPr="00530C83" w:rsidRDefault="00F32FE7" w:rsidP="00F32FE7"/>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85"/>
        <w:gridCol w:w="1440"/>
        <w:gridCol w:w="3330"/>
        <w:gridCol w:w="4410"/>
      </w:tblGrid>
      <w:tr w:rsidR="00F32FE7" w:rsidRPr="00530C83" w14:paraId="06D1E033" w14:textId="77777777" w:rsidTr="007918E8">
        <w:trPr>
          <w:cantSplit/>
          <w:trHeight w:val="303"/>
          <w:tblHeader/>
        </w:trPr>
        <w:tc>
          <w:tcPr>
            <w:tcW w:w="985" w:type="dxa"/>
            <w:shd w:val="clear" w:color="auto" w:fill="auto"/>
            <w:noWrap/>
            <w:hideMark/>
          </w:tcPr>
          <w:p w14:paraId="30D3E9E0" w14:textId="32274EA0" w:rsidR="00F32FE7" w:rsidRPr="00530C83" w:rsidRDefault="00F32FE7" w:rsidP="00F32FE7">
            <w:pPr>
              <w:rPr>
                <w:rFonts w:eastAsia="Times New Roman"/>
                <w:b/>
                <w:bCs/>
                <w:color w:val="000000"/>
              </w:rPr>
            </w:pPr>
            <w:bookmarkStart w:id="82" w:name="RANGE!A1:E16"/>
            <w:r w:rsidRPr="00530C83">
              <w:rPr>
                <w:rFonts w:eastAsia="Times New Roman"/>
                <w:b/>
                <w:bCs/>
                <w:color w:val="000000"/>
              </w:rPr>
              <w:t>Hypo</w:t>
            </w:r>
            <w:r w:rsidR="007918E8">
              <w:rPr>
                <w:rFonts w:eastAsia="Times New Roman"/>
                <w:b/>
                <w:bCs/>
                <w:color w:val="000000"/>
              </w:rPr>
              <w:t>-</w:t>
            </w:r>
            <w:r w:rsidRPr="00530C83">
              <w:rPr>
                <w:rFonts w:eastAsia="Times New Roman"/>
                <w:b/>
                <w:bCs/>
                <w:color w:val="000000"/>
              </w:rPr>
              <w:t>thesis Code</w:t>
            </w:r>
            <w:bookmarkEnd w:id="82"/>
          </w:p>
        </w:tc>
        <w:tc>
          <w:tcPr>
            <w:tcW w:w="1440" w:type="dxa"/>
          </w:tcPr>
          <w:p w14:paraId="4CC008A5" w14:textId="77777777" w:rsidR="00F32FE7" w:rsidRPr="00530C83" w:rsidRDefault="00F32FE7" w:rsidP="00F32FE7">
            <w:pPr>
              <w:rPr>
                <w:b/>
              </w:rPr>
            </w:pPr>
            <w:r w:rsidRPr="00530C83">
              <w:rPr>
                <w:b/>
              </w:rPr>
              <w:t>Hypotheses</w:t>
            </w:r>
          </w:p>
        </w:tc>
        <w:tc>
          <w:tcPr>
            <w:tcW w:w="3330" w:type="dxa"/>
            <w:shd w:val="clear" w:color="auto" w:fill="auto"/>
            <w:noWrap/>
            <w:hideMark/>
          </w:tcPr>
          <w:p w14:paraId="7E188CB6" w14:textId="77777777" w:rsidR="00F32FE7" w:rsidRPr="00530C83" w:rsidRDefault="00F32FE7" w:rsidP="00F32FE7">
            <w:pPr>
              <w:rPr>
                <w:rFonts w:eastAsia="Times New Roman"/>
                <w:b/>
                <w:bCs/>
                <w:color w:val="000000"/>
              </w:rPr>
            </w:pPr>
            <w:r w:rsidRPr="00530C83">
              <w:rPr>
                <w:rFonts w:eastAsia="Times New Roman"/>
                <w:b/>
                <w:bCs/>
                <w:color w:val="000000"/>
              </w:rPr>
              <w:t>Speed reduction formula</w:t>
            </w:r>
          </w:p>
        </w:tc>
        <w:tc>
          <w:tcPr>
            <w:tcW w:w="4410" w:type="dxa"/>
            <w:shd w:val="clear" w:color="auto" w:fill="auto"/>
            <w:noWrap/>
            <w:hideMark/>
          </w:tcPr>
          <w:p w14:paraId="0EDB1C1B" w14:textId="77777777" w:rsidR="00F32FE7" w:rsidRPr="00530C83" w:rsidRDefault="00F32FE7" w:rsidP="00F32FE7">
            <w:pPr>
              <w:rPr>
                <w:rFonts w:eastAsia="Times New Roman"/>
                <w:b/>
                <w:bCs/>
                <w:color w:val="000000"/>
              </w:rPr>
            </w:pPr>
            <w:r w:rsidRPr="00530C83">
              <w:rPr>
                <w:rFonts w:eastAsia="Times New Roman"/>
                <w:b/>
                <w:bCs/>
                <w:color w:val="000000"/>
              </w:rPr>
              <w:t>Required Data</w:t>
            </w:r>
          </w:p>
        </w:tc>
      </w:tr>
      <w:tr w:rsidR="00F32FE7" w:rsidRPr="00530C83" w14:paraId="582D59AA" w14:textId="77777777" w:rsidTr="007918E8">
        <w:trPr>
          <w:cantSplit/>
          <w:trHeight w:val="303"/>
        </w:trPr>
        <w:tc>
          <w:tcPr>
            <w:tcW w:w="985" w:type="dxa"/>
            <w:shd w:val="clear" w:color="auto" w:fill="auto"/>
            <w:noWrap/>
            <w:vAlign w:val="center"/>
            <w:hideMark/>
          </w:tcPr>
          <w:p w14:paraId="3C92B455" w14:textId="77777777" w:rsidR="00F32FE7" w:rsidRPr="00530C83" w:rsidRDefault="00F32FE7" w:rsidP="00F32FE7">
            <w:pPr>
              <w:rPr>
                <w:rFonts w:eastAsia="Times New Roman"/>
                <w:color w:val="000000"/>
              </w:rPr>
            </w:pPr>
            <w:r w:rsidRPr="00530C83">
              <w:rPr>
                <w:rFonts w:eastAsia="Times New Roman"/>
                <w:color w:val="000000"/>
              </w:rPr>
              <w:t>H3A</w:t>
            </w:r>
          </w:p>
        </w:tc>
        <w:tc>
          <w:tcPr>
            <w:tcW w:w="1440" w:type="dxa"/>
            <w:vAlign w:val="center"/>
          </w:tcPr>
          <w:p w14:paraId="631CF65F" w14:textId="77777777" w:rsidR="00F32FE7" w:rsidRPr="00530C83" w:rsidRDefault="00F32FE7" w:rsidP="00F32FE7">
            <w:pPr>
              <w:rPr>
                <w:sz w:val="20"/>
                <w:szCs w:val="20"/>
              </w:rPr>
            </w:pPr>
            <w:r w:rsidRPr="00530C83">
              <w:rPr>
                <w:sz w:val="20"/>
                <w:szCs w:val="20"/>
              </w:rPr>
              <w:t>Deactivation effect at DSFS (Normalized), relative to before</w:t>
            </w:r>
          </w:p>
        </w:tc>
        <w:tc>
          <w:tcPr>
            <w:tcW w:w="3330" w:type="dxa"/>
            <w:shd w:val="clear" w:color="auto" w:fill="auto"/>
            <w:noWrap/>
            <w:vAlign w:val="center"/>
            <w:hideMark/>
          </w:tcPr>
          <w:p w14:paraId="69247E04" w14:textId="77777777" w:rsidR="00CA26BA" w:rsidRPr="00530C83" w:rsidRDefault="00BC018E" w:rsidP="00F32FE7">
            <w:pPr>
              <w:rPr>
                <w:rFonts w:eastAsiaTheme="minorEastAsia"/>
                <w:color w:val="70AD47" w:themeColor="accent6"/>
                <w:sz w:val="20"/>
                <w:szCs w:val="20"/>
              </w:rPr>
            </w:pPr>
            <m:oMathPara>
              <m:oMath>
                <m:d>
                  <m:dPr>
                    <m:ctrlPr>
                      <w:rPr>
                        <w:rFonts w:ascii="Cambria Math" w:hAnsi="Cambria Math"/>
                        <w:i/>
                        <w:color w:val="70AD47" w:themeColor="accent6"/>
                        <w:sz w:val="20"/>
                        <w:szCs w:val="20"/>
                      </w:rPr>
                    </m:ctrlPr>
                  </m:dPr>
                  <m:e>
                    <m:sSub>
                      <m:sSubPr>
                        <m:ctrlPr>
                          <w:rPr>
                            <w:rFonts w:ascii="Cambria Math" w:hAnsi="Cambria Math"/>
                            <w:i/>
                            <w:color w:val="0070C0"/>
                            <w:sz w:val="20"/>
                            <w:szCs w:val="20"/>
                          </w:rPr>
                        </m:ctrlPr>
                      </m:sSubPr>
                      <m:e>
                        <m:r>
                          <w:rPr>
                            <w:rFonts w:ascii="Cambria Math" w:hAnsi="Cambria Math"/>
                            <w:color w:val="0070C0"/>
                            <w:sz w:val="20"/>
                            <w:szCs w:val="20"/>
                          </w:rPr>
                          <m:t>After</m:t>
                        </m:r>
                      </m:e>
                      <m:sub>
                        <m:r>
                          <w:rPr>
                            <w:rFonts w:ascii="Cambria Math" w:hAnsi="Cambria Math"/>
                            <w:color w:val="0070C0"/>
                            <w:sz w:val="20"/>
                            <w:szCs w:val="20"/>
                          </w:rPr>
                          <m:t>DFSF</m:t>
                        </m:r>
                      </m:sub>
                    </m:sSub>
                    <m:r>
                      <w:rPr>
                        <w:rFonts w:ascii="Cambria Math" w:hAnsi="Cambria Math"/>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Before</m:t>
                        </m:r>
                      </m:e>
                      <m:sub>
                        <m:r>
                          <w:rPr>
                            <w:rFonts w:ascii="Cambria Math" w:hAnsi="Cambria Math"/>
                            <w:color w:val="0070C0"/>
                            <w:sz w:val="20"/>
                            <w:szCs w:val="20"/>
                          </w:rPr>
                          <m:t>DSFS</m:t>
                        </m:r>
                      </m:sub>
                    </m:sSub>
                  </m:e>
                </m:d>
                <m:r>
                  <w:rPr>
                    <w:rFonts w:ascii="Cambria Math" w:hAnsi="Cambria Math"/>
                    <w:color w:val="70AD47" w:themeColor="accent6"/>
                    <w:sz w:val="20"/>
                    <w:szCs w:val="20"/>
                  </w:rPr>
                  <m:t>-</m:t>
                </m:r>
              </m:oMath>
            </m:oMathPara>
          </w:p>
          <w:p w14:paraId="380341AF" w14:textId="77777777" w:rsidR="00F32FE7" w:rsidRPr="00530C83" w:rsidRDefault="00BC018E" w:rsidP="00F32FE7">
            <w:pPr>
              <w:rPr>
                <w:rFonts w:eastAsiaTheme="minorEastAsia"/>
                <w:sz w:val="20"/>
                <w:szCs w:val="20"/>
              </w:rPr>
            </w:pPr>
            <m:oMathPara>
              <m:oMath>
                <m:d>
                  <m:dPr>
                    <m:ctrlPr>
                      <w:rPr>
                        <w:rFonts w:ascii="Cambria Math" w:hAnsi="Cambria Math"/>
                        <w:i/>
                        <w:color w:val="4472C4" w:themeColor="accent5"/>
                        <w:sz w:val="20"/>
                        <w:szCs w:val="20"/>
                      </w:rPr>
                    </m:ctrlPr>
                  </m:dPr>
                  <m:e>
                    <m:sSub>
                      <m:sSubPr>
                        <m:ctrlPr>
                          <w:rPr>
                            <w:rFonts w:ascii="Cambria Math" w:hAnsi="Cambria Math"/>
                            <w:i/>
                            <w:color w:val="92D050"/>
                            <w:sz w:val="20"/>
                            <w:szCs w:val="20"/>
                          </w:rPr>
                        </m:ctrlPr>
                      </m:sSubPr>
                      <m:e>
                        <m:r>
                          <w:rPr>
                            <w:rFonts w:ascii="Cambria Math" w:hAnsi="Cambria Math"/>
                            <w:color w:val="92D050"/>
                            <w:sz w:val="20"/>
                            <w:szCs w:val="20"/>
                          </w:rPr>
                          <m:t>After</m:t>
                        </m:r>
                      </m:e>
                      <m:sub>
                        <m:r>
                          <w:rPr>
                            <w:rFonts w:ascii="Cambria Math" w:hAnsi="Cambria Math"/>
                            <w:color w:val="92D050"/>
                            <w:sz w:val="20"/>
                            <w:szCs w:val="20"/>
                          </w:rPr>
                          <m:t>Upstream</m:t>
                        </m:r>
                      </m:sub>
                    </m:sSub>
                    <m:sSub>
                      <m:sSubPr>
                        <m:ctrlPr>
                          <w:rPr>
                            <w:rFonts w:ascii="Cambria Math" w:hAnsi="Cambria Math"/>
                            <w:i/>
                            <w:color w:val="92D050"/>
                            <w:sz w:val="20"/>
                            <w:szCs w:val="20"/>
                          </w:rPr>
                        </m:ctrlPr>
                      </m:sSubPr>
                      <m:e>
                        <m:r>
                          <w:rPr>
                            <w:rFonts w:ascii="Cambria Math" w:hAnsi="Cambria Math"/>
                            <w:sz w:val="20"/>
                            <w:szCs w:val="20"/>
                          </w:rPr>
                          <m:t>-</m:t>
                        </m:r>
                        <m:r>
                          <w:rPr>
                            <w:rFonts w:ascii="Cambria Math" w:hAnsi="Cambria Math"/>
                            <w:color w:val="92D050"/>
                            <w:sz w:val="20"/>
                            <w:szCs w:val="20"/>
                          </w:rPr>
                          <m:t>Before</m:t>
                        </m:r>
                      </m:e>
                      <m:sub>
                        <m:r>
                          <w:rPr>
                            <w:rFonts w:ascii="Cambria Math" w:hAnsi="Cambria Math"/>
                            <w:color w:val="92D050"/>
                            <w:sz w:val="20"/>
                            <w:szCs w:val="20"/>
                          </w:rPr>
                          <m:t>Upstream</m:t>
                        </m:r>
                      </m:sub>
                    </m:sSub>
                  </m:e>
                </m:d>
              </m:oMath>
            </m:oMathPara>
          </w:p>
          <w:p w14:paraId="6FFBB56E" w14:textId="77777777" w:rsidR="00F32FE7" w:rsidRPr="00530C83" w:rsidRDefault="00D910FD" w:rsidP="00F32FE7">
            <w:pPr>
              <w:rPr>
                <w:rFonts w:eastAsia="Times New Roman"/>
                <w:color w:val="70AD47" w:themeColor="accent6"/>
                <w:sz w:val="20"/>
                <w:szCs w:val="20"/>
              </w:rPr>
            </w:pPr>
            <m:oMathPara>
              <m:oMath>
                <m:r>
                  <w:rPr>
                    <w:rFonts w:ascii="Cambria Math" w:hAnsi="Cambria Math"/>
                    <w:sz w:val="20"/>
                    <w:szCs w:val="20"/>
                  </w:rPr>
                  <m:t>=-10</m:t>
                </m:r>
              </m:oMath>
            </m:oMathPara>
          </w:p>
          <w:p w14:paraId="266C3B84" w14:textId="77777777" w:rsidR="00F32FE7" w:rsidRPr="00530C83" w:rsidRDefault="00F32FE7" w:rsidP="00F32FE7">
            <w:pPr>
              <w:rPr>
                <w:rFonts w:ascii="Calibri" w:eastAsia="Times New Roman" w:hAnsi="Calibri"/>
                <w:color w:val="000000"/>
                <w:sz w:val="20"/>
                <w:szCs w:val="20"/>
              </w:rPr>
            </w:pPr>
          </w:p>
        </w:tc>
        <w:tc>
          <w:tcPr>
            <w:tcW w:w="4410" w:type="dxa"/>
            <w:shd w:val="clear" w:color="auto" w:fill="auto"/>
            <w:noWrap/>
            <w:vAlign w:val="bottom"/>
            <w:hideMark/>
          </w:tcPr>
          <w:tbl>
            <w:tblPr>
              <w:tblStyle w:val="TableGrid"/>
              <w:tblW w:w="3901" w:type="dxa"/>
              <w:tblBorders>
                <w:insideH w:val="none" w:sz="0" w:space="0" w:color="auto"/>
                <w:insideV w:val="none" w:sz="0" w:space="0" w:color="auto"/>
              </w:tblBorders>
              <w:tblLook w:val="04A0" w:firstRow="1" w:lastRow="0" w:firstColumn="1" w:lastColumn="0" w:noHBand="0" w:noVBand="1"/>
            </w:tblPr>
            <w:tblGrid>
              <w:gridCol w:w="455"/>
              <w:gridCol w:w="1248"/>
              <w:gridCol w:w="766"/>
              <w:gridCol w:w="789"/>
              <w:gridCol w:w="643"/>
            </w:tblGrid>
            <w:tr w:rsidR="00F32FE7" w:rsidRPr="00530C83" w14:paraId="2D68C2DA" w14:textId="77777777" w:rsidTr="00CC405F">
              <w:trPr>
                <w:trHeight w:val="321"/>
              </w:trPr>
              <w:tc>
                <w:tcPr>
                  <w:tcW w:w="1703" w:type="dxa"/>
                  <w:gridSpan w:val="2"/>
                  <w:vMerge w:val="restart"/>
                  <w:tcBorders>
                    <w:top w:val="nil"/>
                    <w:left w:val="nil"/>
                  </w:tcBorders>
                </w:tcPr>
                <w:p w14:paraId="213408DA" w14:textId="77777777" w:rsidR="00F32FE7" w:rsidRPr="00530C83" w:rsidRDefault="00F32FE7" w:rsidP="00F32FE7">
                  <w:pPr>
                    <w:rPr>
                      <w:sz w:val="20"/>
                      <w:szCs w:val="20"/>
                    </w:rPr>
                  </w:pPr>
                </w:p>
              </w:tc>
              <w:tc>
                <w:tcPr>
                  <w:tcW w:w="2198" w:type="dxa"/>
                  <w:gridSpan w:val="3"/>
                  <w:tcBorders>
                    <w:top w:val="nil"/>
                    <w:bottom w:val="single" w:sz="4" w:space="0" w:color="auto"/>
                    <w:right w:val="nil"/>
                  </w:tcBorders>
                </w:tcPr>
                <w:p w14:paraId="64445B20" w14:textId="77777777" w:rsidR="00F32FE7" w:rsidRPr="00530C83" w:rsidRDefault="00F32FE7" w:rsidP="00F32FE7">
                  <w:pPr>
                    <w:jc w:val="center"/>
                    <w:rPr>
                      <w:sz w:val="20"/>
                      <w:szCs w:val="20"/>
                    </w:rPr>
                  </w:pPr>
                  <w:r w:rsidRPr="00530C83">
                    <w:rPr>
                      <w:sz w:val="20"/>
                      <w:szCs w:val="20"/>
                    </w:rPr>
                    <w:t>Timing</w:t>
                  </w:r>
                </w:p>
              </w:tc>
            </w:tr>
            <w:tr w:rsidR="00F32FE7" w:rsidRPr="00530C83" w14:paraId="78669935" w14:textId="77777777" w:rsidTr="00CC405F">
              <w:trPr>
                <w:trHeight w:val="321"/>
              </w:trPr>
              <w:tc>
                <w:tcPr>
                  <w:tcW w:w="1703" w:type="dxa"/>
                  <w:gridSpan w:val="2"/>
                  <w:vMerge/>
                  <w:tcBorders>
                    <w:left w:val="nil"/>
                  </w:tcBorders>
                </w:tcPr>
                <w:p w14:paraId="2707F213" w14:textId="77777777" w:rsidR="00F32FE7" w:rsidRPr="00530C83" w:rsidRDefault="00F32FE7" w:rsidP="00F32FE7">
                  <w:pPr>
                    <w:rPr>
                      <w:sz w:val="20"/>
                      <w:szCs w:val="20"/>
                    </w:rPr>
                  </w:pPr>
                </w:p>
              </w:tc>
              <w:tc>
                <w:tcPr>
                  <w:tcW w:w="766" w:type="dxa"/>
                  <w:tcBorders>
                    <w:top w:val="single" w:sz="4" w:space="0" w:color="auto"/>
                    <w:bottom w:val="single" w:sz="4" w:space="0" w:color="auto"/>
                  </w:tcBorders>
                </w:tcPr>
                <w:p w14:paraId="76DE8450" w14:textId="77777777" w:rsidR="00F32FE7" w:rsidRPr="00530C83" w:rsidRDefault="00F32FE7" w:rsidP="00F32FE7">
                  <w:pPr>
                    <w:rPr>
                      <w:sz w:val="20"/>
                      <w:szCs w:val="20"/>
                    </w:rPr>
                  </w:pPr>
                  <w:r w:rsidRPr="00530C83">
                    <w:rPr>
                      <w:sz w:val="20"/>
                      <w:szCs w:val="20"/>
                    </w:rPr>
                    <w:t>Before</w:t>
                  </w:r>
                </w:p>
              </w:tc>
              <w:tc>
                <w:tcPr>
                  <w:tcW w:w="789" w:type="dxa"/>
                  <w:tcBorders>
                    <w:top w:val="single" w:sz="4" w:space="0" w:color="auto"/>
                    <w:bottom w:val="single" w:sz="4" w:space="0" w:color="auto"/>
                  </w:tcBorders>
                </w:tcPr>
                <w:p w14:paraId="5186E0DB" w14:textId="77777777" w:rsidR="00F32FE7" w:rsidRPr="00530C83" w:rsidRDefault="00F32FE7" w:rsidP="00F32FE7">
                  <w:pPr>
                    <w:rPr>
                      <w:sz w:val="20"/>
                      <w:szCs w:val="20"/>
                    </w:rPr>
                  </w:pPr>
                  <w:r w:rsidRPr="00530C83">
                    <w:rPr>
                      <w:sz w:val="20"/>
                      <w:szCs w:val="20"/>
                    </w:rPr>
                    <w:t>During</w:t>
                  </w:r>
                </w:p>
              </w:tc>
              <w:tc>
                <w:tcPr>
                  <w:tcW w:w="642" w:type="dxa"/>
                  <w:tcBorders>
                    <w:top w:val="single" w:sz="4" w:space="0" w:color="auto"/>
                    <w:bottom w:val="single" w:sz="4" w:space="0" w:color="auto"/>
                    <w:right w:val="nil"/>
                  </w:tcBorders>
                </w:tcPr>
                <w:p w14:paraId="3E6D0BB3" w14:textId="77777777" w:rsidR="00F32FE7" w:rsidRPr="00530C83" w:rsidRDefault="00F32FE7" w:rsidP="00F32FE7">
                  <w:pPr>
                    <w:rPr>
                      <w:sz w:val="20"/>
                      <w:szCs w:val="20"/>
                    </w:rPr>
                  </w:pPr>
                  <w:r w:rsidRPr="00530C83">
                    <w:rPr>
                      <w:sz w:val="20"/>
                      <w:szCs w:val="20"/>
                    </w:rPr>
                    <w:t>After</w:t>
                  </w:r>
                </w:p>
              </w:tc>
            </w:tr>
            <w:tr w:rsidR="00F32FE7" w:rsidRPr="00530C83" w14:paraId="5B4621FC" w14:textId="77777777" w:rsidTr="00CC405F">
              <w:trPr>
                <w:trHeight w:val="321"/>
              </w:trPr>
              <w:tc>
                <w:tcPr>
                  <w:tcW w:w="455" w:type="dxa"/>
                  <w:vMerge w:val="restart"/>
                  <w:tcBorders>
                    <w:top w:val="nil"/>
                    <w:left w:val="nil"/>
                    <w:bottom w:val="single" w:sz="4" w:space="0" w:color="auto"/>
                    <w:right w:val="single" w:sz="4" w:space="0" w:color="auto"/>
                  </w:tcBorders>
                  <w:textDirection w:val="btLr"/>
                </w:tcPr>
                <w:p w14:paraId="13107587" w14:textId="77777777" w:rsidR="00F32FE7" w:rsidRPr="00530C83" w:rsidRDefault="00F32FE7" w:rsidP="00F32FE7">
                  <w:pPr>
                    <w:ind w:left="113" w:right="113"/>
                    <w:jc w:val="center"/>
                    <w:rPr>
                      <w:sz w:val="20"/>
                      <w:szCs w:val="20"/>
                    </w:rPr>
                  </w:pPr>
                  <w:r w:rsidRPr="00530C83">
                    <w:rPr>
                      <w:sz w:val="20"/>
                      <w:szCs w:val="20"/>
                    </w:rPr>
                    <w:t>Location</w:t>
                  </w:r>
                </w:p>
              </w:tc>
              <w:tc>
                <w:tcPr>
                  <w:tcW w:w="1247" w:type="dxa"/>
                  <w:tcBorders>
                    <w:left w:val="single" w:sz="4" w:space="0" w:color="auto"/>
                    <w:right w:val="single" w:sz="4" w:space="0" w:color="auto"/>
                  </w:tcBorders>
                </w:tcPr>
                <w:p w14:paraId="7979657A" w14:textId="77777777" w:rsidR="00F32FE7" w:rsidRPr="00530C83" w:rsidRDefault="00F32FE7" w:rsidP="00F32FE7">
                  <w:pPr>
                    <w:rPr>
                      <w:sz w:val="20"/>
                      <w:szCs w:val="20"/>
                    </w:rPr>
                  </w:pPr>
                  <w:r w:rsidRPr="00530C83">
                    <w:rPr>
                      <w:sz w:val="20"/>
                      <w:szCs w:val="20"/>
                    </w:rPr>
                    <w:t>Upstream</w:t>
                  </w:r>
                </w:p>
              </w:tc>
              <w:tc>
                <w:tcPr>
                  <w:tcW w:w="766" w:type="dxa"/>
                  <w:tcBorders>
                    <w:top w:val="single" w:sz="4" w:space="0" w:color="auto"/>
                    <w:left w:val="single" w:sz="4" w:space="0" w:color="auto"/>
                    <w:bottom w:val="single" w:sz="4" w:space="0" w:color="auto"/>
                    <w:right w:val="single" w:sz="4" w:space="0" w:color="auto"/>
                  </w:tcBorders>
                  <w:shd w:val="clear" w:color="auto" w:fill="70AD47"/>
                </w:tcPr>
                <w:p w14:paraId="4136E451" w14:textId="77777777" w:rsidR="00F32FE7" w:rsidRPr="00530C83" w:rsidRDefault="002525B4" w:rsidP="00F32FE7">
                  <w:pPr>
                    <w:rPr>
                      <w:b/>
                      <w:color w:val="FFFFFF" w:themeColor="background1"/>
                      <w:sz w:val="20"/>
                      <w:szCs w:val="20"/>
                    </w:rPr>
                  </w:pPr>
                  <w:r w:rsidRPr="00530C83">
                    <w:rPr>
                      <w:b/>
                      <w:color w:val="FFFFFF" w:themeColor="background1"/>
                      <w:sz w:val="20"/>
                      <w:szCs w:val="20"/>
                    </w:rPr>
                    <w:t>50</w:t>
                  </w:r>
                </w:p>
              </w:tc>
              <w:tc>
                <w:tcPr>
                  <w:tcW w:w="789" w:type="dxa"/>
                  <w:tcBorders>
                    <w:top w:val="single" w:sz="4" w:space="0" w:color="auto"/>
                    <w:left w:val="single" w:sz="4" w:space="0" w:color="auto"/>
                    <w:bottom w:val="single" w:sz="4" w:space="0" w:color="auto"/>
                    <w:right w:val="single" w:sz="4" w:space="0" w:color="auto"/>
                  </w:tcBorders>
                </w:tcPr>
                <w:p w14:paraId="71E1DFF3" w14:textId="77777777" w:rsidR="00F32FE7" w:rsidRPr="00530C83" w:rsidRDefault="00F32FE7" w:rsidP="00F32FE7">
                  <w:pPr>
                    <w:rPr>
                      <w:b/>
                      <w:color w:val="FFFFFF" w:themeColor="background1"/>
                      <w:sz w:val="20"/>
                      <w:szCs w:val="20"/>
                    </w:rPr>
                  </w:pPr>
                </w:p>
              </w:tc>
              <w:tc>
                <w:tcPr>
                  <w:tcW w:w="642" w:type="dxa"/>
                  <w:tcBorders>
                    <w:top w:val="single" w:sz="4" w:space="0" w:color="auto"/>
                    <w:left w:val="single" w:sz="4" w:space="0" w:color="auto"/>
                    <w:bottom w:val="single" w:sz="4" w:space="0" w:color="auto"/>
                    <w:right w:val="single" w:sz="4" w:space="0" w:color="auto"/>
                  </w:tcBorders>
                  <w:shd w:val="clear" w:color="auto" w:fill="70AD47"/>
                </w:tcPr>
                <w:p w14:paraId="01595608" w14:textId="77777777" w:rsidR="00F32FE7" w:rsidRPr="00530C83" w:rsidRDefault="00D910FD" w:rsidP="00F32FE7">
                  <w:pPr>
                    <w:rPr>
                      <w:b/>
                      <w:color w:val="FFFFFF" w:themeColor="background1"/>
                      <w:sz w:val="20"/>
                      <w:szCs w:val="20"/>
                    </w:rPr>
                  </w:pPr>
                  <w:r w:rsidRPr="00530C83">
                    <w:rPr>
                      <w:b/>
                      <w:color w:val="FFFFFF" w:themeColor="background1"/>
                      <w:sz w:val="20"/>
                      <w:szCs w:val="20"/>
                    </w:rPr>
                    <w:t>55</w:t>
                  </w:r>
                </w:p>
              </w:tc>
            </w:tr>
            <w:tr w:rsidR="00F32FE7" w:rsidRPr="00530C83" w14:paraId="25AEE855" w14:textId="77777777" w:rsidTr="00CC405F">
              <w:trPr>
                <w:trHeight w:val="321"/>
              </w:trPr>
              <w:tc>
                <w:tcPr>
                  <w:tcW w:w="455" w:type="dxa"/>
                  <w:vMerge/>
                  <w:tcBorders>
                    <w:top w:val="single" w:sz="4" w:space="0" w:color="auto"/>
                    <w:left w:val="nil"/>
                    <w:bottom w:val="single" w:sz="4" w:space="0" w:color="auto"/>
                    <w:right w:val="single" w:sz="4" w:space="0" w:color="auto"/>
                  </w:tcBorders>
                </w:tcPr>
                <w:p w14:paraId="2C92996A" w14:textId="77777777" w:rsidR="00F32FE7" w:rsidRPr="00530C83" w:rsidRDefault="00F32FE7" w:rsidP="00F32FE7">
                  <w:pPr>
                    <w:rPr>
                      <w:sz w:val="20"/>
                      <w:szCs w:val="20"/>
                    </w:rPr>
                  </w:pPr>
                </w:p>
              </w:tc>
              <w:tc>
                <w:tcPr>
                  <w:tcW w:w="1247" w:type="dxa"/>
                  <w:tcBorders>
                    <w:left w:val="single" w:sz="4" w:space="0" w:color="auto"/>
                    <w:right w:val="single" w:sz="4" w:space="0" w:color="auto"/>
                  </w:tcBorders>
                </w:tcPr>
                <w:p w14:paraId="0F1446C9" w14:textId="77777777" w:rsidR="00F32FE7" w:rsidRPr="00530C83" w:rsidRDefault="00F32FE7" w:rsidP="00F32FE7">
                  <w:pPr>
                    <w:rPr>
                      <w:sz w:val="20"/>
                      <w:szCs w:val="20"/>
                    </w:rPr>
                  </w:pPr>
                  <w:r w:rsidRPr="00530C83">
                    <w:rPr>
                      <w:sz w:val="20"/>
                      <w:szCs w:val="20"/>
                    </w:rPr>
                    <w:t>Adjacent</w:t>
                  </w:r>
                </w:p>
              </w:tc>
              <w:tc>
                <w:tcPr>
                  <w:tcW w:w="766" w:type="dxa"/>
                  <w:tcBorders>
                    <w:top w:val="single" w:sz="4" w:space="0" w:color="auto"/>
                    <w:left w:val="single" w:sz="4" w:space="0" w:color="auto"/>
                    <w:bottom w:val="single" w:sz="4" w:space="0" w:color="auto"/>
                    <w:right w:val="single" w:sz="4" w:space="0" w:color="auto"/>
                  </w:tcBorders>
                  <w:shd w:val="clear" w:color="auto" w:fill="0070C0"/>
                </w:tcPr>
                <w:p w14:paraId="17EC473E" w14:textId="77777777" w:rsidR="00F32FE7" w:rsidRPr="00530C83" w:rsidRDefault="002525B4" w:rsidP="00F32FE7">
                  <w:pPr>
                    <w:rPr>
                      <w:b/>
                      <w:color w:val="FFFFFF" w:themeColor="background1"/>
                      <w:sz w:val="20"/>
                      <w:szCs w:val="20"/>
                    </w:rPr>
                  </w:pPr>
                  <w:r w:rsidRPr="00530C83">
                    <w:rPr>
                      <w:b/>
                      <w:color w:val="FFFFFF" w:themeColor="background1"/>
                      <w:sz w:val="20"/>
                      <w:szCs w:val="20"/>
                    </w:rPr>
                    <w:t>40</w:t>
                  </w:r>
                </w:p>
              </w:tc>
              <w:tc>
                <w:tcPr>
                  <w:tcW w:w="789" w:type="dxa"/>
                  <w:tcBorders>
                    <w:top w:val="single" w:sz="4" w:space="0" w:color="auto"/>
                    <w:left w:val="single" w:sz="4" w:space="0" w:color="auto"/>
                    <w:bottom w:val="single" w:sz="4" w:space="0" w:color="auto"/>
                    <w:right w:val="single" w:sz="4" w:space="0" w:color="auto"/>
                  </w:tcBorders>
                </w:tcPr>
                <w:p w14:paraId="5E75CE2B" w14:textId="77777777" w:rsidR="00F32FE7" w:rsidRPr="00530C83" w:rsidRDefault="00F32FE7" w:rsidP="00F32FE7">
                  <w:pPr>
                    <w:rPr>
                      <w:b/>
                      <w:color w:val="FFFFFF" w:themeColor="background1"/>
                      <w:sz w:val="20"/>
                      <w:szCs w:val="20"/>
                    </w:rPr>
                  </w:pPr>
                </w:p>
              </w:tc>
              <w:tc>
                <w:tcPr>
                  <w:tcW w:w="642" w:type="dxa"/>
                  <w:tcBorders>
                    <w:top w:val="single" w:sz="4" w:space="0" w:color="auto"/>
                    <w:left w:val="single" w:sz="4" w:space="0" w:color="auto"/>
                    <w:bottom w:val="single" w:sz="4" w:space="0" w:color="auto"/>
                    <w:right w:val="single" w:sz="4" w:space="0" w:color="auto"/>
                  </w:tcBorders>
                  <w:shd w:val="clear" w:color="auto" w:fill="4472C4"/>
                </w:tcPr>
                <w:p w14:paraId="68732DBF" w14:textId="77777777" w:rsidR="00F32FE7" w:rsidRPr="00530C83" w:rsidRDefault="00D910FD" w:rsidP="00F32FE7">
                  <w:pPr>
                    <w:rPr>
                      <w:b/>
                      <w:color w:val="FFFFFF" w:themeColor="background1"/>
                      <w:sz w:val="20"/>
                      <w:szCs w:val="20"/>
                    </w:rPr>
                  </w:pPr>
                  <w:r w:rsidRPr="00530C83">
                    <w:rPr>
                      <w:b/>
                      <w:color w:val="FFFFFF" w:themeColor="background1"/>
                      <w:sz w:val="20"/>
                      <w:szCs w:val="20"/>
                    </w:rPr>
                    <w:t>35</w:t>
                  </w:r>
                </w:p>
              </w:tc>
            </w:tr>
            <w:tr w:rsidR="00F32FE7" w:rsidRPr="00530C83" w14:paraId="29C5DD38" w14:textId="77777777" w:rsidTr="00CC405F">
              <w:trPr>
                <w:trHeight w:val="321"/>
              </w:trPr>
              <w:tc>
                <w:tcPr>
                  <w:tcW w:w="455" w:type="dxa"/>
                  <w:vMerge/>
                  <w:tcBorders>
                    <w:top w:val="single" w:sz="4" w:space="0" w:color="auto"/>
                    <w:left w:val="nil"/>
                    <w:bottom w:val="nil"/>
                    <w:right w:val="single" w:sz="4" w:space="0" w:color="auto"/>
                  </w:tcBorders>
                </w:tcPr>
                <w:p w14:paraId="4213C697" w14:textId="77777777" w:rsidR="00F32FE7" w:rsidRPr="00530C83" w:rsidRDefault="00F32FE7" w:rsidP="00F32FE7">
                  <w:pPr>
                    <w:rPr>
                      <w:sz w:val="20"/>
                      <w:szCs w:val="20"/>
                    </w:rPr>
                  </w:pPr>
                </w:p>
              </w:tc>
              <w:tc>
                <w:tcPr>
                  <w:tcW w:w="1247" w:type="dxa"/>
                  <w:tcBorders>
                    <w:left w:val="single" w:sz="4" w:space="0" w:color="auto"/>
                    <w:bottom w:val="nil"/>
                    <w:right w:val="single" w:sz="4" w:space="0" w:color="auto"/>
                  </w:tcBorders>
                </w:tcPr>
                <w:p w14:paraId="0BB67429" w14:textId="77777777" w:rsidR="00F32FE7" w:rsidRPr="00530C83" w:rsidRDefault="00F32FE7" w:rsidP="00F32FE7">
                  <w:pPr>
                    <w:rPr>
                      <w:sz w:val="20"/>
                      <w:szCs w:val="20"/>
                    </w:rPr>
                  </w:pPr>
                  <w:r w:rsidRPr="00530C83">
                    <w:rPr>
                      <w:sz w:val="20"/>
                      <w:szCs w:val="20"/>
                    </w:rPr>
                    <w:t>Downstream</w:t>
                  </w:r>
                </w:p>
              </w:tc>
              <w:tc>
                <w:tcPr>
                  <w:tcW w:w="766" w:type="dxa"/>
                  <w:tcBorders>
                    <w:top w:val="single" w:sz="4" w:space="0" w:color="auto"/>
                    <w:left w:val="single" w:sz="4" w:space="0" w:color="auto"/>
                    <w:bottom w:val="nil"/>
                    <w:right w:val="single" w:sz="4" w:space="0" w:color="auto"/>
                  </w:tcBorders>
                  <w:shd w:val="clear" w:color="auto" w:fill="auto"/>
                </w:tcPr>
                <w:p w14:paraId="7193128C" w14:textId="77777777" w:rsidR="00F32FE7" w:rsidRPr="00530C83" w:rsidRDefault="00F32FE7" w:rsidP="00F32FE7">
                  <w:pPr>
                    <w:rPr>
                      <w:sz w:val="20"/>
                      <w:szCs w:val="20"/>
                    </w:rPr>
                  </w:pPr>
                </w:p>
              </w:tc>
              <w:tc>
                <w:tcPr>
                  <w:tcW w:w="789" w:type="dxa"/>
                  <w:tcBorders>
                    <w:top w:val="single" w:sz="4" w:space="0" w:color="auto"/>
                    <w:left w:val="single" w:sz="4" w:space="0" w:color="auto"/>
                    <w:bottom w:val="nil"/>
                    <w:right w:val="single" w:sz="4" w:space="0" w:color="auto"/>
                  </w:tcBorders>
                  <w:shd w:val="clear" w:color="auto" w:fill="auto"/>
                </w:tcPr>
                <w:p w14:paraId="323B73E7" w14:textId="77777777" w:rsidR="00F32FE7" w:rsidRPr="00530C83" w:rsidRDefault="00F32FE7" w:rsidP="00F32FE7">
                  <w:pPr>
                    <w:rPr>
                      <w:sz w:val="20"/>
                      <w:szCs w:val="20"/>
                    </w:rPr>
                  </w:pPr>
                </w:p>
              </w:tc>
              <w:tc>
                <w:tcPr>
                  <w:tcW w:w="642" w:type="dxa"/>
                  <w:tcBorders>
                    <w:top w:val="single" w:sz="4" w:space="0" w:color="auto"/>
                    <w:left w:val="single" w:sz="4" w:space="0" w:color="auto"/>
                    <w:bottom w:val="nil"/>
                    <w:right w:val="single" w:sz="4" w:space="0" w:color="auto"/>
                  </w:tcBorders>
                  <w:shd w:val="clear" w:color="auto" w:fill="auto"/>
                </w:tcPr>
                <w:p w14:paraId="2DDA4640" w14:textId="77777777" w:rsidR="00F32FE7" w:rsidRPr="00530C83" w:rsidRDefault="00F32FE7" w:rsidP="00F32FE7">
                  <w:pPr>
                    <w:rPr>
                      <w:sz w:val="20"/>
                      <w:szCs w:val="20"/>
                    </w:rPr>
                  </w:pPr>
                </w:p>
              </w:tc>
            </w:tr>
          </w:tbl>
          <w:p w14:paraId="26C46A43" w14:textId="77777777" w:rsidR="00F32FE7" w:rsidRPr="00530C83" w:rsidRDefault="00F32FE7" w:rsidP="00F32FE7">
            <w:pPr>
              <w:rPr>
                <w:rFonts w:ascii="Calibri" w:eastAsia="Times New Roman" w:hAnsi="Calibri"/>
                <w:color w:val="000000"/>
              </w:rPr>
            </w:pPr>
          </w:p>
        </w:tc>
      </w:tr>
      <w:tr w:rsidR="00F32FE7" w:rsidRPr="00530C83" w14:paraId="2D6896D3" w14:textId="77777777" w:rsidTr="007918E8">
        <w:trPr>
          <w:cantSplit/>
          <w:trHeight w:val="303"/>
        </w:trPr>
        <w:tc>
          <w:tcPr>
            <w:tcW w:w="985" w:type="dxa"/>
            <w:shd w:val="clear" w:color="auto" w:fill="auto"/>
            <w:noWrap/>
            <w:vAlign w:val="center"/>
            <w:hideMark/>
          </w:tcPr>
          <w:p w14:paraId="5ED5B9FB" w14:textId="77777777" w:rsidR="00F32FE7" w:rsidRPr="00530C83" w:rsidRDefault="00F32FE7" w:rsidP="00F32FE7">
            <w:pPr>
              <w:rPr>
                <w:rFonts w:eastAsia="Times New Roman"/>
                <w:color w:val="000000"/>
              </w:rPr>
            </w:pPr>
            <w:r w:rsidRPr="00530C83">
              <w:rPr>
                <w:rFonts w:eastAsia="Times New Roman"/>
                <w:color w:val="000000"/>
              </w:rPr>
              <w:lastRenderedPageBreak/>
              <w:t>H3B</w:t>
            </w:r>
          </w:p>
        </w:tc>
        <w:tc>
          <w:tcPr>
            <w:tcW w:w="1440" w:type="dxa"/>
            <w:vAlign w:val="center"/>
          </w:tcPr>
          <w:p w14:paraId="484CA940" w14:textId="77777777" w:rsidR="00F32FE7" w:rsidRPr="00530C83" w:rsidRDefault="00F32FE7" w:rsidP="00F32FE7">
            <w:pPr>
              <w:rPr>
                <w:sz w:val="20"/>
                <w:szCs w:val="20"/>
              </w:rPr>
            </w:pPr>
            <w:r w:rsidRPr="00530C83">
              <w:rPr>
                <w:sz w:val="20"/>
                <w:szCs w:val="20"/>
              </w:rPr>
              <w:t>Deactivation effect at DSFS (Same Site), relative to before</w:t>
            </w:r>
          </w:p>
        </w:tc>
        <w:tc>
          <w:tcPr>
            <w:tcW w:w="3330" w:type="dxa"/>
            <w:shd w:val="clear" w:color="auto" w:fill="auto"/>
            <w:noWrap/>
            <w:vAlign w:val="center"/>
            <w:hideMark/>
          </w:tcPr>
          <w:p w14:paraId="4005D8A3" w14:textId="4E084BF0" w:rsidR="00F32FE7" w:rsidRPr="00530C83" w:rsidRDefault="00BC018E" w:rsidP="00F32FE7">
            <w:pPr>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After</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0070C0"/>
                            <w:sz w:val="20"/>
                            <w:szCs w:val="20"/>
                          </w:rPr>
                        </m:ctrlPr>
                      </m:sSubPr>
                      <m:e>
                        <m:r>
                          <w:rPr>
                            <w:rFonts w:ascii="Cambria Math" w:hAnsi="Cambria Math"/>
                            <w:color w:val="0070C0"/>
                            <w:sz w:val="20"/>
                            <w:szCs w:val="20"/>
                          </w:rPr>
                          <m:t>Before</m:t>
                        </m:r>
                      </m:e>
                      <m:sub>
                        <m:r>
                          <w:rPr>
                            <w:rFonts w:ascii="Cambria Math" w:hAnsi="Cambria Math"/>
                            <w:color w:val="0070C0"/>
                            <w:sz w:val="20"/>
                            <w:szCs w:val="20"/>
                          </w:rPr>
                          <m:t>DSFS</m:t>
                        </m:r>
                      </m:sub>
                    </m:sSub>
                  </m:e>
                </m:d>
                <m:r>
                  <w:rPr>
                    <w:rFonts w:ascii="Cambria Math" w:hAnsi="Cambria Math"/>
                    <w:sz w:val="20"/>
                    <w:szCs w:val="20"/>
                  </w:rPr>
                  <m:t>=-5</m:t>
                </m:r>
              </m:oMath>
            </m:oMathPara>
          </w:p>
          <w:p w14:paraId="3B54BDA1" w14:textId="77777777" w:rsidR="00F32FE7" w:rsidRPr="00530C83" w:rsidRDefault="00F32FE7" w:rsidP="00F32FE7">
            <w:pPr>
              <w:rPr>
                <w:rFonts w:ascii="Calibri" w:eastAsia="Times New Roman" w:hAnsi="Calibri"/>
                <w:color w:val="000000"/>
                <w:sz w:val="20"/>
                <w:szCs w:val="20"/>
              </w:rPr>
            </w:pPr>
          </w:p>
        </w:tc>
        <w:tc>
          <w:tcPr>
            <w:tcW w:w="4410"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F32FE7" w:rsidRPr="00530C83" w14:paraId="15F7F306" w14:textId="77777777" w:rsidTr="00CC405F">
              <w:trPr>
                <w:trHeight w:val="315"/>
              </w:trPr>
              <w:tc>
                <w:tcPr>
                  <w:tcW w:w="1696" w:type="dxa"/>
                  <w:gridSpan w:val="2"/>
                  <w:vMerge w:val="restart"/>
                  <w:tcBorders>
                    <w:top w:val="nil"/>
                    <w:left w:val="nil"/>
                  </w:tcBorders>
                </w:tcPr>
                <w:p w14:paraId="3CFBB037" w14:textId="77777777" w:rsidR="00F32FE7" w:rsidRPr="00530C83" w:rsidRDefault="00F32FE7" w:rsidP="00F32FE7">
                  <w:pPr>
                    <w:rPr>
                      <w:sz w:val="20"/>
                      <w:szCs w:val="20"/>
                    </w:rPr>
                  </w:pPr>
                </w:p>
              </w:tc>
              <w:tc>
                <w:tcPr>
                  <w:tcW w:w="2190" w:type="dxa"/>
                  <w:gridSpan w:val="3"/>
                  <w:tcBorders>
                    <w:top w:val="nil"/>
                    <w:bottom w:val="single" w:sz="4" w:space="0" w:color="auto"/>
                    <w:right w:val="nil"/>
                  </w:tcBorders>
                </w:tcPr>
                <w:p w14:paraId="1EA408F2" w14:textId="77777777" w:rsidR="00F32FE7" w:rsidRPr="00530C83" w:rsidRDefault="00F32FE7" w:rsidP="00F32FE7">
                  <w:pPr>
                    <w:jc w:val="center"/>
                    <w:rPr>
                      <w:sz w:val="20"/>
                      <w:szCs w:val="20"/>
                    </w:rPr>
                  </w:pPr>
                  <w:r w:rsidRPr="00530C83">
                    <w:rPr>
                      <w:sz w:val="20"/>
                      <w:szCs w:val="20"/>
                    </w:rPr>
                    <w:t>Timing</w:t>
                  </w:r>
                </w:p>
              </w:tc>
            </w:tr>
            <w:tr w:rsidR="00F32FE7" w:rsidRPr="00530C83" w14:paraId="0E83AE13" w14:textId="77777777" w:rsidTr="00CC405F">
              <w:trPr>
                <w:trHeight w:val="315"/>
              </w:trPr>
              <w:tc>
                <w:tcPr>
                  <w:tcW w:w="1696" w:type="dxa"/>
                  <w:gridSpan w:val="2"/>
                  <w:vMerge/>
                  <w:tcBorders>
                    <w:left w:val="nil"/>
                  </w:tcBorders>
                </w:tcPr>
                <w:p w14:paraId="6432EF1D" w14:textId="77777777" w:rsidR="00F32FE7" w:rsidRPr="00530C83" w:rsidRDefault="00F32FE7" w:rsidP="00F32FE7">
                  <w:pPr>
                    <w:rPr>
                      <w:sz w:val="20"/>
                      <w:szCs w:val="20"/>
                    </w:rPr>
                  </w:pPr>
                </w:p>
              </w:tc>
              <w:tc>
                <w:tcPr>
                  <w:tcW w:w="763" w:type="dxa"/>
                  <w:tcBorders>
                    <w:top w:val="single" w:sz="4" w:space="0" w:color="auto"/>
                    <w:bottom w:val="single" w:sz="4" w:space="0" w:color="auto"/>
                  </w:tcBorders>
                </w:tcPr>
                <w:p w14:paraId="110C25BF" w14:textId="77777777" w:rsidR="00F32FE7" w:rsidRPr="00530C83" w:rsidRDefault="00F32FE7" w:rsidP="00F32FE7">
                  <w:pPr>
                    <w:rPr>
                      <w:sz w:val="20"/>
                      <w:szCs w:val="20"/>
                    </w:rPr>
                  </w:pPr>
                  <w:r w:rsidRPr="00530C83">
                    <w:rPr>
                      <w:sz w:val="20"/>
                      <w:szCs w:val="20"/>
                    </w:rPr>
                    <w:t>Before</w:t>
                  </w:r>
                </w:p>
              </w:tc>
              <w:tc>
                <w:tcPr>
                  <w:tcW w:w="786" w:type="dxa"/>
                  <w:tcBorders>
                    <w:top w:val="single" w:sz="4" w:space="0" w:color="auto"/>
                    <w:bottom w:val="single" w:sz="4" w:space="0" w:color="auto"/>
                  </w:tcBorders>
                </w:tcPr>
                <w:p w14:paraId="1A10CDAE" w14:textId="77777777" w:rsidR="00F32FE7" w:rsidRPr="00530C83" w:rsidRDefault="00F32FE7" w:rsidP="00F32FE7">
                  <w:pPr>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11AF5605" w14:textId="77777777" w:rsidR="00F32FE7" w:rsidRPr="00530C83" w:rsidRDefault="00F32FE7" w:rsidP="00F32FE7">
                  <w:pPr>
                    <w:rPr>
                      <w:sz w:val="20"/>
                      <w:szCs w:val="20"/>
                    </w:rPr>
                  </w:pPr>
                  <w:r w:rsidRPr="00530C83">
                    <w:rPr>
                      <w:sz w:val="20"/>
                      <w:szCs w:val="20"/>
                    </w:rPr>
                    <w:t>After</w:t>
                  </w:r>
                </w:p>
              </w:tc>
            </w:tr>
            <w:tr w:rsidR="00F32FE7" w:rsidRPr="00530C83" w14:paraId="50CFA255" w14:textId="77777777" w:rsidTr="00CC405F">
              <w:trPr>
                <w:trHeight w:val="315"/>
              </w:trPr>
              <w:tc>
                <w:tcPr>
                  <w:tcW w:w="453" w:type="dxa"/>
                  <w:vMerge w:val="restart"/>
                  <w:tcBorders>
                    <w:top w:val="nil"/>
                    <w:left w:val="nil"/>
                    <w:bottom w:val="single" w:sz="4" w:space="0" w:color="auto"/>
                    <w:right w:val="single" w:sz="4" w:space="0" w:color="auto"/>
                  </w:tcBorders>
                  <w:textDirection w:val="btLr"/>
                </w:tcPr>
                <w:p w14:paraId="6CB9C17A" w14:textId="77777777" w:rsidR="00F32FE7" w:rsidRPr="00530C83" w:rsidRDefault="00F32FE7" w:rsidP="00F32FE7">
                  <w:pPr>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2D405677" w14:textId="77777777" w:rsidR="00F32FE7" w:rsidRPr="00530C83" w:rsidRDefault="00F32FE7" w:rsidP="00F32FE7">
                  <w:pPr>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tcPr>
                <w:p w14:paraId="1841D180" w14:textId="77777777" w:rsidR="00F32FE7" w:rsidRPr="00530C83" w:rsidRDefault="00F32FE7" w:rsidP="00F32FE7">
                  <w:pPr>
                    <w:rPr>
                      <w:sz w:val="20"/>
                      <w:szCs w:val="20"/>
                    </w:rPr>
                  </w:pPr>
                </w:p>
              </w:tc>
              <w:tc>
                <w:tcPr>
                  <w:tcW w:w="786" w:type="dxa"/>
                  <w:tcBorders>
                    <w:top w:val="single" w:sz="4" w:space="0" w:color="auto"/>
                    <w:left w:val="single" w:sz="4" w:space="0" w:color="auto"/>
                    <w:bottom w:val="single" w:sz="4" w:space="0" w:color="auto"/>
                    <w:right w:val="single" w:sz="4" w:space="0" w:color="auto"/>
                  </w:tcBorders>
                </w:tcPr>
                <w:p w14:paraId="300ECCCE" w14:textId="77777777" w:rsidR="00F32FE7" w:rsidRPr="00530C83" w:rsidRDefault="00F32FE7" w:rsidP="00F32FE7">
                  <w:pPr>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42D3C23E" w14:textId="77777777" w:rsidR="00F32FE7" w:rsidRPr="00530C83" w:rsidRDefault="00F32FE7" w:rsidP="00F32FE7">
                  <w:pPr>
                    <w:rPr>
                      <w:sz w:val="20"/>
                      <w:szCs w:val="20"/>
                    </w:rPr>
                  </w:pPr>
                </w:p>
              </w:tc>
            </w:tr>
            <w:tr w:rsidR="00F32FE7" w:rsidRPr="00530C83" w14:paraId="1E61D784" w14:textId="77777777" w:rsidTr="00CC405F">
              <w:trPr>
                <w:trHeight w:val="315"/>
              </w:trPr>
              <w:tc>
                <w:tcPr>
                  <w:tcW w:w="453" w:type="dxa"/>
                  <w:vMerge/>
                  <w:tcBorders>
                    <w:top w:val="single" w:sz="4" w:space="0" w:color="auto"/>
                    <w:left w:val="nil"/>
                    <w:bottom w:val="single" w:sz="4" w:space="0" w:color="auto"/>
                    <w:right w:val="single" w:sz="4" w:space="0" w:color="auto"/>
                  </w:tcBorders>
                </w:tcPr>
                <w:p w14:paraId="4893809A" w14:textId="77777777" w:rsidR="00F32FE7" w:rsidRPr="00530C83" w:rsidRDefault="00F32FE7" w:rsidP="00F32FE7">
                  <w:pPr>
                    <w:rPr>
                      <w:sz w:val="20"/>
                      <w:szCs w:val="20"/>
                    </w:rPr>
                  </w:pPr>
                </w:p>
              </w:tc>
              <w:tc>
                <w:tcPr>
                  <w:tcW w:w="1242" w:type="dxa"/>
                  <w:tcBorders>
                    <w:left w:val="single" w:sz="4" w:space="0" w:color="auto"/>
                    <w:right w:val="single" w:sz="4" w:space="0" w:color="auto"/>
                  </w:tcBorders>
                </w:tcPr>
                <w:p w14:paraId="5DB97919" w14:textId="77777777" w:rsidR="00F32FE7" w:rsidRPr="00530C83" w:rsidRDefault="00F32FE7" w:rsidP="00F32FE7">
                  <w:pPr>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shd w:val="clear" w:color="auto" w:fill="0070C0"/>
                </w:tcPr>
                <w:p w14:paraId="2F67962A" w14:textId="77777777" w:rsidR="00F32FE7" w:rsidRPr="00530C83" w:rsidRDefault="00924B93" w:rsidP="00F32FE7">
                  <w:pPr>
                    <w:rPr>
                      <w:b/>
                      <w:color w:val="FFFFFF" w:themeColor="background1"/>
                      <w:sz w:val="20"/>
                      <w:szCs w:val="20"/>
                    </w:rPr>
                  </w:pPr>
                  <w:r w:rsidRPr="00530C83">
                    <w:rPr>
                      <w:b/>
                      <w:color w:val="FFFFFF" w:themeColor="background1"/>
                      <w:sz w:val="20"/>
                      <w:szCs w:val="20"/>
                    </w:rPr>
                    <w:t>40</w:t>
                  </w:r>
                </w:p>
              </w:tc>
              <w:tc>
                <w:tcPr>
                  <w:tcW w:w="786" w:type="dxa"/>
                  <w:tcBorders>
                    <w:top w:val="single" w:sz="4" w:space="0" w:color="auto"/>
                    <w:left w:val="single" w:sz="4" w:space="0" w:color="auto"/>
                    <w:bottom w:val="single" w:sz="4" w:space="0" w:color="auto"/>
                    <w:right w:val="single" w:sz="4" w:space="0" w:color="auto"/>
                  </w:tcBorders>
                  <w:shd w:val="clear" w:color="auto" w:fill="FFFFFF" w:themeFill="background1"/>
                </w:tcPr>
                <w:p w14:paraId="33F89A2E" w14:textId="77777777" w:rsidR="00F32FE7" w:rsidRPr="00530C83" w:rsidRDefault="00F32FE7" w:rsidP="00F32FE7">
                  <w:pPr>
                    <w:rPr>
                      <w:b/>
                      <w:color w:val="FFFFFF" w:themeColor="background1"/>
                      <w:sz w:val="20"/>
                      <w:szCs w:val="20"/>
                    </w:rPr>
                  </w:pPr>
                </w:p>
              </w:tc>
              <w:tc>
                <w:tcPr>
                  <w:tcW w:w="640" w:type="dxa"/>
                  <w:tcBorders>
                    <w:top w:val="single" w:sz="4" w:space="0" w:color="auto"/>
                    <w:left w:val="single" w:sz="4" w:space="0" w:color="auto"/>
                    <w:bottom w:val="single" w:sz="4" w:space="0" w:color="auto"/>
                    <w:right w:val="single" w:sz="4" w:space="0" w:color="auto"/>
                  </w:tcBorders>
                  <w:shd w:val="clear" w:color="auto" w:fill="4472C4" w:themeFill="accent5"/>
                </w:tcPr>
                <w:p w14:paraId="633FB724" w14:textId="77777777" w:rsidR="00F32FE7" w:rsidRPr="00530C83" w:rsidRDefault="00D910FD" w:rsidP="00F32FE7">
                  <w:pPr>
                    <w:rPr>
                      <w:b/>
                      <w:color w:val="FFFFFF" w:themeColor="background1"/>
                      <w:sz w:val="20"/>
                      <w:szCs w:val="20"/>
                    </w:rPr>
                  </w:pPr>
                  <w:r w:rsidRPr="00530C83">
                    <w:rPr>
                      <w:b/>
                      <w:color w:val="FFFFFF" w:themeColor="background1"/>
                      <w:sz w:val="20"/>
                      <w:szCs w:val="20"/>
                    </w:rPr>
                    <w:t>35</w:t>
                  </w:r>
                </w:p>
              </w:tc>
            </w:tr>
            <w:tr w:rsidR="00F32FE7" w:rsidRPr="00530C83" w14:paraId="4E889D34" w14:textId="77777777" w:rsidTr="00CC405F">
              <w:trPr>
                <w:trHeight w:val="315"/>
              </w:trPr>
              <w:tc>
                <w:tcPr>
                  <w:tcW w:w="453" w:type="dxa"/>
                  <w:vMerge/>
                  <w:tcBorders>
                    <w:top w:val="single" w:sz="4" w:space="0" w:color="auto"/>
                    <w:left w:val="nil"/>
                    <w:bottom w:val="nil"/>
                    <w:right w:val="single" w:sz="4" w:space="0" w:color="auto"/>
                  </w:tcBorders>
                </w:tcPr>
                <w:p w14:paraId="2A95AAF6" w14:textId="77777777" w:rsidR="00F32FE7" w:rsidRPr="00530C83" w:rsidRDefault="00F32FE7" w:rsidP="00F32FE7">
                  <w:pPr>
                    <w:rPr>
                      <w:sz w:val="20"/>
                      <w:szCs w:val="20"/>
                    </w:rPr>
                  </w:pPr>
                </w:p>
              </w:tc>
              <w:tc>
                <w:tcPr>
                  <w:tcW w:w="1242" w:type="dxa"/>
                  <w:tcBorders>
                    <w:left w:val="single" w:sz="4" w:space="0" w:color="auto"/>
                    <w:bottom w:val="nil"/>
                    <w:right w:val="single" w:sz="4" w:space="0" w:color="auto"/>
                  </w:tcBorders>
                </w:tcPr>
                <w:p w14:paraId="4ACC6832" w14:textId="77777777" w:rsidR="00F32FE7" w:rsidRPr="00530C83" w:rsidRDefault="00F32FE7" w:rsidP="00F32FE7">
                  <w:pPr>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tcPr>
                <w:p w14:paraId="1EC63549" w14:textId="77777777" w:rsidR="00F32FE7" w:rsidRPr="00530C83" w:rsidRDefault="00F32FE7" w:rsidP="00F32FE7">
                  <w:pPr>
                    <w:rPr>
                      <w:sz w:val="20"/>
                      <w:szCs w:val="20"/>
                    </w:rPr>
                  </w:pPr>
                </w:p>
              </w:tc>
              <w:tc>
                <w:tcPr>
                  <w:tcW w:w="786" w:type="dxa"/>
                  <w:tcBorders>
                    <w:top w:val="single" w:sz="4" w:space="0" w:color="auto"/>
                    <w:left w:val="single" w:sz="4" w:space="0" w:color="auto"/>
                    <w:bottom w:val="nil"/>
                    <w:right w:val="single" w:sz="4" w:space="0" w:color="auto"/>
                  </w:tcBorders>
                  <w:shd w:val="clear" w:color="auto" w:fill="FFFFFF" w:themeFill="background1"/>
                </w:tcPr>
                <w:p w14:paraId="34F6F34F" w14:textId="77777777" w:rsidR="00F32FE7" w:rsidRPr="00530C83" w:rsidRDefault="00F32FE7" w:rsidP="00F32FE7">
                  <w:pPr>
                    <w:rPr>
                      <w:sz w:val="20"/>
                      <w:szCs w:val="20"/>
                    </w:rPr>
                  </w:pPr>
                </w:p>
              </w:tc>
              <w:tc>
                <w:tcPr>
                  <w:tcW w:w="640" w:type="dxa"/>
                  <w:tcBorders>
                    <w:top w:val="single" w:sz="4" w:space="0" w:color="auto"/>
                    <w:left w:val="single" w:sz="4" w:space="0" w:color="auto"/>
                    <w:bottom w:val="nil"/>
                    <w:right w:val="single" w:sz="4" w:space="0" w:color="auto"/>
                  </w:tcBorders>
                </w:tcPr>
                <w:p w14:paraId="00E0E39D" w14:textId="77777777" w:rsidR="00F32FE7" w:rsidRPr="00530C83" w:rsidRDefault="00F32FE7" w:rsidP="00F32FE7">
                  <w:pPr>
                    <w:rPr>
                      <w:sz w:val="20"/>
                      <w:szCs w:val="20"/>
                    </w:rPr>
                  </w:pPr>
                </w:p>
              </w:tc>
            </w:tr>
          </w:tbl>
          <w:p w14:paraId="6A03C34F" w14:textId="77777777" w:rsidR="00F32FE7" w:rsidRPr="00530C83" w:rsidRDefault="00F32FE7" w:rsidP="00F32FE7">
            <w:pPr>
              <w:rPr>
                <w:rFonts w:ascii="Calibri" w:eastAsia="Times New Roman" w:hAnsi="Calibri"/>
                <w:color w:val="000000"/>
              </w:rPr>
            </w:pPr>
          </w:p>
        </w:tc>
      </w:tr>
      <w:tr w:rsidR="00F32FE7" w:rsidRPr="00530C83" w14:paraId="3D92D593" w14:textId="77777777" w:rsidTr="007918E8">
        <w:trPr>
          <w:cantSplit/>
          <w:trHeight w:val="303"/>
        </w:trPr>
        <w:tc>
          <w:tcPr>
            <w:tcW w:w="985" w:type="dxa"/>
            <w:shd w:val="clear" w:color="auto" w:fill="auto"/>
            <w:noWrap/>
            <w:vAlign w:val="center"/>
            <w:hideMark/>
          </w:tcPr>
          <w:p w14:paraId="206EF06D" w14:textId="77777777" w:rsidR="00F32FE7" w:rsidRPr="00530C83" w:rsidRDefault="00F32FE7" w:rsidP="00F32FE7">
            <w:pPr>
              <w:rPr>
                <w:rFonts w:eastAsia="Times New Roman"/>
                <w:color w:val="000000"/>
              </w:rPr>
            </w:pPr>
            <w:r w:rsidRPr="00530C83">
              <w:rPr>
                <w:rFonts w:eastAsia="Times New Roman"/>
                <w:color w:val="000000"/>
              </w:rPr>
              <w:t>H3C</w:t>
            </w:r>
          </w:p>
        </w:tc>
        <w:tc>
          <w:tcPr>
            <w:tcW w:w="1440" w:type="dxa"/>
            <w:vAlign w:val="center"/>
          </w:tcPr>
          <w:p w14:paraId="5B0A3BEB" w14:textId="77777777" w:rsidR="00F32FE7" w:rsidRPr="00530C83" w:rsidRDefault="00F32FE7" w:rsidP="001F46E4">
            <w:pPr>
              <w:keepNext/>
              <w:rPr>
                <w:sz w:val="20"/>
                <w:szCs w:val="20"/>
              </w:rPr>
            </w:pPr>
            <w:r w:rsidRPr="00530C83">
              <w:rPr>
                <w:sz w:val="20"/>
                <w:szCs w:val="20"/>
              </w:rPr>
              <w:t>Deactivation effect at DSFS (Same Time)</w:t>
            </w:r>
          </w:p>
        </w:tc>
        <w:tc>
          <w:tcPr>
            <w:tcW w:w="3330" w:type="dxa"/>
            <w:shd w:val="clear" w:color="auto" w:fill="auto"/>
            <w:noWrap/>
            <w:vAlign w:val="center"/>
            <w:hideMark/>
          </w:tcPr>
          <w:p w14:paraId="32A99AA9" w14:textId="77777777" w:rsidR="00F32FE7" w:rsidRPr="00530C83" w:rsidRDefault="00BC018E" w:rsidP="001F46E4">
            <w:pPr>
              <w:keepNext/>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After</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After</m:t>
                        </m:r>
                      </m:e>
                      <m:sub>
                        <m:r>
                          <w:rPr>
                            <w:rFonts w:ascii="Cambria Math" w:hAnsi="Cambria Math"/>
                            <w:color w:val="70AD47" w:themeColor="accent6"/>
                            <w:sz w:val="20"/>
                            <w:szCs w:val="20"/>
                          </w:rPr>
                          <m:t>Upstream</m:t>
                        </m:r>
                      </m:sub>
                    </m:sSub>
                  </m:e>
                </m:d>
                <m:r>
                  <w:rPr>
                    <w:rFonts w:ascii="Cambria Math" w:eastAsiaTheme="minorEastAsia" w:hAnsi="Cambria Math"/>
                    <w:sz w:val="20"/>
                    <w:szCs w:val="20"/>
                  </w:rPr>
                  <m:t>=-20</m:t>
                </m:r>
              </m:oMath>
            </m:oMathPara>
          </w:p>
          <w:p w14:paraId="2F9F1BA3" w14:textId="77777777" w:rsidR="00F32FE7" w:rsidRPr="00530C83" w:rsidRDefault="00F32FE7" w:rsidP="001F46E4">
            <w:pPr>
              <w:keepNext/>
              <w:rPr>
                <w:rFonts w:ascii="Calibri" w:eastAsia="Times New Roman" w:hAnsi="Calibri"/>
                <w:color w:val="000000"/>
                <w:sz w:val="20"/>
                <w:szCs w:val="20"/>
              </w:rPr>
            </w:pPr>
          </w:p>
        </w:tc>
        <w:tc>
          <w:tcPr>
            <w:tcW w:w="4410"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2"/>
              <w:gridCol w:w="1238"/>
              <w:gridCol w:w="761"/>
              <w:gridCol w:w="783"/>
              <w:gridCol w:w="639"/>
            </w:tblGrid>
            <w:tr w:rsidR="00F32FE7" w:rsidRPr="00530C83" w14:paraId="04D4AE0B" w14:textId="77777777" w:rsidTr="00CC405F">
              <w:trPr>
                <w:trHeight w:val="315"/>
              </w:trPr>
              <w:tc>
                <w:tcPr>
                  <w:tcW w:w="1690" w:type="dxa"/>
                  <w:gridSpan w:val="2"/>
                  <w:vMerge w:val="restart"/>
                  <w:tcBorders>
                    <w:top w:val="nil"/>
                    <w:left w:val="nil"/>
                  </w:tcBorders>
                </w:tcPr>
                <w:p w14:paraId="05F418AE" w14:textId="77777777" w:rsidR="00F32FE7" w:rsidRPr="00530C83" w:rsidRDefault="00F32FE7" w:rsidP="001F46E4">
                  <w:pPr>
                    <w:keepNext/>
                    <w:rPr>
                      <w:sz w:val="20"/>
                      <w:szCs w:val="20"/>
                    </w:rPr>
                  </w:pPr>
                </w:p>
              </w:tc>
              <w:tc>
                <w:tcPr>
                  <w:tcW w:w="2182" w:type="dxa"/>
                  <w:gridSpan w:val="3"/>
                  <w:tcBorders>
                    <w:top w:val="nil"/>
                    <w:bottom w:val="single" w:sz="4" w:space="0" w:color="auto"/>
                    <w:right w:val="nil"/>
                  </w:tcBorders>
                </w:tcPr>
                <w:p w14:paraId="0063843C" w14:textId="77777777" w:rsidR="00F32FE7" w:rsidRPr="00530C83" w:rsidRDefault="00F32FE7" w:rsidP="001F46E4">
                  <w:pPr>
                    <w:keepNext/>
                    <w:jc w:val="center"/>
                    <w:rPr>
                      <w:sz w:val="20"/>
                      <w:szCs w:val="20"/>
                    </w:rPr>
                  </w:pPr>
                  <w:r w:rsidRPr="00530C83">
                    <w:rPr>
                      <w:sz w:val="20"/>
                      <w:szCs w:val="20"/>
                    </w:rPr>
                    <w:t>Timing</w:t>
                  </w:r>
                </w:p>
              </w:tc>
            </w:tr>
            <w:tr w:rsidR="00F32FE7" w:rsidRPr="00530C83" w14:paraId="110C02FA" w14:textId="77777777" w:rsidTr="00CC405F">
              <w:trPr>
                <w:trHeight w:val="315"/>
              </w:trPr>
              <w:tc>
                <w:tcPr>
                  <w:tcW w:w="1690" w:type="dxa"/>
                  <w:gridSpan w:val="2"/>
                  <w:vMerge/>
                  <w:tcBorders>
                    <w:left w:val="nil"/>
                  </w:tcBorders>
                </w:tcPr>
                <w:p w14:paraId="6E2590F8" w14:textId="77777777" w:rsidR="00F32FE7" w:rsidRPr="00530C83" w:rsidRDefault="00F32FE7" w:rsidP="001F46E4">
                  <w:pPr>
                    <w:keepNext/>
                    <w:rPr>
                      <w:sz w:val="20"/>
                      <w:szCs w:val="20"/>
                    </w:rPr>
                  </w:pPr>
                </w:p>
              </w:tc>
              <w:tc>
                <w:tcPr>
                  <w:tcW w:w="761" w:type="dxa"/>
                  <w:tcBorders>
                    <w:top w:val="single" w:sz="4" w:space="0" w:color="auto"/>
                    <w:bottom w:val="single" w:sz="4" w:space="0" w:color="auto"/>
                  </w:tcBorders>
                </w:tcPr>
                <w:p w14:paraId="3237726A" w14:textId="77777777" w:rsidR="00F32FE7" w:rsidRPr="00530C83" w:rsidRDefault="00F32FE7" w:rsidP="001F46E4">
                  <w:pPr>
                    <w:keepNext/>
                    <w:rPr>
                      <w:sz w:val="20"/>
                      <w:szCs w:val="20"/>
                    </w:rPr>
                  </w:pPr>
                  <w:r w:rsidRPr="00530C83">
                    <w:rPr>
                      <w:sz w:val="20"/>
                      <w:szCs w:val="20"/>
                    </w:rPr>
                    <w:t>Before</w:t>
                  </w:r>
                </w:p>
              </w:tc>
              <w:tc>
                <w:tcPr>
                  <w:tcW w:w="783" w:type="dxa"/>
                  <w:tcBorders>
                    <w:top w:val="single" w:sz="4" w:space="0" w:color="auto"/>
                    <w:bottom w:val="single" w:sz="4" w:space="0" w:color="auto"/>
                  </w:tcBorders>
                </w:tcPr>
                <w:p w14:paraId="142D2AFF" w14:textId="77777777" w:rsidR="00F32FE7" w:rsidRPr="00530C83" w:rsidRDefault="00F32FE7" w:rsidP="001F46E4">
                  <w:pPr>
                    <w:keepNext/>
                    <w:rPr>
                      <w:sz w:val="20"/>
                      <w:szCs w:val="20"/>
                    </w:rPr>
                  </w:pPr>
                  <w:r w:rsidRPr="00530C83">
                    <w:rPr>
                      <w:sz w:val="20"/>
                      <w:szCs w:val="20"/>
                    </w:rPr>
                    <w:t>During</w:t>
                  </w:r>
                </w:p>
              </w:tc>
              <w:tc>
                <w:tcPr>
                  <w:tcW w:w="638" w:type="dxa"/>
                  <w:tcBorders>
                    <w:top w:val="single" w:sz="4" w:space="0" w:color="auto"/>
                    <w:bottom w:val="single" w:sz="4" w:space="0" w:color="auto"/>
                    <w:right w:val="nil"/>
                  </w:tcBorders>
                </w:tcPr>
                <w:p w14:paraId="23D72DFD" w14:textId="77777777" w:rsidR="00F32FE7" w:rsidRPr="00530C83" w:rsidRDefault="00F32FE7" w:rsidP="001F46E4">
                  <w:pPr>
                    <w:keepNext/>
                    <w:rPr>
                      <w:sz w:val="20"/>
                      <w:szCs w:val="20"/>
                    </w:rPr>
                  </w:pPr>
                  <w:r w:rsidRPr="00530C83">
                    <w:rPr>
                      <w:sz w:val="20"/>
                      <w:szCs w:val="20"/>
                    </w:rPr>
                    <w:t>After</w:t>
                  </w:r>
                </w:p>
              </w:tc>
            </w:tr>
            <w:tr w:rsidR="00F32FE7" w:rsidRPr="00530C83" w14:paraId="393BA203" w14:textId="77777777" w:rsidTr="00CC405F">
              <w:trPr>
                <w:trHeight w:val="315"/>
              </w:trPr>
              <w:tc>
                <w:tcPr>
                  <w:tcW w:w="452" w:type="dxa"/>
                  <w:vMerge w:val="restart"/>
                  <w:tcBorders>
                    <w:top w:val="nil"/>
                    <w:left w:val="nil"/>
                    <w:bottom w:val="single" w:sz="4" w:space="0" w:color="auto"/>
                    <w:right w:val="single" w:sz="4" w:space="0" w:color="auto"/>
                  </w:tcBorders>
                  <w:textDirection w:val="btLr"/>
                </w:tcPr>
                <w:p w14:paraId="14DAEFEA" w14:textId="77777777" w:rsidR="00F32FE7" w:rsidRPr="00530C83" w:rsidRDefault="00F32FE7" w:rsidP="001F46E4">
                  <w:pPr>
                    <w:keepNext/>
                    <w:ind w:left="113" w:right="113"/>
                    <w:jc w:val="center"/>
                    <w:rPr>
                      <w:sz w:val="20"/>
                      <w:szCs w:val="20"/>
                    </w:rPr>
                  </w:pPr>
                  <w:r w:rsidRPr="00530C83">
                    <w:rPr>
                      <w:sz w:val="20"/>
                      <w:szCs w:val="20"/>
                    </w:rPr>
                    <w:t>Location</w:t>
                  </w:r>
                </w:p>
              </w:tc>
              <w:tc>
                <w:tcPr>
                  <w:tcW w:w="1238" w:type="dxa"/>
                  <w:tcBorders>
                    <w:left w:val="single" w:sz="4" w:space="0" w:color="auto"/>
                    <w:right w:val="single" w:sz="4" w:space="0" w:color="auto"/>
                  </w:tcBorders>
                </w:tcPr>
                <w:p w14:paraId="2E32953D" w14:textId="77777777" w:rsidR="00F32FE7" w:rsidRPr="00530C83" w:rsidRDefault="00F32FE7" w:rsidP="001F46E4">
                  <w:pPr>
                    <w:keepNext/>
                    <w:rPr>
                      <w:sz w:val="20"/>
                      <w:szCs w:val="20"/>
                    </w:rPr>
                  </w:pPr>
                  <w:r w:rsidRPr="00530C83">
                    <w:rPr>
                      <w:sz w:val="20"/>
                      <w:szCs w:val="20"/>
                    </w:rPr>
                    <w:t>Upstream</w:t>
                  </w:r>
                </w:p>
              </w:tc>
              <w:tc>
                <w:tcPr>
                  <w:tcW w:w="761" w:type="dxa"/>
                  <w:tcBorders>
                    <w:top w:val="single" w:sz="4" w:space="0" w:color="auto"/>
                    <w:left w:val="single" w:sz="4" w:space="0" w:color="auto"/>
                    <w:bottom w:val="single" w:sz="4" w:space="0" w:color="auto"/>
                    <w:right w:val="single" w:sz="4" w:space="0" w:color="auto"/>
                  </w:tcBorders>
                </w:tcPr>
                <w:p w14:paraId="65940599" w14:textId="77777777" w:rsidR="00F32FE7" w:rsidRPr="00530C83" w:rsidRDefault="00F32FE7" w:rsidP="001F46E4">
                  <w:pPr>
                    <w:keepNext/>
                    <w:rPr>
                      <w:sz w:val="20"/>
                      <w:szCs w:val="20"/>
                    </w:rPr>
                  </w:pPr>
                </w:p>
              </w:tc>
              <w:tc>
                <w:tcPr>
                  <w:tcW w:w="783" w:type="dxa"/>
                  <w:tcBorders>
                    <w:top w:val="single" w:sz="4" w:space="0" w:color="auto"/>
                    <w:left w:val="single" w:sz="4" w:space="0" w:color="auto"/>
                    <w:bottom w:val="single" w:sz="4" w:space="0" w:color="auto"/>
                    <w:right w:val="single" w:sz="4" w:space="0" w:color="auto"/>
                  </w:tcBorders>
                </w:tcPr>
                <w:p w14:paraId="7AA7A083" w14:textId="77777777" w:rsidR="00F32FE7" w:rsidRPr="00530C83" w:rsidRDefault="00F32FE7" w:rsidP="001F46E4">
                  <w:pPr>
                    <w:keepNext/>
                    <w:rPr>
                      <w:sz w:val="20"/>
                      <w:szCs w:val="20"/>
                    </w:rPr>
                  </w:pPr>
                </w:p>
              </w:tc>
              <w:tc>
                <w:tcPr>
                  <w:tcW w:w="638" w:type="dxa"/>
                  <w:tcBorders>
                    <w:top w:val="single" w:sz="4" w:space="0" w:color="auto"/>
                    <w:left w:val="single" w:sz="4" w:space="0" w:color="auto"/>
                    <w:bottom w:val="single" w:sz="4" w:space="0" w:color="auto"/>
                    <w:right w:val="single" w:sz="4" w:space="0" w:color="auto"/>
                  </w:tcBorders>
                  <w:shd w:val="clear" w:color="auto" w:fill="70AD47" w:themeFill="accent6"/>
                </w:tcPr>
                <w:p w14:paraId="0BC5AAF1" w14:textId="77777777" w:rsidR="00F32FE7" w:rsidRPr="00530C83" w:rsidRDefault="00D910FD" w:rsidP="001F46E4">
                  <w:pPr>
                    <w:keepNext/>
                    <w:rPr>
                      <w:b/>
                      <w:sz w:val="20"/>
                      <w:szCs w:val="20"/>
                    </w:rPr>
                  </w:pPr>
                  <w:r w:rsidRPr="00530C83">
                    <w:rPr>
                      <w:b/>
                      <w:color w:val="FFFFFF" w:themeColor="background1"/>
                      <w:sz w:val="20"/>
                      <w:szCs w:val="20"/>
                    </w:rPr>
                    <w:t>55</w:t>
                  </w:r>
                </w:p>
              </w:tc>
            </w:tr>
            <w:tr w:rsidR="00F32FE7" w:rsidRPr="00530C83" w14:paraId="48F332D2" w14:textId="77777777" w:rsidTr="00CC405F">
              <w:trPr>
                <w:trHeight w:val="315"/>
              </w:trPr>
              <w:tc>
                <w:tcPr>
                  <w:tcW w:w="452" w:type="dxa"/>
                  <w:vMerge/>
                  <w:tcBorders>
                    <w:top w:val="single" w:sz="4" w:space="0" w:color="auto"/>
                    <w:left w:val="nil"/>
                    <w:bottom w:val="single" w:sz="4" w:space="0" w:color="auto"/>
                    <w:right w:val="single" w:sz="4" w:space="0" w:color="auto"/>
                  </w:tcBorders>
                </w:tcPr>
                <w:p w14:paraId="3FC32B5A" w14:textId="77777777" w:rsidR="00F32FE7" w:rsidRPr="00530C83" w:rsidRDefault="00F32FE7" w:rsidP="001F46E4">
                  <w:pPr>
                    <w:keepNext/>
                    <w:rPr>
                      <w:sz w:val="20"/>
                      <w:szCs w:val="20"/>
                    </w:rPr>
                  </w:pPr>
                </w:p>
              </w:tc>
              <w:tc>
                <w:tcPr>
                  <w:tcW w:w="1238" w:type="dxa"/>
                  <w:tcBorders>
                    <w:left w:val="single" w:sz="4" w:space="0" w:color="auto"/>
                    <w:right w:val="single" w:sz="4" w:space="0" w:color="auto"/>
                  </w:tcBorders>
                </w:tcPr>
                <w:p w14:paraId="3D62E281" w14:textId="77777777" w:rsidR="00F32FE7" w:rsidRPr="00530C83" w:rsidRDefault="00F32FE7" w:rsidP="001F46E4">
                  <w:pPr>
                    <w:keepNext/>
                    <w:rPr>
                      <w:sz w:val="20"/>
                      <w:szCs w:val="20"/>
                    </w:rPr>
                  </w:pPr>
                  <w:r w:rsidRPr="00530C83">
                    <w:rPr>
                      <w:sz w:val="20"/>
                      <w:szCs w:val="20"/>
                    </w:rPr>
                    <w:t>Adjacent</w:t>
                  </w:r>
                </w:p>
              </w:tc>
              <w:tc>
                <w:tcPr>
                  <w:tcW w:w="761" w:type="dxa"/>
                  <w:tcBorders>
                    <w:top w:val="single" w:sz="4" w:space="0" w:color="auto"/>
                    <w:left w:val="single" w:sz="4" w:space="0" w:color="auto"/>
                    <w:bottom w:val="single" w:sz="4" w:space="0" w:color="auto"/>
                    <w:right w:val="single" w:sz="4" w:space="0" w:color="auto"/>
                  </w:tcBorders>
                </w:tcPr>
                <w:p w14:paraId="15983B4B" w14:textId="77777777" w:rsidR="00F32FE7" w:rsidRPr="00530C83" w:rsidRDefault="00F32FE7" w:rsidP="001F46E4">
                  <w:pPr>
                    <w:keepNext/>
                    <w:rPr>
                      <w:sz w:val="20"/>
                      <w:szCs w:val="20"/>
                    </w:rPr>
                  </w:pPr>
                </w:p>
              </w:tc>
              <w:tc>
                <w:tcPr>
                  <w:tcW w:w="783" w:type="dxa"/>
                  <w:tcBorders>
                    <w:top w:val="single" w:sz="4" w:space="0" w:color="auto"/>
                    <w:left w:val="single" w:sz="4" w:space="0" w:color="auto"/>
                    <w:bottom w:val="single" w:sz="4" w:space="0" w:color="auto"/>
                    <w:right w:val="single" w:sz="4" w:space="0" w:color="auto"/>
                  </w:tcBorders>
                </w:tcPr>
                <w:p w14:paraId="0C276A37" w14:textId="77777777" w:rsidR="00F32FE7" w:rsidRPr="00530C83" w:rsidRDefault="00F32FE7" w:rsidP="001F46E4">
                  <w:pPr>
                    <w:keepNext/>
                    <w:rPr>
                      <w:sz w:val="20"/>
                      <w:szCs w:val="20"/>
                    </w:rPr>
                  </w:pPr>
                </w:p>
              </w:tc>
              <w:tc>
                <w:tcPr>
                  <w:tcW w:w="638" w:type="dxa"/>
                  <w:tcBorders>
                    <w:top w:val="single" w:sz="4" w:space="0" w:color="auto"/>
                    <w:left w:val="single" w:sz="4" w:space="0" w:color="auto"/>
                    <w:bottom w:val="single" w:sz="4" w:space="0" w:color="auto"/>
                    <w:right w:val="single" w:sz="4" w:space="0" w:color="auto"/>
                  </w:tcBorders>
                  <w:shd w:val="clear" w:color="auto" w:fill="4472C4" w:themeFill="accent5"/>
                </w:tcPr>
                <w:p w14:paraId="5F227BC6" w14:textId="77777777" w:rsidR="00F32FE7" w:rsidRPr="00530C83" w:rsidRDefault="00D910FD" w:rsidP="001F46E4">
                  <w:pPr>
                    <w:keepNext/>
                    <w:rPr>
                      <w:b/>
                      <w:sz w:val="20"/>
                      <w:szCs w:val="20"/>
                    </w:rPr>
                  </w:pPr>
                  <w:r w:rsidRPr="00530C83">
                    <w:rPr>
                      <w:b/>
                      <w:color w:val="FFFFFF" w:themeColor="background1"/>
                      <w:sz w:val="20"/>
                      <w:szCs w:val="20"/>
                    </w:rPr>
                    <w:t>35</w:t>
                  </w:r>
                </w:p>
              </w:tc>
            </w:tr>
            <w:tr w:rsidR="00F32FE7" w:rsidRPr="00530C83" w14:paraId="4CB0BB78" w14:textId="77777777" w:rsidTr="00CC405F">
              <w:trPr>
                <w:trHeight w:val="315"/>
              </w:trPr>
              <w:tc>
                <w:tcPr>
                  <w:tcW w:w="452" w:type="dxa"/>
                  <w:vMerge/>
                  <w:tcBorders>
                    <w:top w:val="single" w:sz="4" w:space="0" w:color="auto"/>
                    <w:left w:val="nil"/>
                    <w:bottom w:val="nil"/>
                    <w:right w:val="single" w:sz="4" w:space="0" w:color="auto"/>
                  </w:tcBorders>
                </w:tcPr>
                <w:p w14:paraId="34F17E9A" w14:textId="77777777" w:rsidR="00F32FE7" w:rsidRPr="00530C83" w:rsidRDefault="00F32FE7" w:rsidP="001F46E4">
                  <w:pPr>
                    <w:keepNext/>
                    <w:rPr>
                      <w:sz w:val="20"/>
                      <w:szCs w:val="20"/>
                    </w:rPr>
                  </w:pPr>
                </w:p>
              </w:tc>
              <w:tc>
                <w:tcPr>
                  <w:tcW w:w="1238" w:type="dxa"/>
                  <w:tcBorders>
                    <w:left w:val="single" w:sz="4" w:space="0" w:color="auto"/>
                    <w:bottom w:val="nil"/>
                    <w:right w:val="single" w:sz="4" w:space="0" w:color="auto"/>
                  </w:tcBorders>
                </w:tcPr>
                <w:p w14:paraId="2F92AB65" w14:textId="77777777" w:rsidR="00F32FE7" w:rsidRPr="00530C83" w:rsidRDefault="00F32FE7" w:rsidP="001F46E4">
                  <w:pPr>
                    <w:keepNext/>
                    <w:rPr>
                      <w:sz w:val="20"/>
                      <w:szCs w:val="20"/>
                    </w:rPr>
                  </w:pPr>
                  <w:r w:rsidRPr="00530C83">
                    <w:rPr>
                      <w:sz w:val="20"/>
                      <w:szCs w:val="20"/>
                    </w:rPr>
                    <w:t>Downstream</w:t>
                  </w:r>
                </w:p>
              </w:tc>
              <w:tc>
                <w:tcPr>
                  <w:tcW w:w="761" w:type="dxa"/>
                  <w:tcBorders>
                    <w:top w:val="single" w:sz="4" w:space="0" w:color="auto"/>
                    <w:left w:val="single" w:sz="4" w:space="0" w:color="auto"/>
                    <w:bottom w:val="nil"/>
                    <w:right w:val="single" w:sz="4" w:space="0" w:color="auto"/>
                  </w:tcBorders>
                </w:tcPr>
                <w:p w14:paraId="28C6062D" w14:textId="77777777" w:rsidR="00F32FE7" w:rsidRPr="00530C83" w:rsidRDefault="00F32FE7" w:rsidP="001F46E4">
                  <w:pPr>
                    <w:keepNext/>
                    <w:rPr>
                      <w:sz w:val="20"/>
                      <w:szCs w:val="20"/>
                    </w:rPr>
                  </w:pPr>
                </w:p>
              </w:tc>
              <w:tc>
                <w:tcPr>
                  <w:tcW w:w="783" w:type="dxa"/>
                  <w:tcBorders>
                    <w:top w:val="single" w:sz="4" w:space="0" w:color="auto"/>
                    <w:left w:val="single" w:sz="4" w:space="0" w:color="auto"/>
                    <w:bottom w:val="nil"/>
                    <w:right w:val="single" w:sz="4" w:space="0" w:color="auto"/>
                  </w:tcBorders>
                </w:tcPr>
                <w:p w14:paraId="4FE7C6EF" w14:textId="77777777" w:rsidR="00F32FE7" w:rsidRPr="00530C83" w:rsidRDefault="00F32FE7" w:rsidP="001F46E4">
                  <w:pPr>
                    <w:keepNext/>
                    <w:rPr>
                      <w:sz w:val="20"/>
                      <w:szCs w:val="20"/>
                    </w:rPr>
                  </w:pPr>
                </w:p>
              </w:tc>
              <w:tc>
                <w:tcPr>
                  <w:tcW w:w="638" w:type="dxa"/>
                  <w:tcBorders>
                    <w:top w:val="single" w:sz="4" w:space="0" w:color="auto"/>
                    <w:left w:val="single" w:sz="4" w:space="0" w:color="auto"/>
                    <w:bottom w:val="nil"/>
                    <w:right w:val="single" w:sz="4" w:space="0" w:color="auto"/>
                  </w:tcBorders>
                </w:tcPr>
                <w:p w14:paraId="09C7AFD2" w14:textId="77777777" w:rsidR="00F32FE7" w:rsidRPr="00530C83" w:rsidRDefault="00F32FE7" w:rsidP="001F46E4">
                  <w:pPr>
                    <w:keepNext/>
                    <w:rPr>
                      <w:sz w:val="20"/>
                      <w:szCs w:val="20"/>
                    </w:rPr>
                  </w:pPr>
                </w:p>
              </w:tc>
            </w:tr>
          </w:tbl>
          <w:p w14:paraId="3314BC91" w14:textId="77777777" w:rsidR="00F32FE7" w:rsidRPr="00530C83" w:rsidRDefault="00F32FE7" w:rsidP="001F46E4">
            <w:pPr>
              <w:keepNext/>
              <w:rPr>
                <w:rFonts w:ascii="Calibri" w:eastAsia="Times New Roman" w:hAnsi="Calibri"/>
                <w:color w:val="000000"/>
              </w:rPr>
            </w:pPr>
          </w:p>
        </w:tc>
      </w:tr>
      <w:tr w:rsidR="00F32FE7" w:rsidRPr="00530C83" w14:paraId="46906EBF" w14:textId="77777777" w:rsidTr="007918E8">
        <w:trPr>
          <w:cantSplit/>
          <w:trHeight w:val="303"/>
        </w:trPr>
        <w:tc>
          <w:tcPr>
            <w:tcW w:w="985" w:type="dxa"/>
            <w:shd w:val="clear" w:color="auto" w:fill="auto"/>
            <w:noWrap/>
            <w:vAlign w:val="center"/>
            <w:hideMark/>
          </w:tcPr>
          <w:p w14:paraId="45184C82" w14:textId="77777777" w:rsidR="00F32FE7" w:rsidRPr="00530C83" w:rsidRDefault="00F32FE7" w:rsidP="00647F14">
            <w:pPr>
              <w:keepNext/>
              <w:rPr>
                <w:rFonts w:eastAsia="Times New Roman"/>
                <w:color w:val="000000"/>
              </w:rPr>
            </w:pPr>
            <w:r w:rsidRPr="00530C83">
              <w:rPr>
                <w:rFonts w:eastAsia="Times New Roman"/>
                <w:color w:val="000000"/>
              </w:rPr>
              <w:t>H3A'</w:t>
            </w:r>
          </w:p>
        </w:tc>
        <w:tc>
          <w:tcPr>
            <w:tcW w:w="1440" w:type="dxa"/>
            <w:vAlign w:val="center"/>
          </w:tcPr>
          <w:p w14:paraId="503BE47A" w14:textId="77777777" w:rsidR="00F32FE7" w:rsidRPr="00530C83" w:rsidRDefault="00F32FE7" w:rsidP="00647F14">
            <w:pPr>
              <w:keepNext/>
              <w:rPr>
                <w:sz w:val="20"/>
                <w:szCs w:val="20"/>
              </w:rPr>
            </w:pPr>
            <w:r w:rsidRPr="00530C83">
              <w:rPr>
                <w:sz w:val="20"/>
                <w:szCs w:val="20"/>
              </w:rPr>
              <w:t>Deactivation effect at DSFS (Normalized), relative to during</w:t>
            </w:r>
          </w:p>
        </w:tc>
        <w:tc>
          <w:tcPr>
            <w:tcW w:w="3330" w:type="dxa"/>
            <w:shd w:val="clear" w:color="auto" w:fill="auto"/>
            <w:noWrap/>
            <w:vAlign w:val="center"/>
            <w:hideMark/>
          </w:tcPr>
          <w:p w14:paraId="24B90094" w14:textId="77777777" w:rsidR="00F32FE7" w:rsidRPr="00530C83" w:rsidRDefault="00BC018E" w:rsidP="00647F14">
            <w:pPr>
              <w:keepNext/>
              <w:rPr>
                <w:sz w:val="20"/>
                <w:szCs w:val="20"/>
              </w:rPr>
            </w:pPr>
            <m:oMathPara>
              <m:oMath>
                <m:d>
                  <m:dPr>
                    <m:ctrlPr>
                      <w:rPr>
                        <w:rFonts w:ascii="Cambria Math" w:hAnsi="Cambria Math"/>
                        <w:i/>
                        <w:sz w:val="20"/>
                        <w:szCs w:val="20"/>
                      </w:rPr>
                    </m:ctrlPr>
                  </m:dPr>
                  <m:e>
                    <m:eqArr>
                      <m:eqArrPr>
                        <m:ctrlPr>
                          <w:rPr>
                            <w:rFonts w:ascii="Cambria Math" w:hAnsi="Cambria Math"/>
                            <w:i/>
                            <w:sz w:val="20"/>
                            <w:szCs w:val="20"/>
                          </w:rPr>
                        </m:ctrlPr>
                      </m:eqArr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After</m:t>
                            </m:r>
                          </m:e>
                          <m:sub>
                            <m:r>
                              <w:rPr>
                                <w:rFonts w:ascii="Cambria Math" w:hAnsi="Cambria Math"/>
                                <w:color w:val="4472C4" w:themeColor="accent5"/>
                                <w:sz w:val="20"/>
                                <w:szCs w:val="20"/>
                              </w:rPr>
                              <m:t>DSFS</m:t>
                            </m:r>
                          </m:sub>
                        </m:sSub>
                        <m:r>
                          <w:rPr>
                            <w:rFonts w:ascii="Cambria Math" w:hAnsi="Cambria Math"/>
                            <w:color w:val="4472C4" w:themeColor="accent5"/>
                            <w:sz w:val="20"/>
                            <w:szCs w:val="20"/>
                          </w:rPr>
                          <m:t>-</m:t>
                        </m:r>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During</m:t>
                            </m:r>
                          </m:e>
                          <m:sub>
                            <m:r>
                              <w:rPr>
                                <w:rFonts w:ascii="Cambria Math" w:hAnsi="Cambria Math"/>
                                <w:color w:val="4472C4" w:themeColor="accent5"/>
                                <w:sz w:val="20"/>
                                <w:szCs w:val="20"/>
                              </w:rPr>
                              <m:t xml:space="preserve">DSFS </m:t>
                            </m:r>
                          </m:sub>
                        </m:sSub>
                        <m:r>
                          <w:rPr>
                            <w:rFonts w:ascii="Cambria Math" w:hAnsi="Cambria Math"/>
                            <w:sz w:val="20"/>
                            <w:szCs w:val="20"/>
                          </w:rPr>
                          <m:t>)-</m:t>
                        </m:r>
                      </m:e>
                      <m:e>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m:t>
                            </m:r>
                            <m:sSub>
                              <m:sSubPr>
                                <m:ctrlPr>
                                  <w:rPr>
                                    <w:rFonts w:ascii="Cambria Math" w:hAnsi="Cambria Math"/>
                                    <w:i/>
                                    <w:color w:val="70AD47" w:themeColor="accent6"/>
                                    <w:sz w:val="20"/>
                                    <w:szCs w:val="20"/>
                                  </w:rPr>
                                </m:ctrlPr>
                              </m:sSubPr>
                              <m:e>
                                <m:r>
                                  <w:rPr>
                                    <w:rFonts w:ascii="Cambria Math" w:hAnsi="Cambria Math"/>
                                    <w:color w:val="70AD47" w:themeColor="accent6"/>
                                    <w:sz w:val="20"/>
                                    <w:szCs w:val="20"/>
                                  </w:rPr>
                                  <m:t>After</m:t>
                                </m:r>
                              </m:e>
                              <m:sub>
                                <m:r>
                                  <w:rPr>
                                    <w:rFonts w:ascii="Cambria Math" w:hAnsi="Cambria Math"/>
                                    <w:color w:val="70AD47" w:themeColor="accent6"/>
                                    <w:sz w:val="20"/>
                                    <w:szCs w:val="20"/>
                                  </w:rPr>
                                  <m:t>Upstream</m:t>
                                </m:r>
                              </m:sub>
                            </m:sSub>
                            <m:r>
                              <w:rPr>
                                <w:rFonts w:ascii="Cambria Math" w:hAnsi="Cambria Math"/>
                                <w:color w:val="70AD47" w:themeColor="accent6"/>
                                <w:sz w:val="20"/>
                                <w:szCs w:val="20"/>
                              </w:rPr>
                              <m:t>- During</m:t>
                            </m:r>
                          </m:e>
                          <m:sub>
                            <m:r>
                              <w:rPr>
                                <w:rFonts w:ascii="Cambria Math" w:hAnsi="Cambria Math"/>
                                <w:color w:val="70AD47" w:themeColor="accent6"/>
                                <w:sz w:val="20"/>
                                <w:szCs w:val="20"/>
                              </w:rPr>
                              <m:t>Upstream</m:t>
                            </m:r>
                          </m:sub>
                        </m:sSub>
                        <m:ctrlPr>
                          <w:rPr>
                            <w:rFonts w:ascii="Cambria Math" w:hAnsi="Cambria Math"/>
                            <w:i/>
                            <w:color w:val="70AD47" w:themeColor="accent6"/>
                            <w:sz w:val="20"/>
                            <w:szCs w:val="20"/>
                          </w:rPr>
                        </m:ctrlPr>
                      </m:e>
                    </m:eqArr>
                  </m:e>
                </m:d>
                <m:r>
                  <w:rPr>
                    <w:rFonts w:ascii="Cambria Math" w:hAnsi="Cambria Math"/>
                    <w:sz w:val="20"/>
                    <w:szCs w:val="20"/>
                  </w:rPr>
                  <m:t>=-5</m:t>
                </m:r>
              </m:oMath>
            </m:oMathPara>
          </w:p>
          <w:p w14:paraId="6857E297" w14:textId="77777777" w:rsidR="00F32FE7" w:rsidRPr="00530C83" w:rsidRDefault="00F32FE7" w:rsidP="00647F14">
            <w:pPr>
              <w:keepNext/>
              <w:rPr>
                <w:rFonts w:ascii="Calibri" w:eastAsia="Times New Roman" w:hAnsi="Calibri"/>
                <w:color w:val="000000"/>
                <w:sz w:val="20"/>
                <w:szCs w:val="20"/>
              </w:rPr>
            </w:pPr>
          </w:p>
        </w:tc>
        <w:tc>
          <w:tcPr>
            <w:tcW w:w="4410" w:type="dxa"/>
            <w:shd w:val="clear" w:color="auto" w:fill="auto"/>
            <w:noWrap/>
            <w:vAlign w:val="bottom"/>
            <w:hideMark/>
          </w:tcPr>
          <w:tbl>
            <w:tblPr>
              <w:tblStyle w:val="TableGrid"/>
              <w:tblW w:w="3916" w:type="dxa"/>
              <w:tblBorders>
                <w:insideH w:val="none" w:sz="0" w:space="0" w:color="auto"/>
                <w:insideV w:val="none" w:sz="0" w:space="0" w:color="auto"/>
              </w:tblBorders>
              <w:tblLook w:val="04A0" w:firstRow="1" w:lastRow="0" w:firstColumn="1" w:lastColumn="0" w:noHBand="0" w:noVBand="1"/>
            </w:tblPr>
            <w:tblGrid>
              <w:gridCol w:w="457"/>
              <w:gridCol w:w="1252"/>
              <w:gridCol w:w="769"/>
              <w:gridCol w:w="792"/>
              <w:gridCol w:w="646"/>
            </w:tblGrid>
            <w:tr w:rsidR="00F32FE7" w:rsidRPr="00530C83" w14:paraId="5154B576" w14:textId="77777777" w:rsidTr="00CC405F">
              <w:trPr>
                <w:trHeight w:val="330"/>
              </w:trPr>
              <w:tc>
                <w:tcPr>
                  <w:tcW w:w="1709" w:type="dxa"/>
                  <w:gridSpan w:val="2"/>
                  <w:vMerge w:val="restart"/>
                  <w:tcBorders>
                    <w:top w:val="nil"/>
                    <w:left w:val="nil"/>
                  </w:tcBorders>
                </w:tcPr>
                <w:p w14:paraId="0E9C96DF" w14:textId="77777777" w:rsidR="00F32FE7" w:rsidRPr="00530C83" w:rsidRDefault="00F32FE7" w:rsidP="00647F14">
                  <w:pPr>
                    <w:keepNext/>
                    <w:rPr>
                      <w:sz w:val="20"/>
                      <w:szCs w:val="20"/>
                    </w:rPr>
                  </w:pPr>
                </w:p>
              </w:tc>
              <w:tc>
                <w:tcPr>
                  <w:tcW w:w="2207" w:type="dxa"/>
                  <w:gridSpan w:val="3"/>
                  <w:tcBorders>
                    <w:top w:val="nil"/>
                    <w:bottom w:val="single" w:sz="4" w:space="0" w:color="auto"/>
                    <w:right w:val="nil"/>
                  </w:tcBorders>
                </w:tcPr>
                <w:p w14:paraId="28549E96" w14:textId="77777777" w:rsidR="00F32FE7" w:rsidRPr="00530C83" w:rsidRDefault="00F32FE7" w:rsidP="00647F14">
                  <w:pPr>
                    <w:keepNext/>
                    <w:jc w:val="center"/>
                    <w:rPr>
                      <w:sz w:val="20"/>
                      <w:szCs w:val="20"/>
                    </w:rPr>
                  </w:pPr>
                  <w:r w:rsidRPr="00530C83">
                    <w:rPr>
                      <w:sz w:val="20"/>
                      <w:szCs w:val="20"/>
                    </w:rPr>
                    <w:t>Timing</w:t>
                  </w:r>
                </w:p>
              </w:tc>
            </w:tr>
            <w:tr w:rsidR="00F32FE7" w:rsidRPr="00530C83" w14:paraId="3A74C4A6" w14:textId="77777777" w:rsidTr="00CC405F">
              <w:trPr>
                <w:trHeight w:val="330"/>
              </w:trPr>
              <w:tc>
                <w:tcPr>
                  <w:tcW w:w="1709" w:type="dxa"/>
                  <w:gridSpan w:val="2"/>
                  <w:vMerge/>
                  <w:tcBorders>
                    <w:left w:val="nil"/>
                  </w:tcBorders>
                </w:tcPr>
                <w:p w14:paraId="39C248F5" w14:textId="77777777" w:rsidR="00F32FE7" w:rsidRPr="00530C83" w:rsidRDefault="00F32FE7" w:rsidP="00647F14">
                  <w:pPr>
                    <w:keepNext/>
                    <w:rPr>
                      <w:sz w:val="20"/>
                      <w:szCs w:val="20"/>
                    </w:rPr>
                  </w:pPr>
                </w:p>
              </w:tc>
              <w:tc>
                <w:tcPr>
                  <w:tcW w:w="769" w:type="dxa"/>
                  <w:tcBorders>
                    <w:top w:val="single" w:sz="4" w:space="0" w:color="auto"/>
                    <w:bottom w:val="single" w:sz="4" w:space="0" w:color="auto"/>
                  </w:tcBorders>
                </w:tcPr>
                <w:p w14:paraId="6D75B7B7" w14:textId="77777777" w:rsidR="00F32FE7" w:rsidRPr="00530C83" w:rsidRDefault="00F32FE7" w:rsidP="00647F14">
                  <w:pPr>
                    <w:keepNext/>
                    <w:rPr>
                      <w:sz w:val="20"/>
                      <w:szCs w:val="20"/>
                    </w:rPr>
                  </w:pPr>
                  <w:r w:rsidRPr="00530C83">
                    <w:rPr>
                      <w:sz w:val="20"/>
                      <w:szCs w:val="20"/>
                    </w:rPr>
                    <w:t>Before</w:t>
                  </w:r>
                </w:p>
              </w:tc>
              <w:tc>
                <w:tcPr>
                  <w:tcW w:w="792" w:type="dxa"/>
                  <w:tcBorders>
                    <w:top w:val="single" w:sz="4" w:space="0" w:color="auto"/>
                    <w:bottom w:val="single" w:sz="4" w:space="0" w:color="auto"/>
                  </w:tcBorders>
                </w:tcPr>
                <w:p w14:paraId="5815EA14" w14:textId="77777777" w:rsidR="00F32FE7" w:rsidRPr="00530C83" w:rsidRDefault="00F32FE7" w:rsidP="00647F14">
                  <w:pPr>
                    <w:keepNext/>
                    <w:rPr>
                      <w:sz w:val="20"/>
                      <w:szCs w:val="20"/>
                    </w:rPr>
                  </w:pPr>
                  <w:r w:rsidRPr="00530C83">
                    <w:rPr>
                      <w:sz w:val="20"/>
                      <w:szCs w:val="20"/>
                    </w:rPr>
                    <w:t>During</w:t>
                  </w:r>
                </w:p>
              </w:tc>
              <w:tc>
                <w:tcPr>
                  <w:tcW w:w="645" w:type="dxa"/>
                  <w:tcBorders>
                    <w:top w:val="single" w:sz="4" w:space="0" w:color="auto"/>
                    <w:bottom w:val="single" w:sz="4" w:space="0" w:color="auto"/>
                    <w:right w:val="nil"/>
                  </w:tcBorders>
                </w:tcPr>
                <w:p w14:paraId="5BC1F22E" w14:textId="77777777" w:rsidR="00F32FE7" w:rsidRPr="00530C83" w:rsidRDefault="00F32FE7" w:rsidP="00647F14">
                  <w:pPr>
                    <w:keepNext/>
                    <w:rPr>
                      <w:sz w:val="20"/>
                      <w:szCs w:val="20"/>
                    </w:rPr>
                  </w:pPr>
                  <w:r w:rsidRPr="00530C83">
                    <w:rPr>
                      <w:sz w:val="20"/>
                      <w:szCs w:val="20"/>
                    </w:rPr>
                    <w:t>After</w:t>
                  </w:r>
                </w:p>
              </w:tc>
            </w:tr>
            <w:tr w:rsidR="00F32FE7" w:rsidRPr="00530C83" w14:paraId="62D647AD" w14:textId="77777777" w:rsidTr="00CC405F">
              <w:trPr>
                <w:trHeight w:val="330"/>
              </w:trPr>
              <w:tc>
                <w:tcPr>
                  <w:tcW w:w="457" w:type="dxa"/>
                  <w:vMerge w:val="restart"/>
                  <w:tcBorders>
                    <w:top w:val="nil"/>
                    <w:left w:val="nil"/>
                    <w:bottom w:val="single" w:sz="4" w:space="0" w:color="auto"/>
                    <w:right w:val="single" w:sz="4" w:space="0" w:color="auto"/>
                  </w:tcBorders>
                  <w:textDirection w:val="btLr"/>
                </w:tcPr>
                <w:p w14:paraId="2CA8EA66" w14:textId="77777777" w:rsidR="00F32FE7" w:rsidRPr="00530C83" w:rsidRDefault="00F32FE7" w:rsidP="00647F14">
                  <w:pPr>
                    <w:keepNext/>
                    <w:ind w:left="113" w:right="113"/>
                    <w:jc w:val="center"/>
                    <w:rPr>
                      <w:sz w:val="20"/>
                      <w:szCs w:val="20"/>
                    </w:rPr>
                  </w:pPr>
                  <w:r w:rsidRPr="00530C83">
                    <w:rPr>
                      <w:sz w:val="20"/>
                      <w:szCs w:val="20"/>
                    </w:rPr>
                    <w:t>Location</w:t>
                  </w:r>
                </w:p>
              </w:tc>
              <w:tc>
                <w:tcPr>
                  <w:tcW w:w="1252" w:type="dxa"/>
                  <w:tcBorders>
                    <w:left w:val="single" w:sz="4" w:space="0" w:color="auto"/>
                    <w:right w:val="single" w:sz="4" w:space="0" w:color="auto"/>
                  </w:tcBorders>
                </w:tcPr>
                <w:p w14:paraId="67351994" w14:textId="77777777" w:rsidR="00F32FE7" w:rsidRPr="00530C83" w:rsidRDefault="00F32FE7" w:rsidP="00647F14">
                  <w:pPr>
                    <w:keepNext/>
                    <w:rPr>
                      <w:sz w:val="20"/>
                      <w:szCs w:val="20"/>
                    </w:rPr>
                  </w:pPr>
                  <w:r w:rsidRPr="00530C83">
                    <w:rPr>
                      <w:sz w:val="20"/>
                      <w:szCs w:val="20"/>
                    </w:rPr>
                    <w:t>Upstream</w:t>
                  </w:r>
                </w:p>
              </w:tc>
              <w:tc>
                <w:tcPr>
                  <w:tcW w:w="769" w:type="dxa"/>
                  <w:tcBorders>
                    <w:top w:val="single" w:sz="4" w:space="0" w:color="auto"/>
                    <w:left w:val="single" w:sz="4" w:space="0" w:color="auto"/>
                    <w:bottom w:val="single" w:sz="4" w:space="0" w:color="auto"/>
                    <w:right w:val="single" w:sz="4" w:space="0" w:color="auto"/>
                  </w:tcBorders>
                </w:tcPr>
                <w:p w14:paraId="7B232A63" w14:textId="77777777" w:rsidR="00F32FE7" w:rsidRPr="00530C83" w:rsidRDefault="00F32FE7" w:rsidP="00647F14">
                  <w:pPr>
                    <w:keepNext/>
                    <w:rPr>
                      <w:sz w:val="20"/>
                      <w:szCs w:val="20"/>
                    </w:rPr>
                  </w:pPr>
                </w:p>
              </w:tc>
              <w:tc>
                <w:tcPr>
                  <w:tcW w:w="792" w:type="dxa"/>
                  <w:tcBorders>
                    <w:top w:val="single" w:sz="4" w:space="0" w:color="auto"/>
                    <w:left w:val="single" w:sz="4" w:space="0" w:color="auto"/>
                    <w:bottom w:val="single" w:sz="4" w:space="0" w:color="auto"/>
                    <w:right w:val="single" w:sz="4" w:space="0" w:color="auto"/>
                  </w:tcBorders>
                  <w:shd w:val="clear" w:color="auto" w:fill="70AD47" w:themeFill="accent6"/>
                </w:tcPr>
                <w:p w14:paraId="0F1E2030" w14:textId="77777777" w:rsidR="00F32FE7" w:rsidRPr="00530C83" w:rsidRDefault="00924B93" w:rsidP="00647F14">
                  <w:pPr>
                    <w:keepNext/>
                    <w:rPr>
                      <w:b/>
                      <w:color w:val="FFFFFF" w:themeColor="background1"/>
                      <w:sz w:val="20"/>
                      <w:szCs w:val="20"/>
                    </w:rPr>
                  </w:pPr>
                  <w:r w:rsidRPr="00530C83">
                    <w:rPr>
                      <w:b/>
                      <w:color w:val="FFFFFF" w:themeColor="background1"/>
                      <w:sz w:val="20"/>
                      <w:szCs w:val="20"/>
                    </w:rPr>
                    <w:t>45</w:t>
                  </w:r>
                </w:p>
              </w:tc>
              <w:tc>
                <w:tcPr>
                  <w:tcW w:w="645" w:type="dxa"/>
                  <w:tcBorders>
                    <w:top w:val="single" w:sz="4" w:space="0" w:color="auto"/>
                    <w:left w:val="single" w:sz="4" w:space="0" w:color="auto"/>
                    <w:bottom w:val="single" w:sz="4" w:space="0" w:color="auto"/>
                    <w:right w:val="nil"/>
                  </w:tcBorders>
                  <w:shd w:val="clear" w:color="auto" w:fill="70AD47" w:themeFill="accent6"/>
                </w:tcPr>
                <w:p w14:paraId="11C58D9C" w14:textId="77777777" w:rsidR="00F32FE7" w:rsidRPr="00530C83" w:rsidRDefault="00D910FD" w:rsidP="00647F14">
                  <w:pPr>
                    <w:keepNext/>
                    <w:rPr>
                      <w:b/>
                      <w:color w:val="FFFFFF" w:themeColor="background1"/>
                      <w:sz w:val="20"/>
                      <w:szCs w:val="20"/>
                    </w:rPr>
                  </w:pPr>
                  <w:r w:rsidRPr="00530C83">
                    <w:rPr>
                      <w:b/>
                      <w:color w:val="FFFFFF" w:themeColor="background1"/>
                      <w:sz w:val="20"/>
                      <w:szCs w:val="20"/>
                    </w:rPr>
                    <w:t>55</w:t>
                  </w:r>
                </w:p>
              </w:tc>
            </w:tr>
            <w:tr w:rsidR="00F32FE7" w:rsidRPr="00530C83" w14:paraId="38B51DFB" w14:textId="77777777" w:rsidTr="00CC405F">
              <w:trPr>
                <w:trHeight w:val="330"/>
              </w:trPr>
              <w:tc>
                <w:tcPr>
                  <w:tcW w:w="457" w:type="dxa"/>
                  <w:vMerge/>
                  <w:tcBorders>
                    <w:top w:val="single" w:sz="4" w:space="0" w:color="auto"/>
                    <w:left w:val="nil"/>
                    <w:bottom w:val="single" w:sz="4" w:space="0" w:color="auto"/>
                    <w:right w:val="single" w:sz="4" w:space="0" w:color="auto"/>
                  </w:tcBorders>
                </w:tcPr>
                <w:p w14:paraId="5188A5EB" w14:textId="77777777" w:rsidR="00F32FE7" w:rsidRPr="00530C83" w:rsidRDefault="00F32FE7" w:rsidP="00647F14">
                  <w:pPr>
                    <w:keepNext/>
                    <w:rPr>
                      <w:sz w:val="20"/>
                      <w:szCs w:val="20"/>
                    </w:rPr>
                  </w:pPr>
                </w:p>
              </w:tc>
              <w:tc>
                <w:tcPr>
                  <w:tcW w:w="1252" w:type="dxa"/>
                  <w:tcBorders>
                    <w:left w:val="single" w:sz="4" w:space="0" w:color="auto"/>
                    <w:right w:val="single" w:sz="4" w:space="0" w:color="auto"/>
                  </w:tcBorders>
                </w:tcPr>
                <w:p w14:paraId="0251FBB2" w14:textId="77777777" w:rsidR="00F32FE7" w:rsidRPr="00530C83" w:rsidRDefault="00F32FE7" w:rsidP="00647F14">
                  <w:pPr>
                    <w:keepNext/>
                    <w:rPr>
                      <w:sz w:val="20"/>
                      <w:szCs w:val="20"/>
                    </w:rPr>
                  </w:pPr>
                  <w:r w:rsidRPr="00530C83">
                    <w:rPr>
                      <w:sz w:val="20"/>
                      <w:szCs w:val="20"/>
                    </w:rPr>
                    <w:t>Adjacent</w:t>
                  </w:r>
                </w:p>
              </w:tc>
              <w:tc>
                <w:tcPr>
                  <w:tcW w:w="769" w:type="dxa"/>
                  <w:tcBorders>
                    <w:top w:val="single" w:sz="4" w:space="0" w:color="auto"/>
                    <w:left w:val="single" w:sz="4" w:space="0" w:color="auto"/>
                    <w:bottom w:val="single" w:sz="4" w:space="0" w:color="auto"/>
                    <w:right w:val="single" w:sz="4" w:space="0" w:color="auto"/>
                  </w:tcBorders>
                </w:tcPr>
                <w:p w14:paraId="1E318E8B" w14:textId="77777777" w:rsidR="00F32FE7" w:rsidRPr="00530C83" w:rsidRDefault="00F32FE7" w:rsidP="00647F14">
                  <w:pPr>
                    <w:keepNext/>
                    <w:rPr>
                      <w:sz w:val="20"/>
                      <w:szCs w:val="20"/>
                    </w:rPr>
                  </w:pPr>
                </w:p>
              </w:tc>
              <w:tc>
                <w:tcPr>
                  <w:tcW w:w="792" w:type="dxa"/>
                  <w:tcBorders>
                    <w:top w:val="single" w:sz="4" w:space="0" w:color="auto"/>
                    <w:left w:val="single" w:sz="4" w:space="0" w:color="auto"/>
                    <w:bottom w:val="single" w:sz="4" w:space="0" w:color="auto"/>
                    <w:right w:val="single" w:sz="4" w:space="0" w:color="auto"/>
                  </w:tcBorders>
                  <w:shd w:val="clear" w:color="auto" w:fill="4472C4" w:themeFill="accent5"/>
                </w:tcPr>
                <w:p w14:paraId="6E362AC9" w14:textId="77777777" w:rsidR="00F32FE7" w:rsidRPr="00530C83" w:rsidRDefault="00924B93" w:rsidP="00647F14">
                  <w:pPr>
                    <w:keepNext/>
                    <w:rPr>
                      <w:b/>
                      <w:color w:val="FFFFFF" w:themeColor="background1"/>
                      <w:sz w:val="20"/>
                      <w:szCs w:val="20"/>
                    </w:rPr>
                  </w:pPr>
                  <w:r w:rsidRPr="00530C83">
                    <w:rPr>
                      <w:b/>
                      <w:color w:val="FFFFFF" w:themeColor="background1"/>
                      <w:sz w:val="20"/>
                      <w:szCs w:val="20"/>
                    </w:rPr>
                    <w:t>30</w:t>
                  </w:r>
                </w:p>
              </w:tc>
              <w:tc>
                <w:tcPr>
                  <w:tcW w:w="645" w:type="dxa"/>
                  <w:tcBorders>
                    <w:top w:val="single" w:sz="4" w:space="0" w:color="auto"/>
                    <w:left w:val="single" w:sz="4" w:space="0" w:color="auto"/>
                    <w:bottom w:val="single" w:sz="4" w:space="0" w:color="auto"/>
                    <w:right w:val="nil"/>
                  </w:tcBorders>
                  <w:shd w:val="clear" w:color="auto" w:fill="4472C4" w:themeFill="accent5"/>
                </w:tcPr>
                <w:p w14:paraId="2F144C05" w14:textId="77777777" w:rsidR="00F32FE7" w:rsidRPr="00530C83" w:rsidRDefault="00D910FD" w:rsidP="00647F14">
                  <w:pPr>
                    <w:keepNext/>
                    <w:rPr>
                      <w:b/>
                      <w:color w:val="FFFFFF" w:themeColor="background1"/>
                      <w:sz w:val="20"/>
                      <w:szCs w:val="20"/>
                    </w:rPr>
                  </w:pPr>
                  <w:r w:rsidRPr="00530C83">
                    <w:rPr>
                      <w:b/>
                      <w:color w:val="FFFFFF" w:themeColor="background1"/>
                      <w:sz w:val="20"/>
                      <w:szCs w:val="20"/>
                    </w:rPr>
                    <w:t>35</w:t>
                  </w:r>
                </w:p>
              </w:tc>
            </w:tr>
            <w:tr w:rsidR="00F32FE7" w:rsidRPr="00530C83" w14:paraId="43C894FE" w14:textId="77777777" w:rsidTr="00CC405F">
              <w:trPr>
                <w:trHeight w:val="330"/>
              </w:trPr>
              <w:tc>
                <w:tcPr>
                  <w:tcW w:w="457" w:type="dxa"/>
                  <w:vMerge/>
                  <w:tcBorders>
                    <w:top w:val="single" w:sz="4" w:space="0" w:color="auto"/>
                    <w:left w:val="nil"/>
                    <w:bottom w:val="nil"/>
                    <w:right w:val="single" w:sz="4" w:space="0" w:color="auto"/>
                  </w:tcBorders>
                </w:tcPr>
                <w:p w14:paraId="174BE893" w14:textId="77777777" w:rsidR="00F32FE7" w:rsidRPr="00530C83" w:rsidRDefault="00F32FE7" w:rsidP="00647F14">
                  <w:pPr>
                    <w:keepNext/>
                    <w:rPr>
                      <w:sz w:val="20"/>
                      <w:szCs w:val="20"/>
                    </w:rPr>
                  </w:pPr>
                </w:p>
              </w:tc>
              <w:tc>
                <w:tcPr>
                  <w:tcW w:w="1252" w:type="dxa"/>
                  <w:tcBorders>
                    <w:left w:val="single" w:sz="4" w:space="0" w:color="auto"/>
                    <w:bottom w:val="nil"/>
                    <w:right w:val="single" w:sz="4" w:space="0" w:color="auto"/>
                  </w:tcBorders>
                </w:tcPr>
                <w:p w14:paraId="56260054" w14:textId="77777777" w:rsidR="00F32FE7" w:rsidRPr="00530C83" w:rsidRDefault="00F32FE7" w:rsidP="00647F14">
                  <w:pPr>
                    <w:keepNext/>
                    <w:rPr>
                      <w:sz w:val="20"/>
                      <w:szCs w:val="20"/>
                    </w:rPr>
                  </w:pPr>
                  <w:r w:rsidRPr="00530C83">
                    <w:rPr>
                      <w:sz w:val="20"/>
                      <w:szCs w:val="20"/>
                    </w:rPr>
                    <w:t>Downstream</w:t>
                  </w:r>
                </w:p>
              </w:tc>
              <w:tc>
                <w:tcPr>
                  <w:tcW w:w="769" w:type="dxa"/>
                  <w:tcBorders>
                    <w:top w:val="single" w:sz="4" w:space="0" w:color="auto"/>
                    <w:left w:val="single" w:sz="4" w:space="0" w:color="auto"/>
                    <w:bottom w:val="nil"/>
                    <w:right w:val="single" w:sz="4" w:space="0" w:color="auto"/>
                  </w:tcBorders>
                </w:tcPr>
                <w:p w14:paraId="0AE787D0" w14:textId="77777777" w:rsidR="00F32FE7" w:rsidRPr="00530C83" w:rsidRDefault="00F32FE7" w:rsidP="00647F14">
                  <w:pPr>
                    <w:keepNext/>
                    <w:rPr>
                      <w:sz w:val="20"/>
                      <w:szCs w:val="20"/>
                    </w:rPr>
                  </w:pPr>
                </w:p>
              </w:tc>
              <w:tc>
                <w:tcPr>
                  <w:tcW w:w="792" w:type="dxa"/>
                  <w:tcBorders>
                    <w:top w:val="single" w:sz="4" w:space="0" w:color="auto"/>
                    <w:left w:val="single" w:sz="4" w:space="0" w:color="auto"/>
                    <w:bottom w:val="nil"/>
                    <w:right w:val="single" w:sz="4" w:space="0" w:color="auto"/>
                  </w:tcBorders>
                </w:tcPr>
                <w:p w14:paraId="6F51DC40" w14:textId="77777777" w:rsidR="00F32FE7" w:rsidRPr="00530C83" w:rsidRDefault="00F32FE7" w:rsidP="00647F14">
                  <w:pPr>
                    <w:keepNext/>
                    <w:rPr>
                      <w:sz w:val="20"/>
                      <w:szCs w:val="20"/>
                    </w:rPr>
                  </w:pPr>
                </w:p>
              </w:tc>
              <w:tc>
                <w:tcPr>
                  <w:tcW w:w="645" w:type="dxa"/>
                  <w:tcBorders>
                    <w:top w:val="single" w:sz="4" w:space="0" w:color="auto"/>
                    <w:left w:val="single" w:sz="4" w:space="0" w:color="auto"/>
                    <w:bottom w:val="nil"/>
                    <w:right w:val="nil"/>
                  </w:tcBorders>
                </w:tcPr>
                <w:p w14:paraId="327B6B1A" w14:textId="77777777" w:rsidR="00F32FE7" w:rsidRPr="00530C83" w:rsidRDefault="00F32FE7" w:rsidP="00647F14">
                  <w:pPr>
                    <w:keepNext/>
                    <w:rPr>
                      <w:sz w:val="20"/>
                      <w:szCs w:val="20"/>
                    </w:rPr>
                  </w:pPr>
                </w:p>
              </w:tc>
            </w:tr>
          </w:tbl>
          <w:p w14:paraId="0108B83B" w14:textId="77777777" w:rsidR="00F32FE7" w:rsidRPr="00530C83" w:rsidRDefault="00F32FE7" w:rsidP="00647F14">
            <w:pPr>
              <w:keepNext/>
              <w:rPr>
                <w:rFonts w:ascii="Calibri" w:eastAsia="Times New Roman" w:hAnsi="Calibri"/>
                <w:color w:val="000000"/>
              </w:rPr>
            </w:pPr>
          </w:p>
        </w:tc>
      </w:tr>
      <w:tr w:rsidR="00F32FE7" w:rsidRPr="00530C83" w14:paraId="0032151A" w14:textId="77777777" w:rsidTr="007918E8">
        <w:trPr>
          <w:cantSplit/>
          <w:trHeight w:val="303"/>
        </w:trPr>
        <w:tc>
          <w:tcPr>
            <w:tcW w:w="985" w:type="dxa"/>
            <w:shd w:val="clear" w:color="auto" w:fill="auto"/>
            <w:noWrap/>
            <w:vAlign w:val="center"/>
            <w:hideMark/>
          </w:tcPr>
          <w:p w14:paraId="2DF581E3" w14:textId="77777777" w:rsidR="00F32FE7" w:rsidRPr="00530C83" w:rsidRDefault="00F32FE7" w:rsidP="00F32FE7">
            <w:pPr>
              <w:rPr>
                <w:rFonts w:eastAsia="Times New Roman"/>
                <w:color w:val="000000"/>
              </w:rPr>
            </w:pPr>
            <w:r w:rsidRPr="00530C83">
              <w:rPr>
                <w:rFonts w:eastAsia="Times New Roman"/>
                <w:color w:val="000000"/>
              </w:rPr>
              <w:t>H3B'</w:t>
            </w:r>
          </w:p>
        </w:tc>
        <w:tc>
          <w:tcPr>
            <w:tcW w:w="1440" w:type="dxa"/>
            <w:vAlign w:val="center"/>
          </w:tcPr>
          <w:p w14:paraId="3E84A101" w14:textId="77777777" w:rsidR="00F32FE7" w:rsidRPr="00530C83" w:rsidRDefault="00F32FE7" w:rsidP="00F32FE7">
            <w:pPr>
              <w:rPr>
                <w:sz w:val="20"/>
                <w:szCs w:val="20"/>
              </w:rPr>
            </w:pPr>
            <w:r w:rsidRPr="00530C83">
              <w:rPr>
                <w:sz w:val="20"/>
                <w:szCs w:val="20"/>
              </w:rPr>
              <w:t>Deactivation effect at DSFS (Same Site), relative to during</w:t>
            </w:r>
          </w:p>
        </w:tc>
        <w:tc>
          <w:tcPr>
            <w:tcW w:w="3330" w:type="dxa"/>
            <w:shd w:val="clear" w:color="auto" w:fill="auto"/>
            <w:noWrap/>
            <w:vAlign w:val="center"/>
            <w:hideMark/>
          </w:tcPr>
          <w:p w14:paraId="01217E68" w14:textId="2F5621B6" w:rsidR="00F32FE7" w:rsidRPr="00530C83" w:rsidRDefault="00BC018E" w:rsidP="00F32FE7">
            <w:pPr>
              <w:rPr>
                <w:sz w:val="20"/>
                <w:szCs w:val="20"/>
              </w:rPr>
            </w:pPr>
            <m:oMathPara>
              <m:oMath>
                <m:d>
                  <m:dPr>
                    <m:ctrlPr>
                      <w:rPr>
                        <w:rFonts w:ascii="Cambria Math" w:hAnsi="Cambria Math"/>
                        <w:i/>
                        <w:sz w:val="20"/>
                        <w:szCs w:val="20"/>
                      </w:rPr>
                    </m:ctrlPr>
                  </m:dPr>
                  <m:e>
                    <m:sSub>
                      <m:sSubPr>
                        <m:ctrlPr>
                          <w:rPr>
                            <w:rFonts w:ascii="Cambria Math" w:hAnsi="Cambria Math"/>
                            <w:i/>
                            <w:color w:val="4472C4" w:themeColor="accent5"/>
                            <w:sz w:val="20"/>
                            <w:szCs w:val="20"/>
                          </w:rPr>
                        </m:ctrlPr>
                      </m:sSubPr>
                      <m:e>
                        <m:r>
                          <w:rPr>
                            <w:rFonts w:ascii="Cambria Math" w:hAnsi="Cambria Math"/>
                            <w:color w:val="4472C4" w:themeColor="accent5"/>
                            <w:sz w:val="20"/>
                            <w:szCs w:val="20"/>
                          </w:rPr>
                          <m:t>After</m:t>
                        </m:r>
                      </m:e>
                      <m:sub>
                        <m:r>
                          <w:rPr>
                            <w:rFonts w:ascii="Cambria Math" w:hAnsi="Cambria Math"/>
                            <w:color w:val="4472C4" w:themeColor="accent5"/>
                            <w:sz w:val="20"/>
                            <w:szCs w:val="20"/>
                          </w:rPr>
                          <m:t>DSFS</m:t>
                        </m:r>
                      </m:sub>
                    </m:sSub>
                    <m:r>
                      <w:rPr>
                        <w:rFonts w:ascii="Cambria Math" w:hAnsi="Cambria Math"/>
                        <w:sz w:val="20"/>
                        <w:szCs w:val="20"/>
                      </w:rPr>
                      <m:t>-</m:t>
                    </m:r>
                    <m:sSub>
                      <m:sSubPr>
                        <m:ctrlPr>
                          <w:rPr>
                            <w:rFonts w:ascii="Cambria Math" w:hAnsi="Cambria Math"/>
                            <w:i/>
                            <w:color w:val="4472C4"/>
                            <w:sz w:val="20"/>
                            <w:szCs w:val="20"/>
                          </w:rPr>
                        </m:ctrlPr>
                      </m:sSubPr>
                      <m:e>
                        <m:r>
                          <w:rPr>
                            <w:rFonts w:ascii="Cambria Math" w:hAnsi="Cambria Math"/>
                            <w:color w:val="4472C4"/>
                            <w:sz w:val="20"/>
                            <w:szCs w:val="20"/>
                          </w:rPr>
                          <m:t>During</m:t>
                        </m:r>
                      </m:e>
                      <m:sub>
                        <m:r>
                          <w:rPr>
                            <w:rFonts w:ascii="Cambria Math" w:hAnsi="Cambria Math"/>
                            <w:color w:val="4472C4"/>
                            <w:sz w:val="20"/>
                            <w:szCs w:val="20"/>
                          </w:rPr>
                          <m:t>DSFS</m:t>
                        </m:r>
                      </m:sub>
                    </m:sSub>
                  </m:e>
                </m:d>
                <m:r>
                  <w:rPr>
                    <w:rFonts w:ascii="Cambria Math" w:hAnsi="Cambria Math"/>
                    <w:sz w:val="20"/>
                    <w:szCs w:val="20"/>
                  </w:rPr>
                  <m:t>=5</m:t>
                </m:r>
              </m:oMath>
            </m:oMathPara>
          </w:p>
          <w:p w14:paraId="7CFB037D" w14:textId="77777777" w:rsidR="00F32FE7" w:rsidRPr="00530C83" w:rsidRDefault="00F32FE7" w:rsidP="00F32FE7">
            <w:pPr>
              <w:rPr>
                <w:rFonts w:ascii="Calibri" w:eastAsia="Times New Roman" w:hAnsi="Calibri"/>
                <w:color w:val="000000"/>
                <w:sz w:val="20"/>
                <w:szCs w:val="20"/>
              </w:rPr>
            </w:pPr>
          </w:p>
        </w:tc>
        <w:tc>
          <w:tcPr>
            <w:tcW w:w="4410" w:type="dxa"/>
            <w:shd w:val="clear" w:color="auto" w:fill="auto"/>
            <w:noWrap/>
            <w:vAlign w:val="bottom"/>
            <w:hideMark/>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3"/>
              <w:gridCol w:w="1243"/>
              <w:gridCol w:w="763"/>
              <w:gridCol w:w="786"/>
              <w:gridCol w:w="641"/>
            </w:tblGrid>
            <w:tr w:rsidR="00F32FE7" w:rsidRPr="00530C83" w14:paraId="12567403" w14:textId="77777777" w:rsidTr="00CC405F">
              <w:trPr>
                <w:trHeight w:val="324"/>
              </w:trPr>
              <w:tc>
                <w:tcPr>
                  <w:tcW w:w="1696" w:type="dxa"/>
                  <w:gridSpan w:val="2"/>
                  <w:vMerge w:val="restart"/>
                  <w:tcBorders>
                    <w:top w:val="nil"/>
                    <w:left w:val="nil"/>
                  </w:tcBorders>
                </w:tcPr>
                <w:p w14:paraId="44C1DCF4" w14:textId="77777777" w:rsidR="00F32FE7" w:rsidRPr="00530C83" w:rsidRDefault="00F32FE7" w:rsidP="00F32FE7">
                  <w:pPr>
                    <w:rPr>
                      <w:sz w:val="20"/>
                      <w:szCs w:val="20"/>
                    </w:rPr>
                  </w:pPr>
                </w:p>
              </w:tc>
              <w:tc>
                <w:tcPr>
                  <w:tcW w:w="2190" w:type="dxa"/>
                  <w:gridSpan w:val="3"/>
                  <w:tcBorders>
                    <w:top w:val="nil"/>
                    <w:bottom w:val="single" w:sz="4" w:space="0" w:color="auto"/>
                    <w:right w:val="nil"/>
                  </w:tcBorders>
                </w:tcPr>
                <w:p w14:paraId="5C465C79" w14:textId="77777777" w:rsidR="00F32FE7" w:rsidRPr="00530C83" w:rsidRDefault="00F32FE7" w:rsidP="00F32FE7">
                  <w:pPr>
                    <w:jc w:val="center"/>
                    <w:rPr>
                      <w:sz w:val="20"/>
                      <w:szCs w:val="20"/>
                    </w:rPr>
                  </w:pPr>
                  <w:r w:rsidRPr="00530C83">
                    <w:rPr>
                      <w:sz w:val="20"/>
                      <w:szCs w:val="20"/>
                    </w:rPr>
                    <w:t>Timing</w:t>
                  </w:r>
                </w:p>
              </w:tc>
            </w:tr>
            <w:tr w:rsidR="00F32FE7" w:rsidRPr="00530C83" w14:paraId="3D58769D" w14:textId="77777777" w:rsidTr="00CC405F">
              <w:trPr>
                <w:trHeight w:val="324"/>
              </w:trPr>
              <w:tc>
                <w:tcPr>
                  <w:tcW w:w="1696" w:type="dxa"/>
                  <w:gridSpan w:val="2"/>
                  <w:vMerge/>
                  <w:tcBorders>
                    <w:left w:val="nil"/>
                  </w:tcBorders>
                </w:tcPr>
                <w:p w14:paraId="19AD59B4" w14:textId="77777777" w:rsidR="00F32FE7" w:rsidRPr="00530C83" w:rsidRDefault="00F32FE7" w:rsidP="00F32FE7">
                  <w:pPr>
                    <w:rPr>
                      <w:sz w:val="20"/>
                      <w:szCs w:val="20"/>
                    </w:rPr>
                  </w:pPr>
                </w:p>
              </w:tc>
              <w:tc>
                <w:tcPr>
                  <w:tcW w:w="763" w:type="dxa"/>
                  <w:tcBorders>
                    <w:top w:val="single" w:sz="4" w:space="0" w:color="auto"/>
                    <w:bottom w:val="single" w:sz="4" w:space="0" w:color="auto"/>
                  </w:tcBorders>
                </w:tcPr>
                <w:p w14:paraId="2A57143A" w14:textId="77777777" w:rsidR="00F32FE7" w:rsidRPr="00530C83" w:rsidRDefault="00F32FE7" w:rsidP="00F32FE7">
                  <w:pPr>
                    <w:rPr>
                      <w:sz w:val="20"/>
                      <w:szCs w:val="20"/>
                    </w:rPr>
                  </w:pPr>
                  <w:r w:rsidRPr="00530C83">
                    <w:rPr>
                      <w:sz w:val="20"/>
                      <w:szCs w:val="20"/>
                    </w:rPr>
                    <w:t>Before</w:t>
                  </w:r>
                </w:p>
              </w:tc>
              <w:tc>
                <w:tcPr>
                  <w:tcW w:w="786" w:type="dxa"/>
                  <w:tcBorders>
                    <w:top w:val="single" w:sz="4" w:space="0" w:color="auto"/>
                    <w:bottom w:val="single" w:sz="4" w:space="0" w:color="auto"/>
                  </w:tcBorders>
                </w:tcPr>
                <w:p w14:paraId="69AFB3A2" w14:textId="77777777" w:rsidR="00F32FE7" w:rsidRPr="00530C83" w:rsidRDefault="00F32FE7" w:rsidP="00F32FE7">
                  <w:pPr>
                    <w:rPr>
                      <w:sz w:val="20"/>
                      <w:szCs w:val="20"/>
                    </w:rPr>
                  </w:pPr>
                  <w:r w:rsidRPr="00530C83">
                    <w:rPr>
                      <w:sz w:val="20"/>
                      <w:szCs w:val="20"/>
                    </w:rPr>
                    <w:t>During</w:t>
                  </w:r>
                </w:p>
              </w:tc>
              <w:tc>
                <w:tcPr>
                  <w:tcW w:w="640" w:type="dxa"/>
                  <w:tcBorders>
                    <w:top w:val="single" w:sz="4" w:space="0" w:color="auto"/>
                    <w:bottom w:val="single" w:sz="4" w:space="0" w:color="auto"/>
                    <w:right w:val="nil"/>
                  </w:tcBorders>
                </w:tcPr>
                <w:p w14:paraId="148B4165" w14:textId="77777777" w:rsidR="00F32FE7" w:rsidRPr="00530C83" w:rsidRDefault="00F32FE7" w:rsidP="00F32FE7">
                  <w:pPr>
                    <w:rPr>
                      <w:sz w:val="20"/>
                      <w:szCs w:val="20"/>
                    </w:rPr>
                  </w:pPr>
                  <w:r w:rsidRPr="00530C83">
                    <w:rPr>
                      <w:sz w:val="20"/>
                      <w:szCs w:val="20"/>
                    </w:rPr>
                    <w:t>After</w:t>
                  </w:r>
                </w:p>
              </w:tc>
            </w:tr>
            <w:tr w:rsidR="00F32FE7" w:rsidRPr="00530C83" w14:paraId="3E1ABE8D" w14:textId="77777777" w:rsidTr="00CC405F">
              <w:trPr>
                <w:trHeight w:val="324"/>
              </w:trPr>
              <w:tc>
                <w:tcPr>
                  <w:tcW w:w="453" w:type="dxa"/>
                  <w:vMerge w:val="restart"/>
                  <w:tcBorders>
                    <w:top w:val="nil"/>
                    <w:left w:val="nil"/>
                    <w:bottom w:val="single" w:sz="4" w:space="0" w:color="auto"/>
                    <w:right w:val="single" w:sz="4" w:space="0" w:color="auto"/>
                  </w:tcBorders>
                  <w:textDirection w:val="btLr"/>
                </w:tcPr>
                <w:p w14:paraId="05CB4459" w14:textId="77777777" w:rsidR="00F32FE7" w:rsidRPr="00530C83" w:rsidRDefault="00F32FE7" w:rsidP="00F32FE7">
                  <w:pPr>
                    <w:ind w:left="113" w:right="113"/>
                    <w:jc w:val="center"/>
                    <w:rPr>
                      <w:sz w:val="20"/>
                      <w:szCs w:val="20"/>
                    </w:rPr>
                  </w:pPr>
                  <w:r w:rsidRPr="00530C83">
                    <w:rPr>
                      <w:sz w:val="20"/>
                      <w:szCs w:val="20"/>
                    </w:rPr>
                    <w:t>Location</w:t>
                  </w:r>
                </w:p>
              </w:tc>
              <w:tc>
                <w:tcPr>
                  <w:tcW w:w="1242" w:type="dxa"/>
                  <w:tcBorders>
                    <w:left w:val="single" w:sz="4" w:space="0" w:color="auto"/>
                    <w:right w:val="single" w:sz="4" w:space="0" w:color="auto"/>
                  </w:tcBorders>
                </w:tcPr>
                <w:p w14:paraId="6209BF9B" w14:textId="77777777" w:rsidR="00F32FE7" w:rsidRPr="00530C83" w:rsidRDefault="00F32FE7" w:rsidP="00F32FE7">
                  <w:pPr>
                    <w:rPr>
                      <w:sz w:val="20"/>
                      <w:szCs w:val="20"/>
                    </w:rPr>
                  </w:pPr>
                  <w:r w:rsidRPr="00530C83">
                    <w:rPr>
                      <w:sz w:val="20"/>
                      <w:szCs w:val="20"/>
                    </w:rPr>
                    <w:t>Upstream</w:t>
                  </w:r>
                </w:p>
              </w:tc>
              <w:tc>
                <w:tcPr>
                  <w:tcW w:w="763" w:type="dxa"/>
                  <w:tcBorders>
                    <w:top w:val="single" w:sz="4" w:space="0" w:color="auto"/>
                    <w:left w:val="single" w:sz="4" w:space="0" w:color="auto"/>
                    <w:bottom w:val="single" w:sz="4" w:space="0" w:color="auto"/>
                    <w:right w:val="single" w:sz="4" w:space="0" w:color="auto"/>
                  </w:tcBorders>
                </w:tcPr>
                <w:p w14:paraId="2B087CC5" w14:textId="77777777" w:rsidR="00F32FE7" w:rsidRPr="00530C83" w:rsidRDefault="00F32FE7" w:rsidP="00F32FE7">
                  <w:pPr>
                    <w:rPr>
                      <w:sz w:val="20"/>
                      <w:szCs w:val="20"/>
                    </w:rPr>
                  </w:pPr>
                </w:p>
              </w:tc>
              <w:tc>
                <w:tcPr>
                  <w:tcW w:w="786" w:type="dxa"/>
                  <w:tcBorders>
                    <w:top w:val="single" w:sz="4" w:space="0" w:color="auto"/>
                    <w:left w:val="single" w:sz="4" w:space="0" w:color="auto"/>
                    <w:bottom w:val="single" w:sz="4" w:space="0" w:color="auto"/>
                    <w:right w:val="single" w:sz="4" w:space="0" w:color="auto"/>
                  </w:tcBorders>
                </w:tcPr>
                <w:p w14:paraId="7FA754C6" w14:textId="77777777" w:rsidR="00F32FE7" w:rsidRPr="00530C83" w:rsidRDefault="00F32FE7" w:rsidP="00F32FE7">
                  <w:pPr>
                    <w:rPr>
                      <w:sz w:val="20"/>
                      <w:szCs w:val="20"/>
                    </w:rPr>
                  </w:pPr>
                </w:p>
              </w:tc>
              <w:tc>
                <w:tcPr>
                  <w:tcW w:w="640" w:type="dxa"/>
                  <w:tcBorders>
                    <w:top w:val="single" w:sz="4" w:space="0" w:color="auto"/>
                    <w:left w:val="single" w:sz="4" w:space="0" w:color="auto"/>
                    <w:bottom w:val="single" w:sz="4" w:space="0" w:color="auto"/>
                    <w:right w:val="single" w:sz="4" w:space="0" w:color="auto"/>
                  </w:tcBorders>
                </w:tcPr>
                <w:p w14:paraId="516C2D82" w14:textId="77777777" w:rsidR="00F32FE7" w:rsidRPr="00530C83" w:rsidRDefault="00F32FE7" w:rsidP="00F32FE7">
                  <w:pPr>
                    <w:rPr>
                      <w:sz w:val="20"/>
                      <w:szCs w:val="20"/>
                    </w:rPr>
                  </w:pPr>
                </w:p>
              </w:tc>
            </w:tr>
            <w:tr w:rsidR="00F32FE7" w:rsidRPr="00530C83" w14:paraId="2A88D9C2" w14:textId="77777777" w:rsidTr="00CC405F">
              <w:trPr>
                <w:trHeight w:val="324"/>
              </w:trPr>
              <w:tc>
                <w:tcPr>
                  <w:tcW w:w="453" w:type="dxa"/>
                  <w:vMerge/>
                  <w:tcBorders>
                    <w:top w:val="single" w:sz="4" w:space="0" w:color="auto"/>
                    <w:left w:val="nil"/>
                    <w:bottom w:val="single" w:sz="4" w:space="0" w:color="auto"/>
                    <w:right w:val="single" w:sz="4" w:space="0" w:color="auto"/>
                  </w:tcBorders>
                </w:tcPr>
                <w:p w14:paraId="230CF766" w14:textId="77777777" w:rsidR="00F32FE7" w:rsidRPr="00530C83" w:rsidRDefault="00F32FE7" w:rsidP="00F32FE7">
                  <w:pPr>
                    <w:rPr>
                      <w:sz w:val="20"/>
                      <w:szCs w:val="20"/>
                    </w:rPr>
                  </w:pPr>
                </w:p>
              </w:tc>
              <w:tc>
                <w:tcPr>
                  <w:tcW w:w="1242" w:type="dxa"/>
                  <w:tcBorders>
                    <w:left w:val="single" w:sz="4" w:space="0" w:color="auto"/>
                    <w:right w:val="single" w:sz="4" w:space="0" w:color="auto"/>
                  </w:tcBorders>
                </w:tcPr>
                <w:p w14:paraId="437BC52B" w14:textId="77777777" w:rsidR="00F32FE7" w:rsidRPr="00530C83" w:rsidRDefault="00F32FE7" w:rsidP="00F32FE7">
                  <w:pPr>
                    <w:rPr>
                      <w:sz w:val="20"/>
                      <w:szCs w:val="20"/>
                    </w:rPr>
                  </w:pPr>
                  <w:r w:rsidRPr="00530C83">
                    <w:rPr>
                      <w:sz w:val="20"/>
                      <w:szCs w:val="20"/>
                    </w:rPr>
                    <w:t>Adjacent</w:t>
                  </w:r>
                </w:p>
              </w:tc>
              <w:tc>
                <w:tcPr>
                  <w:tcW w:w="763" w:type="dxa"/>
                  <w:tcBorders>
                    <w:top w:val="single" w:sz="4" w:space="0" w:color="auto"/>
                    <w:left w:val="single" w:sz="4" w:space="0" w:color="auto"/>
                    <w:bottom w:val="single" w:sz="4" w:space="0" w:color="auto"/>
                    <w:right w:val="single" w:sz="4" w:space="0" w:color="auto"/>
                  </w:tcBorders>
                </w:tcPr>
                <w:p w14:paraId="7E47D68A" w14:textId="77777777" w:rsidR="00F32FE7" w:rsidRPr="00530C83" w:rsidRDefault="00F32FE7" w:rsidP="00F32FE7">
                  <w:pPr>
                    <w:rPr>
                      <w:sz w:val="20"/>
                      <w:szCs w:val="20"/>
                    </w:rPr>
                  </w:pPr>
                </w:p>
              </w:tc>
              <w:tc>
                <w:tcPr>
                  <w:tcW w:w="786" w:type="dxa"/>
                  <w:tcBorders>
                    <w:top w:val="single" w:sz="4" w:space="0" w:color="auto"/>
                    <w:left w:val="single" w:sz="4" w:space="0" w:color="auto"/>
                    <w:bottom w:val="single" w:sz="4" w:space="0" w:color="auto"/>
                    <w:right w:val="single" w:sz="4" w:space="0" w:color="auto"/>
                  </w:tcBorders>
                  <w:shd w:val="clear" w:color="auto" w:fill="4472C4"/>
                </w:tcPr>
                <w:p w14:paraId="24FE56C2" w14:textId="77777777" w:rsidR="00F32FE7" w:rsidRPr="00530C83" w:rsidRDefault="00924B93" w:rsidP="00F32FE7">
                  <w:pPr>
                    <w:rPr>
                      <w:b/>
                      <w:color w:val="FFFFFF" w:themeColor="background1"/>
                      <w:sz w:val="20"/>
                      <w:szCs w:val="20"/>
                    </w:rPr>
                  </w:pPr>
                  <w:r w:rsidRPr="00530C83">
                    <w:rPr>
                      <w:b/>
                      <w:color w:val="FFFFFF" w:themeColor="background1"/>
                      <w:sz w:val="20"/>
                      <w:szCs w:val="20"/>
                    </w:rPr>
                    <w:t>30</w:t>
                  </w:r>
                </w:p>
              </w:tc>
              <w:tc>
                <w:tcPr>
                  <w:tcW w:w="640" w:type="dxa"/>
                  <w:tcBorders>
                    <w:top w:val="single" w:sz="4" w:space="0" w:color="auto"/>
                    <w:left w:val="single" w:sz="4" w:space="0" w:color="auto"/>
                    <w:bottom w:val="single" w:sz="4" w:space="0" w:color="auto"/>
                    <w:right w:val="single" w:sz="4" w:space="0" w:color="auto"/>
                  </w:tcBorders>
                  <w:shd w:val="clear" w:color="auto" w:fill="4472C4" w:themeFill="accent5"/>
                </w:tcPr>
                <w:p w14:paraId="4C53163C" w14:textId="77777777" w:rsidR="00F32FE7" w:rsidRPr="00530C83" w:rsidRDefault="00D910FD" w:rsidP="00F32FE7">
                  <w:pPr>
                    <w:rPr>
                      <w:b/>
                      <w:color w:val="FFFFFF" w:themeColor="background1"/>
                      <w:sz w:val="20"/>
                      <w:szCs w:val="20"/>
                    </w:rPr>
                  </w:pPr>
                  <w:r w:rsidRPr="00530C83">
                    <w:rPr>
                      <w:b/>
                      <w:color w:val="FFFFFF" w:themeColor="background1"/>
                      <w:sz w:val="20"/>
                      <w:szCs w:val="20"/>
                    </w:rPr>
                    <w:t>35</w:t>
                  </w:r>
                </w:p>
              </w:tc>
            </w:tr>
            <w:tr w:rsidR="00F32FE7" w:rsidRPr="00530C83" w14:paraId="53E8A929" w14:textId="77777777" w:rsidTr="00CC405F">
              <w:trPr>
                <w:trHeight w:val="324"/>
              </w:trPr>
              <w:tc>
                <w:tcPr>
                  <w:tcW w:w="453" w:type="dxa"/>
                  <w:vMerge/>
                  <w:tcBorders>
                    <w:top w:val="single" w:sz="4" w:space="0" w:color="auto"/>
                    <w:left w:val="nil"/>
                    <w:bottom w:val="nil"/>
                    <w:right w:val="single" w:sz="4" w:space="0" w:color="auto"/>
                  </w:tcBorders>
                </w:tcPr>
                <w:p w14:paraId="5F16B8C6" w14:textId="77777777" w:rsidR="00F32FE7" w:rsidRPr="00530C83" w:rsidRDefault="00F32FE7" w:rsidP="00F32FE7">
                  <w:pPr>
                    <w:rPr>
                      <w:sz w:val="20"/>
                      <w:szCs w:val="20"/>
                    </w:rPr>
                  </w:pPr>
                </w:p>
              </w:tc>
              <w:tc>
                <w:tcPr>
                  <w:tcW w:w="1242" w:type="dxa"/>
                  <w:tcBorders>
                    <w:left w:val="single" w:sz="4" w:space="0" w:color="auto"/>
                    <w:bottom w:val="nil"/>
                    <w:right w:val="single" w:sz="4" w:space="0" w:color="auto"/>
                  </w:tcBorders>
                </w:tcPr>
                <w:p w14:paraId="05BB60D8" w14:textId="77777777" w:rsidR="00F32FE7" w:rsidRPr="00530C83" w:rsidRDefault="00F32FE7" w:rsidP="00F32FE7">
                  <w:pPr>
                    <w:rPr>
                      <w:sz w:val="20"/>
                      <w:szCs w:val="20"/>
                    </w:rPr>
                  </w:pPr>
                  <w:r w:rsidRPr="00530C83">
                    <w:rPr>
                      <w:sz w:val="20"/>
                      <w:szCs w:val="20"/>
                    </w:rPr>
                    <w:t>Downstream</w:t>
                  </w:r>
                </w:p>
              </w:tc>
              <w:tc>
                <w:tcPr>
                  <w:tcW w:w="763" w:type="dxa"/>
                  <w:tcBorders>
                    <w:top w:val="single" w:sz="4" w:space="0" w:color="auto"/>
                    <w:left w:val="single" w:sz="4" w:space="0" w:color="auto"/>
                    <w:bottom w:val="nil"/>
                    <w:right w:val="single" w:sz="4" w:space="0" w:color="auto"/>
                  </w:tcBorders>
                </w:tcPr>
                <w:p w14:paraId="007EFAF1" w14:textId="77777777" w:rsidR="00F32FE7" w:rsidRPr="00530C83" w:rsidRDefault="00F32FE7" w:rsidP="00F32FE7">
                  <w:pPr>
                    <w:rPr>
                      <w:sz w:val="20"/>
                      <w:szCs w:val="20"/>
                    </w:rPr>
                  </w:pPr>
                </w:p>
              </w:tc>
              <w:tc>
                <w:tcPr>
                  <w:tcW w:w="786" w:type="dxa"/>
                  <w:tcBorders>
                    <w:top w:val="single" w:sz="4" w:space="0" w:color="auto"/>
                    <w:left w:val="single" w:sz="4" w:space="0" w:color="auto"/>
                    <w:bottom w:val="nil"/>
                    <w:right w:val="single" w:sz="4" w:space="0" w:color="auto"/>
                  </w:tcBorders>
                </w:tcPr>
                <w:p w14:paraId="226D9312" w14:textId="77777777" w:rsidR="00F32FE7" w:rsidRPr="00530C83" w:rsidRDefault="00F32FE7" w:rsidP="00F32FE7">
                  <w:pPr>
                    <w:rPr>
                      <w:sz w:val="20"/>
                      <w:szCs w:val="20"/>
                    </w:rPr>
                  </w:pPr>
                </w:p>
              </w:tc>
              <w:tc>
                <w:tcPr>
                  <w:tcW w:w="640" w:type="dxa"/>
                  <w:tcBorders>
                    <w:top w:val="single" w:sz="4" w:space="0" w:color="auto"/>
                    <w:left w:val="single" w:sz="4" w:space="0" w:color="auto"/>
                    <w:bottom w:val="nil"/>
                    <w:right w:val="single" w:sz="4" w:space="0" w:color="auto"/>
                  </w:tcBorders>
                </w:tcPr>
                <w:p w14:paraId="60AFD0C3" w14:textId="77777777" w:rsidR="00F32FE7" w:rsidRPr="00530C83" w:rsidRDefault="00F32FE7" w:rsidP="00F32FE7">
                  <w:pPr>
                    <w:rPr>
                      <w:sz w:val="20"/>
                      <w:szCs w:val="20"/>
                    </w:rPr>
                  </w:pPr>
                </w:p>
              </w:tc>
            </w:tr>
          </w:tbl>
          <w:p w14:paraId="1FAE63A9" w14:textId="77777777" w:rsidR="00F32FE7" w:rsidRPr="00530C83" w:rsidRDefault="00F32FE7" w:rsidP="00F32FE7">
            <w:pPr>
              <w:rPr>
                <w:rFonts w:ascii="Calibri" w:eastAsia="Times New Roman" w:hAnsi="Calibri"/>
                <w:color w:val="000000"/>
              </w:rPr>
            </w:pPr>
          </w:p>
        </w:tc>
      </w:tr>
    </w:tbl>
    <w:p w14:paraId="3327BE12" w14:textId="77777777" w:rsidR="00087263" w:rsidRPr="004C1C74" w:rsidRDefault="00087263" w:rsidP="004C1C74">
      <w:pPr>
        <w:pStyle w:val="Caption"/>
      </w:pPr>
      <w:bookmarkStart w:id="83" w:name="_Ref468960705"/>
      <w:r w:rsidRPr="004C1C74">
        <w:t xml:space="preserve">Figure </w:t>
      </w:r>
      <w:fldSimple w:instr=" SEQ Figure \* ARABIC ">
        <w:r w:rsidR="004055C6">
          <w:rPr>
            <w:noProof/>
          </w:rPr>
          <w:t>7</w:t>
        </w:r>
      </w:fldSimple>
      <w:bookmarkEnd w:id="83"/>
      <w:r w:rsidR="00981D3B" w:rsidRPr="004C1C74">
        <w:t>.  Hypothesis H3.</w:t>
      </w:r>
    </w:p>
    <w:p w14:paraId="16B39634" w14:textId="77777777" w:rsidR="00605706" w:rsidRPr="00530C83" w:rsidRDefault="00605706" w:rsidP="004055C6">
      <w:pPr>
        <w:pStyle w:val="Heading2"/>
      </w:pPr>
      <w:bookmarkStart w:id="84" w:name="_Ref470438195"/>
      <w:bookmarkStart w:id="85" w:name="_Ref470438477"/>
      <w:bookmarkStart w:id="86" w:name="_Toc478394861"/>
      <w:bookmarkStart w:id="87" w:name="_Toc355422705"/>
      <w:r w:rsidRPr="00530C83">
        <w:t>Dependent Variables</w:t>
      </w:r>
      <w:bookmarkEnd w:id="84"/>
      <w:bookmarkEnd w:id="85"/>
      <w:bookmarkEnd w:id="86"/>
      <w:bookmarkEnd w:id="87"/>
    </w:p>
    <w:p w14:paraId="0295FE52" w14:textId="77777777" w:rsidR="005B3B1A" w:rsidRPr="00530C83" w:rsidRDefault="005B3B1A" w:rsidP="00D209BC">
      <w:r w:rsidRPr="00530C83">
        <w:t>A brief description follows of the dependent variables that were evaluated and the motivation for choosing these dependent variables.</w:t>
      </w:r>
    </w:p>
    <w:p w14:paraId="4F4A3075" w14:textId="77777777" w:rsidR="00605706" w:rsidRPr="00530C83" w:rsidRDefault="00605706" w:rsidP="004055C6">
      <w:pPr>
        <w:pStyle w:val="Heading3"/>
      </w:pPr>
      <w:bookmarkStart w:id="88" w:name="_Toc463354187"/>
      <w:bookmarkStart w:id="89" w:name="_Toc478394862"/>
      <w:bookmarkStart w:id="90" w:name="_Toc355422706"/>
      <w:r w:rsidRPr="00530C83">
        <w:t>Description</w:t>
      </w:r>
      <w:bookmarkEnd w:id="88"/>
      <w:bookmarkEnd w:id="89"/>
      <w:bookmarkEnd w:id="90"/>
    </w:p>
    <w:p w14:paraId="6C31D9D6" w14:textId="21043CB2" w:rsidR="005B3B1A" w:rsidRPr="00530C83" w:rsidRDefault="005B3B1A" w:rsidP="00D209BC">
      <w:del w:id="91" w:author="USDOT_User" w:date="2017-04-06T08:40:00Z">
        <w:r w:rsidRPr="00530C83" w:rsidDel="00872796">
          <w:delText>To repeat, t</w:delText>
        </w:r>
      </w:del>
      <w:ins w:id="92" w:author="USDOT_User" w:date="2017-04-06T08:40:00Z">
        <w:r w:rsidR="00872796">
          <w:t>T</w:t>
        </w:r>
      </w:ins>
      <w:r w:rsidRPr="00530C83">
        <w:t>hree dependent variables were selected: the mean speed, the 85</w:t>
      </w:r>
      <w:r w:rsidRPr="00530C83">
        <w:rPr>
          <w:vertAlign w:val="superscript"/>
        </w:rPr>
        <w:t>th</w:t>
      </w:r>
      <w:r w:rsidRPr="00530C83">
        <w:t xml:space="preserve"> percentile speed and the percentage of drivers traveling above the speed limit.  The mean speed</w:t>
      </w:r>
      <w:r w:rsidR="00CE0C99" w:rsidRPr="00530C83">
        <w:t>, 85</w:t>
      </w:r>
      <w:r w:rsidR="00CE0C99" w:rsidRPr="00530C83">
        <w:rPr>
          <w:vertAlign w:val="superscript"/>
        </w:rPr>
        <w:t>th</w:t>
      </w:r>
      <w:r w:rsidR="00CE0C99" w:rsidRPr="00530C83">
        <w:t xml:space="preserve"> percentile speed and percentage of drivers traveling above the speed limit</w:t>
      </w:r>
      <w:r w:rsidRPr="00530C83">
        <w:t xml:space="preserve"> could be </w:t>
      </w:r>
      <w:r w:rsidR="00E33760" w:rsidRPr="00530C83">
        <w:t>evaluated</w:t>
      </w:r>
      <w:r w:rsidRPr="00530C83">
        <w:t xml:space="preserve"> in three separate ways for H1, five ways for H2 and five ways for H3, as described above:</w:t>
      </w:r>
    </w:p>
    <w:p w14:paraId="4F7ED5B6" w14:textId="77777777" w:rsidR="005B3B1A" w:rsidRPr="00530C83" w:rsidRDefault="005B3B1A" w:rsidP="00D209BC"/>
    <w:p w14:paraId="4FD98168" w14:textId="5A0361BF" w:rsidR="00605706" w:rsidRPr="00530C83" w:rsidRDefault="00605706" w:rsidP="00880F5C">
      <w:pPr>
        <w:pStyle w:val="ListParagraph"/>
        <w:numPr>
          <w:ilvl w:val="0"/>
          <w:numId w:val="18"/>
        </w:numPr>
        <w:spacing w:before="0" w:after="0"/>
        <w:contextualSpacing/>
      </w:pPr>
      <w:r w:rsidRPr="00530C83">
        <w:t xml:space="preserve">Mean speed: H1, H2, H3 – report of difference in the mean speed for each hypothesis </w:t>
      </w:r>
      <w:r w:rsidR="00610B2A" w:rsidRPr="00530C83">
        <w:t xml:space="preserve">(column 3, </w:t>
      </w:r>
      <w:r w:rsidR="00610B2A" w:rsidRPr="00530C83">
        <w:fldChar w:fldCharType="begin"/>
      </w:r>
      <w:r w:rsidR="00610B2A" w:rsidRPr="00530C83">
        <w:instrText xml:space="preserve"> REF _Ref468963511 \h </w:instrText>
      </w:r>
      <w:r w:rsidR="00530C83">
        <w:instrText xml:space="preserve"> \* MERGEFORMAT </w:instrText>
      </w:r>
      <w:r w:rsidR="00610B2A" w:rsidRPr="00530C83">
        <w:fldChar w:fldCharType="separate"/>
      </w:r>
      <w:r w:rsidR="004055C6" w:rsidRPr="004E30CC">
        <w:t xml:space="preserve">Figure </w:t>
      </w:r>
      <w:r w:rsidR="004055C6">
        <w:rPr>
          <w:noProof/>
        </w:rPr>
        <w:t>5</w:t>
      </w:r>
      <w:r w:rsidR="00610B2A" w:rsidRPr="00530C83">
        <w:fldChar w:fldCharType="end"/>
      </w:r>
      <w:r w:rsidR="00610B2A" w:rsidRPr="00530C83">
        <w:t xml:space="preserve">, </w:t>
      </w:r>
      <w:r w:rsidR="00610B2A" w:rsidRPr="00530C83">
        <w:fldChar w:fldCharType="begin"/>
      </w:r>
      <w:r w:rsidR="00610B2A" w:rsidRPr="00530C83">
        <w:instrText xml:space="preserve"> REF _Ref468964023 \h </w:instrText>
      </w:r>
      <w:r w:rsidR="00530C83">
        <w:instrText xml:space="preserve"> \* MERGEFORMAT </w:instrText>
      </w:r>
      <w:r w:rsidR="00610B2A" w:rsidRPr="00530C83">
        <w:fldChar w:fldCharType="separate"/>
      </w:r>
      <w:r w:rsidR="004055C6" w:rsidRPr="004E30CC">
        <w:t xml:space="preserve">Figure </w:t>
      </w:r>
      <w:r w:rsidR="004055C6">
        <w:rPr>
          <w:noProof/>
        </w:rPr>
        <w:t>6</w:t>
      </w:r>
      <w:r w:rsidR="00610B2A" w:rsidRPr="00530C83">
        <w:fldChar w:fldCharType="end"/>
      </w:r>
      <w:r w:rsidR="00610B2A" w:rsidRPr="00530C83">
        <w:t xml:space="preserve">, </w:t>
      </w:r>
      <w:r w:rsidR="00610B2A" w:rsidRPr="00530C83">
        <w:fldChar w:fldCharType="begin"/>
      </w:r>
      <w:r w:rsidR="00610B2A" w:rsidRPr="00530C83">
        <w:instrText xml:space="preserve"> REF _Ref468960705 \h </w:instrText>
      </w:r>
      <w:r w:rsidR="00530C83">
        <w:instrText xml:space="preserve"> \* MERGEFORMAT </w:instrText>
      </w:r>
      <w:r w:rsidR="00610B2A" w:rsidRPr="00530C83">
        <w:fldChar w:fldCharType="separate"/>
      </w:r>
      <w:r w:rsidR="004055C6" w:rsidRPr="004C1C74">
        <w:t xml:space="preserve">Figure </w:t>
      </w:r>
      <w:r w:rsidR="004055C6">
        <w:rPr>
          <w:noProof/>
        </w:rPr>
        <w:t>7</w:t>
      </w:r>
      <w:r w:rsidR="00610B2A" w:rsidRPr="00530C83">
        <w:fldChar w:fldCharType="end"/>
      </w:r>
      <w:r w:rsidR="00610B2A" w:rsidRPr="00530C83">
        <w:t xml:space="preserve">) </w:t>
      </w:r>
      <w:r w:rsidRPr="00530C83">
        <w:t xml:space="preserve">and the statistical significance of the evaluation of the difference in the mean speeds for each hypothesis </w:t>
      </w:r>
    </w:p>
    <w:p w14:paraId="664647E6" w14:textId="77777777" w:rsidR="00605706" w:rsidRPr="00530C83" w:rsidRDefault="00605706" w:rsidP="00880F5C">
      <w:pPr>
        <w:pStyle w:val="ListParagraph"/>
        <w:numPr>
          <w:ilvl w:val="0"/>
          <w:numId w:val="18"/>
        </w:numPr>
        <w:spacing w:before="0" w:after="0"/>
        <w:contextualSpacing/>
      </w:pPr>
      <w:r w:rsidRPr="00530C83">
        <w:t>85</w:t>
      </w:r>
      <w:r w:rsidRPr="00530C83">
        <w:rPr>
          <w:vertAlign w:val="superscript"/>
        </w:rPr>
        <w:t>th</w:t>
      </w:r>
      <w:r w:rsidRPr="00530C83">
        <w:t xml:space="preserve"> percentile speed: H1, H2, H3 – report of difference in the 85</w:t>
      </w:r>
      <w:r w:rsidRPr="00530C83">
        <w:rPr>
          <w:vertAlign w:val="superscript"/>
        </w:rPr>
        <w:t>th</w:t>
      </w:r>
      <w:r w:rsidRPr="00530C83">
        <w:t xml:space="preserve"> percentile speed for each hypothesis and the statistical significance of the evaluation of the difference in the 85</w:t>
      </w:r>
      <w:r w:rsidRPr="00530C83">
        <w:rPr>
          <w:vertAlign w:val="superscript"/>
        </w:rPr>
        <w:t>th</w:t>
      </w:r>
      <w:r w:rsidRPr="00530C83">
        <w:t xml:space="preserve"> percentile speeds for each hypothesis;</w:t>
      </w:r>
      <w:r w:rsidRPr="00530C83" w:rsidDel="00EF1FD2">
        <w:t xml:space="preserve"> </w:t>
      </w:r>
      <w:r w:rsidR="00856DB0" w:rsidRPr="00530C83">
        <w:t>and</w:t>
      </w:r>
    </w:p>
    <w:p w14:paraId="31412995" w14:textId="77777777" w:rsidR="00605706" w:rsidRPr="00530C83" w:rsidRDefault="00605706" w:rsidP="00880F5C">
      <w:pPr>
        <w:pStyle w:val="ListParagraph"/>
        <w:numPr>
          <w:ilvl w:val="0"/>
          <w:numId w:val="18"/>
        </w:numPr>
        <w:spacing w:before="0" w:after="0"/>
        <w:contextualSpacing/>
      </w:pPr>
      <w:r w:rsidRPr="00530C83">
        <w:lastRenderedPageBreak/>
        <w:t>Percentage of drivers over the speed limit: H1, H2, H3 – report of difference in the percentage of drivers over the speed limit for each hypothesis and the statistical significance of the evaluation of the percentage of drivers over the speed limit for each hypothesis; and</w:t>
      </w:r>
      <w:r w:rsidRPr="00530C83" w:rsidDel="00EF1FD2">
        <w:t xml:space="preserve"> </w:t>
      </w:r>
    </w:p>
    <w:p w14:paraId="2BE5099A" w14:textId="77777777" w:rsidR="00605706" w:rsidRPr="00530C83" w:rsidRDefault="00605706" w:rsidP="004055C6">
      <w:pPr>
        <w:pStyle w:val="Heading3"/>
      </w:pPr>
      <w:bookmarkStart w:id="93" w:name="_Toc463354188"/>
      <w:bookmarkStart w:id="94" w:name="_Toc478394863"/>
      <w:bookmarkStart w:id="95" w:name="_Toc355422707"/>
      <w:r w:rsidRPr="00530C83">
        <w:t>Motivation</w:t>
      </w:r>
      <w:bookmarkEnd w:id="93"/>
      <w:bookmarkEnd w:id="94"/>
      <w:bookmarkEnd w:id="95"/>
    </w:p>
    <w:p w14:paraId="0CAE35EF" w14:textId="3A99471D" w:rsidR="00605706" w:rsidRPr="00530C83" w:rsidRDefault="00605706" w:rsidP="00605706">
      <w:r w:rsidRPr="00530C83">
        <w:t xml:space="preserve">The dependent variables described above, all different functions of speed, are the ones most often reported in the studies and most closely tied to crashes </w:t>
      </w:r>
      <w:sdt>
        <w:sdtPr>
          <w:id w:val="1860391041"/>
          <w:citation/>
        </w:sdtPr>
        <w:sdtContent>
          <w:r w:rsidRPr="00530C83">
            <w:fldChar w:fldCharType="begin"/>
          </w:r>
          <w:r w:rsidRPr="00530C83">
            <w:instrText xml:space="preserve"> CITATION Nat14 \l 1033 </w:instrText>
          </w:r>
          <w:r w:rsidRPr="00530C83">
            <w:fldChar w:fldCharType="separate"/>
          </w:r>
          <w:r w:rsidR="00744E8A" w:rsidRPr="00530C83">
            <w:rPr>
              <w:noProof/>
            </w:rPr>
            <w:t>(National Highway Traffic Safety Administration, 2014)</w:t>
          </w:r>
          <w:r w:rsidRPr="00530C83">
            <w:fldChar w:fldCharType="end"/>
          </w:r>
        </w:sdtContent>
      </w:sdt>
      <w:r w:rsidRPr="00530C83">
        <w:t xml:space="preserve">.  By indicating for each hypothesis and each dependent variable whether there was a significant effect, we </w:t>
      </w:r>
      <w:r w:rsidR="008D1226" w:rsidRPr="00530C83">
        <w:t xml:space="preserve">are </w:t>
      </w:r>
      <w:r w:rsidRPr="00530C83">
        <w:t xml:space="preserve">able to provide the </w:t>
      </w:r>
      <w:commentRangeStart w:id="96"/>
      <w:del w:id="97" w:author="USDOT_User" w:date="2017-04-06T08:40:00Z">
        <w:r w:rsidRPr="00530C83" w:rsidDel="00872796">
          <w:delText xml:space="preserve">states </w:delText>
        </w:r>
      </w:del>
      <w:commentRangeEnd w:id="96"/>
      <w:r w:rsidR="00872796">
        <w:rPr>
          <w:rStyle w:val="CommentReference"/>
        </w:rPr>
        <w:commentReference w:id="96"/>
      </w:r>
      <w:del w:id="98" w:author="USDOT_User" w:date="2017-04-06T08:40:00Z">
        <w:r w:rsidRPr="00530C83" w:rsidDel="00872796">
          <w:delText xml:space="preserve">with </w:delText>
        </w:r>
      </w:del>
      <w:r w:rsidRPr="00530C83">
        <w:t>overall information on the number of studies showing a</w:t>
      </w:r>
      <w:r w:rsidR="00D91592" w:rsidRPr="00530C83">
        <w:t xml:space="preserve"> significant</w:t>
      </w:r>
      <w:r w:rsidRPr="00530C83">
        <w:t xml:space="preserve"> effect</w:t>
      </w:r>
      <w:r w:rsidR="00D91592" w:rsidRPr="00530C83">
        <w:t xml:space="preserve"> in the </w:t>
      </w:r>
      <w:r w:rsidR="00856DB0" w:rsidRPr="00530C83">
        <w:t xml:space="preserve">overall vote-count </w:t>
      </w:r>
      <w:r w:rsidR="00D91592" w:rsidRPr="00530C83">
        <w:t>analyses above (Section</w:t>
      </w:r>
      <w:r w:rsidR="008D1226" w:rsidRPr="00530C83">
        <w:t xml:space="preserve"> </w:t>
      </w:r>
      <w:r w:rsidR="008D1226" w:rsidRPr="00530C83">
        <w:fldChar w:fldCharType="begin"/>
      </w:r>
      <w:r w:rsidR="008D1226" w:rsidRPr="00530C83">
        <w:instrText xml:space="preserve"> REF _Ref470789599 \r \h </w:instrText>
      </w:r>
      <w:r w:rsidR="00B30C36" w:rsidRPr="00530C83">
        <w:instrText xml:space="preserve"> \* MERGEFORMAT </w:instrText>
      </w:r>
      <w:r w:rsidR="008D1226" w:rsidRPr="00530C83">
        <w:fldChar w:fldCharType="separate"/>
      </w:r>
      <w:r w:rsidR="004055C6">
        <w:t>7</w:t>
      </w:r>
      <w:r w:rsidR="008D1226" w:rsidRPr="00530C83">
        <w:fldChar w:fldCharType="end"/>
      </w:r>
      <w:r w:rsidR="00D91592" w:rsidRPr="00530C83">
        <w:t>)</w:t>
      </w:r>
      <w:r w:rsidR="00370DD9" w:rsidRPr="00530C83">
        <w:t xml:space="preserve"> and</w:t>
      </w:r>
      <w:r w:rsidR="00856DB0" w:rsidRPr="00530C83">
        <w:t xml:space="preserve"> in the vote-count analyses for each separate safety focus below (Section</w:t>
      </w:r>
      <w:r w:rsidR="002D0222" w:rsidRPr="00530C83">
        <w:t xml:space="preserve"> </w:t>
      </w:r>
      <w:r w:rsidR="002D0222" w:rsidRPr="00530C83">
        <w:fldChar w:fldCharType="begin"/>
      </w:r>
      <w:r w:rsidR="002D0222" w:rsidRPr="00530C83">
        <w:instrText xml:space="preserve"> REF _Ref477793177 \r \h </w:instrText>
      </w:r>
      <w:r w:rsidR="00530C83">
        <w:instrText xml:space="preserve"> \* MERGEFORMAT </w:instrText>
      </w:r>
      <w:r w:rsidR="002D0222" w:rsidRPr="00530C83">
        <w:fldChar w:fldCharType="separate"/>
      </w:r>
      <w:r w:rsidR="004055C6">
        <w:t>10.1</w:t>
      </w:r>
      <w:r w:rsidR="002D0222" w:rsidRPr="00530C83">
        <w:fldChar w:fldCharType="end"/>
      </w:r>
      <w:r w:rsidR="00370DD9" w:rsidRPr="00530C83">
        <w:t>)</w:t>
      </w:r>
      <w:r w:rsidR="008A2472" w:rsidRPr="00530C83">
        <w:t>.  Moreover, in the later report on meta-analyses we incorporate</w:t>
      </w:r>
      <w:r w:rsidR="00D91592" w:rsidRPr="00530C83">
        <w:t xml:space="preserve"> </w:t>
      </w:r>
      <w:r w:rsidR="008A2472" w:rsidRPr="00530C83">
        <w:t xml:space="preserve">as well </w:t>
      </w:r>
      <w:r w:rsidR="00D91592" w:rsidRPr="00530C83">
        <w:t>the effect size and sam</w:t>
      </w:r>
      <w:r w:rsidR="008A2472" w:rsidRPr="00530C83">
        <w:t>pl</w:t>
      </w:r>
      <w:r w:rsidR="00D91592" w:rsidRPr="00530C83">
        <w:t>e size into the resulting analyses</w:t>
      </w:r>
      <w:r w:rsidRPr="00530C83">
        <w:t>.</w:t>
      </w:r>
    </w:p>
    <w:p w14:paraId="1257D543" w14:textId="77777777" w:rsidR="00D91592" w:rsidRPr="00530C83" w:rsidRDefault="00D91592" w:rsidP="00605706"/>
    <w:p w14:paraId="4E9D3119" w14:textId="77777777" w:rsidR="00501A5E" w:rsidRPr="00530C83" w:rsidRDefault="00D91592" w:rsidP="00605706">
      <w:r w:rsidRPr="00530C83">
        <w:t>It is important to keep in mind throughout this report that reductions in speed of even a few miles an hour can have a large impact on fatalities and injuries</w:t>
      </w:r>
      <w:r w:rsidR="00501A5E" w:rsidRPr="00530C83">
        <w:t xml:space="preserve"> </w:t>
      </w:r>
      <w:sdt>
        <w:sdtPr>
          <w:id w:val="-714886487"/>
          <w:citation/>
        </w:sdtPr>
        <w:sdtContent>
          <w:r w:rsidR="00501A5E" w:rsidRPr="00530C83">
            <w:fldChar w:fldCharType="begin"/>
          </w:r>
          <w:r w:rsidR="00501A5E" w:rsidRPr="00530C83">
            <w:instrText xml:space="preserve"> CITATION Klo97 \l 1033 </w:instrText>
          </w:r>
          <w:r w:rsidR="00501A5E" w:rsidRPr="00530C83">
            <w:fldChar w:fldCharType="separate"/>
          </w:r>
          <w:r w:rsidR="00744E8A" w:rsidRPr="00530C83">
            <w:rPr>
              <w:noProof/>
            </w:rPr>
            <w:t>(Kloeden, McLean, Moore, &amp; Ponte, 1997)</w:t>
          </w:r>
          <w:r w:rsidR="00501A5E" w:rsidRPr="00530C83">
            <w:fldChar w:fldCharType="end"/>
          </w:r>
        </w:sdtContent>
      </w:sdt>
      <w:r w:rsidRPr="00530C83">
        <w:t xml:space="preserve">.   For example, at relatively low speeds the risk of severe injury for 30 year olds decreases from 50% to 25% as the speed at impact decreases </w:t>
      </w:r>
      <w:r w:rsidR="008D1226" w:rsidRPr="00530C83">
        <w:t xml:space="preserve">by 6 mph </w:t>
      </w:r>
      <w:r w:rsidRPr="00530C83">
        <w:t xml:space="preserve">from 33 mph to 27 mph </w:t>
      </w:r>
      <w:sdt>
        <w:sdtPr>
          <w:id w:val="-1199463862"/>
          <w:citation/>
        </w:sdtPr>
        <w:sdtContent>
          <w:r w:rsidRPr="00530C83">
            <w:fldChar w:fldCharType="begin"/>
          </w:r>
          <w:r w:rsidRPr="00530C83">
            <w:instrText xml:space="preserve"> CITATION Tef11 \l 1033 </w:instrText>
          </w:r>
          <w:r w:rsidRPr="00530C83">
            <w:fldChar w:fldCharType="separate"/>
          </w:r>
          <w:r w:rsidR="00744E8A" w:rsidRPr="00530C83">
            <w:rPr>
              <w:noProof/>
            </w:rPr>
            <w:t>(Tefft, 2011)</w:t>
          </w:r>
          <w:r w:rsidRPr="00530C83">
            <w:fldChar w:fldCharType="end"/>
          </w:r>
        </w:sdtContent>
      </w:sdt>
      <w:r w:rsidRPr="00530C83">
        <w:t>.  The risk of severe injury for 70 year olds decreases from 75% to 55% when the speeds at impact are decreased similarly.  At slightly higher speeds, the risk of death for 30 year olds decreases from 50% to 35% as the speed at impact decreases</w:t>
      </w:r>
      <w:r w:rsidR="008D1226" w:rsidRPr="00530C83">
        <w:t xml:space="preserve"> by 4 mph</w:t>
      </w:r>
      <w:r w:rsidRPr="00530C83">
        <w:t xml:space="preserve"> from 44 mph to 40 mph. The risk of death for 70 year olds decreases from 80% to 70% as the speed at impact decreases by the same amount.  The point here is that reductions in speed of even 4-</w:t>
      </w:r>
      <w:r w:rsidR="008D1226" w:rsidRPr="00530C83">
        <w:t>6</w:t>
      </w:r>
      <w:r w:rsidRPr="00530C83">
        <w:t xml:space="preserve"> mph can be of large practical significance when it comes to reducing the frequency of seve</w:t>
      </w:r>
      <w:r w:rsidR="009B618D" w:rsidRPr="00530C83">
        <w:t>re</w:t>
      </w:r>
      <w:r w:rsidRPr="00530C83">
        <w:t xml:space="preserve"> injuries and fatalities.</w:t>
      </w:r>
    </w:p>
    <w:p w14:paraId="7F716A0A" w14:textId="77777777" w:rsidR="003A6763" w:rsidRPr="00530C83" w:rsidRDefault="009F4C07" w:rsidP="004055C6">
      <w:pPr>
        <w:pStyle w:val="Heading2"/>
      </w:pPr>
      <w:bookmarkStart w:id="99" w:name="_Ref470438595"/>
      <w:bookmarkStart w:id="100" w:name="_Ref471804258"/>
      <w:bookmarkStart w:id="101" w:name="_Toc478394864"/>
      <w:bookmarkStart w:id="102" w:name="_Toc355422708"/>
      <w:r w:rsidRPr="00530C83">
        <w:t xml:space="preserve">DSFS </w:t>
      </w:r>
      <w:bookmarkEnd w:id="99"/>
      <w:r w:rsidRPr="00530C83">
        <w:t>Implementation Characteristics</w:t>
      </w:r>
      <w:bookmarkEnd w:id="100"/>
      <w:bookmarkEnd w:id="101"/>
      <w:bookmarkEnd w:id="102"/>
    </w:p>
    <w:p w14:paraId="3CFDF94B" w14:textId="5AA4014C" w:rsidR="00C6335A" w:rsidRPr="00530C83" w:rsidRDefault="00C6335A" w:rsidP="00EE777B">
      <w:r w:rsidRPr="00530C83">
        <w:t xml:space="preserve">This section includes a description of the </w:t>
      </w:r>
      <w:r w:rsidR="00321544" w:rsidRPr="00530C83">
        <w:t>characteristics that define the particular context in which a DSFS was implement</w:t>
      </w:r>
      <w:r w:rsidR="009C72CC" w:rsidRPr="00530C83">
        <w:t>ed</w:t>
      </w:r>
      <w:r w:rsidR="00F150C5" w:rsidRPr="00530C83">
        <w:t xml:space="preserve"> that </w:t>
      </w:r>
      <w:r w:rsidRPr="00530C83">
        <w:t>we believe are important to States.</w:t>
      </w:r>
      <w:r w:rsidR="009C72CC" w:rsidRPr="00530C83">
        <w:t xml:space="preserve">  Additionally, it describes the motivation for the inclusion as well and the particular documents to which </w:t>
      </w:r>
      <w:del w:id="103" w:author="USDOT_User" w:date="2017-04-06T08:40:00Z">
        <w:r w:rsidR="009C72CC" w:rsidRPr="00530C83" w:rsidDel="00872796">
          <w:delText>the States</w:delText>
        </w:r>
      </w:del>
      <w:ins w:id="104" w:author="USDOT_User" w:date="2017-04-06T08:40:00Z">
        <w:r w:rsidR="00872796">
          <w:t>one</w:t>
        </w:r>
      </w:ins>
      <w:r w:rsidR="009C72CC" w:rsidRPr="00530C83">
        <w:t xml:space="preserve"> may wish to refer to obtain more information.</w:t>
      </w:r>
      <w:r w:rsidR="00CD17D0" w:rsidRPr="00530C83">
        <w:t xml:space="preserve">  Note that this motivation is sometimes based on actual results from published studies.  At other times, the motivation is based on our initial review of the articles and the impression we have formed of what variables may be most important to collect.</w:t>
      </w:r>
    </w:p>
    <w:p w14:paraId="76518F3B" w14:textId="77777777" w:rsidR="00C6335A" w:rsidRPr="00530C83" w:rsidRDefault="00C6335A" w:rsidP="004055C6">
      <w:pPr>
        <w:pStyle w:val="Heading3"/>
      </w:pPr>
      <w:bookmarkStart w:id="105" w:name="_Toc463354143"/>
      <w:bookmarkStart w:id="106" w:name="_Ref477793177"/>
      <w:bookmarkStart w:id="107" w:name="_Toc478394865"/>
      <w:bookmarkStart w:id="108" w:name="_Toc355422709"/>
      <w:r w:rsidRPr="00530C83">
        <w:t>Safety Focus</w:t>
      </w:r>
      <w:bookmarkEnd w:id="105"/>
      <w:bookmarkEnd w:id="106"/>
      <w:bookmarkEnd w:id="107"/>
      <w:bookmarkEnd w:id="108"/>
    </w:p>
    <w:p w14:paraId="31F0B43C" w14:textId="77777777" w:rsidR="00C6335A" w:rsidRPr="00530C83" w:rsidRDefault="00C6335A" w:rsidP="00A82313">
      <w:pPr>
        <w:pStyle w:val="Heading4"/>
      </w:pPr>
      <w:bookmarkStart w:id="109" w:name="_Toc463354144"/>
      <w:r w:rsidRPr="00530C83">
        <w:t>Description</w:t>
      </w:r>
      <w:bookmarkEnd w:id="109"/>
    </w:p>
    <w:p w14:paraId="7A3F278D" w14:textId="77777777" w:rsidR="00C6335A" w:rsidRPr="00530C83" w:rsidRDefault="00C6335A" w:rsidP="00C6335A">
      <w:r w:rsidRPr="00530C83">
        <w:rPr>
          <w:b/>
        </w:rPr>
        <w:t>Safety focus: work zone, school zone, transition zone, curve, straight section</w:t>
      </w:r>
      <w:r w:rsidRPr="00530C83">
        <w:t xml:space="preserve">.  The safety focus refers to the element of the traffic system in which safety is trying to be improved.  There is no standard definition of safety focus.  We identified five </w:t>
      </w:r>
      <w:r w:rsidR="009C72CC" w:rsidRPr="00530C83">
        <w:t>different levels (or values) of the safety focus</w:t>
      </w:r>
      <w:r w:rsidRPr="00530C83">
        <w:t>: Work zone, school zone, transition zone, curve</w:t>
      </w:r>
      <w:r w:rsidR="009C72CC" w:rsidRPr="00530C83">
        <w:t>d section</w:t>
      </w:r>
      <w:r w:rsidRPr="00530C83">
        <w:t xml:space="preserve">, and straight section.  An example of a transition zone would be the area between the end of a high-speed rural highway and the beginning of a town center.  There are no agreed upon national definitions of some of the safety foci, e.g., work zones </w:t>
      </w:r>
      <w:sdt>
        <w:sdtPr>
          <w:id w:val="830715866"/>
          <w:citation/>
        </w:sdtPr>
        <w:sdtContent>
          <w:r w:rsidRPr="00530C83">
            <w:fldChar w:fldCharType="begin"/>
          </w:r>
          <w:r w:rsidRPr="00530C83">
            <w:instrText xml:space="preserve"> CITATION Tur15 \l 1033 </w:instrText>
          </w:r>
          <w:r w:rsidRPr="00530C83">
            <w:fldChar w:fldCharType="separate"/>
          </w:r>
          <w:r w:rsidR="00744E8A" w:rsidRPr="00530C83">
            <w:rPr>
              <w:noProof/>
            </w:rPr>
            <w:t>(Turner, 2015)</w:t>
          </w:r>
          <w:r w:rsidRPr="00530C83">
            <w:fldChar w:fldCharType="end"/>
          </w:r>
        </w:sdtContent>
      </w:sdt>
      <w:r w:rsidRPr="00530C83">
        <w:t xml:space="preserve">.   </w:t>
      </w:r>
    </w:p>
    <w:p w14:paraId="63DD508B" w14:textId="77777777" w:rsidR="00C6335A" w:rsidRPr="00530C83" w:rsidRDefault="00C6335A" w:rsidP="00A82313">
      <w:pPr>
        <w:pStyle w:val="Heading4"/>
      </w:pPr>
      <w:bookmarkStart w:id="110" w:name="_Toc463354145"/>
      <w:r w:rsidRPr="00530C83">
        <w:lastRenderedPageBreak/>
        <w:t>Motivation</w:t>
      </w:r>
      <w:bookmarkEnd w:id="110"/>
    </w:p>
    <w:p w14:paraId="3C67DC4F" w14:textId="7CC50E48" w:rsidR="00C6335A" w:rsidRPr="00530C83" w:rsidRDefault="00C6335A" w:rsidP="00C6335A">
      <w:r w:rsidRPr="00530C83">
        <w:t>The reductions in speed that one can expect as a function of the safety focus because of either the geometry (curve</w:t>
      </w:r>
      <w:r w:rsidR="009C72CC" w:rsidRPr="00530C83">
        <w:t>d</w:t>
      </w:r>
      <w:r w:rsidRPr="00530C83">
        <w:t xml:space="preserve"> versus straight sections) and </w:t>
      </w:r>
      <w:r w:rsidR="00036F74" w:rsidRPr="00530C83">
        <w:t xml:space="preserve">context </w:t>
      </w:r>
      <w:r w:rsidRPr="00530C83">
        <w:t xml:space="preserve">(work zone versus school zone) may vary greatly. </w:t>
      </w:r>
      <w:r w:rsidR="00036F74" w:rsidRPr="00530C83">
        <w:t xml:space="preserve">For example, </w:t>
      </w:r>
      <w:r w:rsidRPr="00530C83">
        <w:t xml:space="preserve">we </w:t>
      </w:r>
      <w:r w:rsidR="00036F74" w:rsidRPr="00530C83">
        <w:t>have found</w:t>
      </w:r>
      <w:r w:rsidRPr="00530C83">
        <w:t xml:space="preserve"> that the DSFS leads to more dramatic reductions in speed at transition zones than it does in straight sections.</w:t>
      </w:r>
      <w:r w:rsidR="009C72CC" w:rsidRPr="00530C83">
        <w:t xml:space="preserve">  </w:t>
      </w:r>
      <w:commentRangeStart w:id="111"/>
      <w:del w:id="112" w:author="USDOT_User" w:date="2017-04-06T08:42:00Z">
        <w:r w:rsidR="009C72CC" w:rsidRPr="00530C83" w:rsidDel="00872796">
          <w:delText>However, at the moment this information is anecdotal.  We will need to complete the meta-analysis in order to determine whether the difference we are finding is a statistically significant one.</w:delText>
        </w:r>
      </w:del>
      <w:commentRangeEnd w:id="111"/>
      <w:r w:rsidR="00872796">
        <w:rPr>
          <w:rStyle w:val="CommentReference"/>
        </w:rPr>
        <w:commentReference w:id="111"/>
      </w:r>
    </w:p>
    <w:p w14:paraId="777B872E" w14:textId="77777777" w:rsidR="00C6335A" w:rsidRPr="00530C83" w:rsidRDefault="00C6335A" w:rsidP="004055C6">
      <w:pPr>
        <w:pStyle w:val="Heading3"/>
      </w:pPr>
      <w:bookmarkStart w:id="113" w:name="_Toc463354146"/>
      <w:bookmarkStart w:id="114" w:name="_Toc478394866"/>
      <w:bookmarkStart w:id="115" w:name="_Toc355422710"/>
      <w:r w:rsidRPr="00530C83">
        <w:t>DSFS (Several Descriptors)</w:t>
      </w:r>
      <w:bookmarkEnd w:id="113"/>
      <w:bookmarkEnd w:id="114"/>
      <w:bookmarkEnd w:id="115"/>
    </w:p>
    <w:p w14:paraId="58FDF0A9" w14:textId="77777777" w:rsidR="00C6335A" w:rsidRPr="00530C83" w:rsidRDefault="00C6335A" w:rsidP="00A82313">
      <w:pPr>
        <w:pStyle w:val="Heading4"/>
      </w:pPr>
      <w:bookmarkStart w:id="116" w:name="_Toc463354147"/>
      <w:r w:rsidRPr="00530C83">
        <w:t>Description</w:t>
      </w:r>
      <w:bookmarkEnd w:id="116"/>
    </w:p>
    <w:p w14:paraId="21067477" w14:textId="30A73A19" w:rsidR="00C6335A" w:rsidRPr="00530C83" w:rsidRDefault="00C6335A" w:rsidP="00C6335A">
      <w:r w:rsidRPr="00530C83">
        <w:t xml:space="preserve">We did not find any standard definition of the different features of a DSFS or the values which the features could take on.  Three critical features of the DSFS that could be relevant </w:t>
      </w:r>
      <w:del w:id="117" w:author="USDOT_User" w:date="2017-04-06T08:42:00Z">
        <w:r w:rsidRPr="00530C83" w:rsidDel="00872796">
          <w:delText xml:space="preserve">to States </w:delText>
        </w:r>
      </w:del>
      <w:r w:rsidRPr="00530C83">
        <w:t xml:space="preserve">are below.  In addition, </w:t>
      </w:r>
      <w:r w:rsidR="009C72CC" w:rsidRPr="00530C83">
        <w:t xml:space="preserve">where possible </w:t>
      </w:r>
      <w:r w:rsidRPr="00530C83">
        <w:t xml:space="preserve">we include </w:t>
      </w:r>
      <w:r w:rsidR="009C72CC" w:rsidRPr="00530C83">
        <w:t xml:space="preserve">in the review of each study in the Annotated Bibliography </w:t>
      </w:r>
      <w:r w:rsidRPr="00530C83">
        <w:t xml:space="preserve">a graphic of the DSFS that provides readers with an actual picture of what is used. </w:t>
      </w:r>
    </w:p>
    <w:p w14:paraId="0FAEB062" w14:textId="77777777" w:rsidR="00C6335A" w:rsidRPr="00530C83" w:rsidRDefault="00C6335A" w:rsidP="00C6335A"/>
    <w:p w14:paraId="3BB14717" w14:textId="77777777" w:rsidR="00C6335A" w:rsidRPr="00530C83" w:rsidRDefault="00C6335A" w:rsidP="00880F5C">
      <w:pPr>
        <w:pStyle w:val="ListParagraph"/>
        <w:numPr>
          <w:ilvl w:val="0"/>
          <w:numId w:val="11"/>
        </w:numPr>
        <w:spacing w:before="0" w:after="0"/>
        <w:contextualSpacing/>
      </w:pPr>
      <w:r w:rsidRPr="00530C83">
        <w:t>Does the DSFS display speed (yes, no)?</w:t>
      </w:r>
    </w:p>
    <w:p w14:paraId="1B010CA2" w14:textId="77777777" w:rsidR="00C6335A" w:rsidRPr="00530C83" w:rsidRDefault="00C6335A" w:rsidP="00880F5C">
      <w:pPr>
        <w:pStyle w:val="ListParagraph"/>
        <w:numPr>
          <w:ilvl w:val="0"/>
          <w:numId w:val="11"/>
        </w:numPr>
        <w:spacing w:before="0" w:after="0"/>
        <w:contextualSpacing/>
      </w:pPr>
      <w:r w:rsidRPr="00530C83">
        <w:t>What type of lighting is used for the display of speed (LED, reflective, other)?</w:t>
      </w:r>
    </w:p>
    <w:p w14:paraId="124E5D13" w14:textId="77777777" w:rsidR="00C6335A" w:rsidRPr="00530C83" w:rsidRDefault="00C6335A" w:rsidP="00880F5C">
      <w:pPr>
        <w:pStyle w:val="ListParagraph"/>
        <w:numPr>
          <w:ilvl w:val="0"/>
          <w:numId w:val="11"/>
        </w:numPr>
        <w:spacing w:before="0" w:after="0"/>
        <w:contextualSpacing/>
      </w:pPr>
      <w:r w:rsidRPr="00530C83">
        <w:t>Does the DSFS flash when the speed is exceeded (yes, no)? and,</w:t>
      </w:r>
    </w:p>
    <w:p w14:paraId="63555A8C" w14:textId="77777777" w:rsidR="00C6335A" w:rsidRPr="00530C83" w:rsidRDefault="00C6335A" w:rsidP="00880F5C">
      <w:pPr>
        <w:pStyle w:val="ListParagraph"/>
        <w:numPr>
          <w:ilvl w:val="0"/>
          <w:numId w:val="11"/>
        </w:numPr>
        <w:spacing w:before="0" w:after="0"/>
        <w:contextualSpacing/>
      </w:pPr>
      <w:r w:rsidRPr="00530C83">
        <w:t>Is there a graphic of the DSFS (yes, no)?</w:t>
      </w:r>
    </w:p>
    <w:p w14:paraId="5C7F92FC" w14:textId="77777777" w:rsidR="00C6335A" w:rsidRPr="00530C83" w:rsidRDefault="00C6335A" w:rsidP="004618EB">
      <w:pPr>
        <w:pStyle w:val="ListParagraph"/>
        <w:spacing w:before="0" w:after="0"/>
        <w:ind w:left="0"/>
      </w:pPr>
    </w:p>
    <w:p w14:paraId="2536BD7E" w14:textId="77777777" w:rsidR="00C6335A" w:rsidRPr="00530C83" w:rsidRDefault="00C6335A" w:rsidP="00C6335A">
      <w:r w:rsidRPr="00530C83">
        <w:t>When we indicate the DSFS flashes, we are indicating only that something flashes.  It could be the speed, but it could also be some other signal that was activated when the speed was exceeded</w:t>
      </w:r>
      <w:r w:rsidR="009C72CC" w:rsidRPr="00530C83">
        <w:t xml:space="preserve"> (e.g., alternately flashing lights)</w:t>
      </w:r>
      <w:r w:rsidRPr="00530C83">
        <w:t>.</w:t>
      </w:r>
    </w:p>
    <w:p w14:paraId="40104C7C" w14:textId="77777777" w:rsidR="00C6335A" w:rsidRPr="00530C83" w:rsidRDefault="00C6335A" w:rsidP="00A82313">
      <w:pPr>
        <w:pStyle w:val="Heading4"/>
      </w:pPr>
      <w:bookmarkStart w:id="118" w:name="_Toc463354148"/>
      <w:r w:rsidRPr="00530C83">
        <w:t>Motivation</w:t>
      </w:r>
      <w:bookmarkEnd w:id="118"/>
    </w:p>
    <w:p w14:paraId="4C531659" w14:textId="77777777" w:rsidR="00C6335A" w:rsidRPr="00530C83" w:rsidRDefault="00C6335A" w:rsidP="00C6335A">
      <w:r w:rsidRPr="00530C83">
        <w:t xml:space="preserve">There is reason to believe that the effectiveness of the DSFS may vary with the above descriptions.  For example, it is well known that flashing displays attract attention </w:t>
      </w:r>
      <w:sdt>
        <w:sdtPr>
          <w:id w:val="-1125923668"/>
          <w:citation/>
        </w:sdtPr>
        <w:sdtContent>
          <w:r w:rsidRPr="00530C83">
            <w:fldChar w:fldCharType="begin"/>
          </w:r>
          <w:r w:rsidRPr="00530C83">
            <w:instrText xml:space="preserve"> CITATION Chr06 \l 1033 </w:instrText>
          </w:r>
          <w:r w:rsidRPr="00530C83">
            <w:fldChar w:fldCharType="separate"/>
          </w:r>
          <w:r w:rsidR="00744E8A" w:rsidRPr="00530C83">
            <w:rPr>
              <w:noProof/>
            </w:rPr>
            <w:t>(Christ &amp; Abrams, 2006)</w:t>
          </w:r>
          <w:r w:rsidRPr="00530C83">
            <w:fldChar w:fldCharType="end"/>
          </w:r>
        </w:sdtContent>
      </w:sdt>
      <w:r w:rsidRPr="00530C83">
        <w:t>.  That alone could make a study with a flashing DSFS more effective than one without a flashing DSFS.</w:t>
      </w:r>
    </w:p>
    <w:p w14:paraId="2A8D445A" w14:textId="77777777" w:rsidR="00C6335A" w:rsidRPr="00530C83" w:rsidRDefault="00C6335A" w:rsidP="004055C6">
      <w:pPr>
        <w:pStyle w:val="Heading3"/>
      </w:pPr>
      <w:bookmarkStart w:id="119" w:name="_Toc463354149"/>
      <w:bookmarkStart w:id="120" w:name="_Toc478394867"/>
      <w:bookmarkStart w:id="121" w:name="_Toc355422711"/>
      <w:r w:rsidRPr="00530C83">
        <w:t>Level of Service</w:t>
      </w:r>
      <w:bookmarkEnd w:id="119"/>
      <w:bookmarkEnd w:id="120"/>
      <w:bookmarkEnd w:id="121"/>
      <w:r w:rsidRPr="00530C83">
        <w:t xml:space="preserve"> </w:t>
      </w:r>
    </w:p>
    <w:p w14:paraId="0883F961" w14:textId="77777777" w:rsidR="00C6335A" w:rsidRPr="00530C83" w:rsidRDefault="00C6335A" w:rsidP="00A82313">
      <w:pPr>
        <w:pStyle w:val="Heading4"/>
      </w:pPr>
      <w:bookmarkStart w:id="122" w:name="_Toc463354150"/>
      <w:r w:rsidRPr="00530C83">
        <w:t>Description</w:t>
      </w:r>
      <w:bookmarkEnd w:id="122"/>
    </w:p>
    <w:p w14:paraId="4A02B90F" w14:textId="77777777" w:rsidR="00C6335A" w:rsidRPr="00530C83" w:rsidRDefault="00C6335A" w:rsidP="00C6335A">
      <w:r w:rsidRPr="00530C83">
        <w:rPr>
          <w:b/>
        </w:rPr>
        <w:t>Level of service: free flow, other, multiple, not specified</w:t>
      </w:r>
      <w:r w:rsidRPr="00530C83">
        <w:t xml:space="preserve">.  The level of service is noted as free flow, other or not specified.  There are standard definitions for defining different levels of service </w:t>
      </w:r>
      <w:sdt>
        <w:sdtPr>
          <w:id w:val="1042717692"/>
          <w:citation/>
        </w:sdtPr>
        <w:sdtContent>
          <w:r w:rsidRPr="00530C83">
            <w:fldChar w:fldCharType="begin"/>
          </w:r>
          <w:r w:rsidRPr="00530C83">
            <w:instrText xml:space="preserve"> CITATION Tra10 \l 1033 </w:instrText>
          </w:r>
          <w:r w:rsidRPr="00530C83">
            <w:fldChar w:fldCharType="separate"/>
          </w:r>
          <w:r w:rsidR="00744E8A" w:rsidRPr="00530C83">
            <w:rPr>
              <w:noProof/>
            </w:rPr>
            <w:t>(Transportation Research Board, 2010)</w:t>
          </w:r>
          <w:r w:rsidRPr="00530C83">
            <w:fldChar w:fldCharType="end"/>
          </w:r>
        </w:sdtContent>
      </w:sdt>
      <w:r w:rsidRPr="00530C83">
        <w:t>.  Note we use the value “multiple” for a feature when different sites have different levels of service.  More generally, “multiple” will be used throughout to indicate situations in which different sites, or the same site with different treatments, have different values of the feature.</w:t>
      </w:r>
    </w:p>
    <w:p w14:paraId="65823E7A" w14:textId="77777777" w:rsidR="00C6335A" w:rsidRPr="00530C83" w:rsidRDefault="00C6335A" w:rsidP="00A82313">
      <w:pPr>
        <w:pStyle w:val="Heading4"/>
      </w:pPr>
      <w:bookmarkStart w:id="123" w:name="_Toc463354151"/>
      <w:r w:rsidRPr="00530C83">
        <w:t>Motivation</w:t>
      </w:r>
      <w:bookmarkEnd w:id="123"/>
    </w:p>
    <w:p w14:paraId="50A3B9D7" w14:textId="77777777" w:rsidR="00C6335A" w:rsidRPr="00530C83" w:rsidRDefault="00C6335A" w:rsidP="00C6335A">
      <w:r w:rsidRPr="00530C83">
        <w:t>The activation effect at the DSFS as measured by the difference in speeds between the time before it was activated and the time after it was activated could be due solely to differences in the level of service.  Thus, it is important to know from the standpoint of validating the experimental design.  But, more generally, there may be very different reductions one might expect in free flow conditions than one would expect in congested conditions.  Specifically, in congested conditions one would expect very little effect of a DSFS.  This can be entered into the meta-analysis and will be of interest even in cases where a meta-analysis cannot be performed.</w:t>
      </w:r>
    </w:p>
    <w:p w14:paraId="341D600C" w14:textId="77777777" w:rsidR="00C6335A" w:rsidRPr="00530C83" w:rsidRDefault="00C6335A" w:rsidP="004055C6">
      <w:pPr>
        <w:pStyle w:val="Heading3"/>
      </w:pPr>
      <w:bookmarkStart w:id="124" w:name="_Toc463354152"/>
      <w:bookmarkStart w:id="125" w:name="_Toc478394868"/>
      <w:bookmarkStart w:id="126" w:name="_Toc355422712"/>
      <w:r w:rsidRPr="00530C83">
        <w:lastRenderedPageBreak/>
        <w:t>Roadway Type</w:t>
      </w:r>
      <w:bookmarkEnd w:id="124"/>
      <w:bookmarkEnd w:id="125"/>
      <w:bookmarkEnd w:id="126"/>
      <w:r w:rsidRPr="00530C83">
        <w:t xml:space="preserve"> </w:t>
      </w:r>
    </w:p>
    <w:p w14:paraId="65FA7842" w14:textId="77777777" w:rsidR="00C6335A" w:rsidRPr="00530C83" w:rsidRDefault="00C6335A" w:rsidP="00A82313">
      <w:pPr>
        <w:pStyle w:val="Heading4"/>
      </w:pPr>
      <w:bookmarkStart w:id="127" w:name="_Toc463354153"/>
      <w:r w:rsidRPr="00530C83">
        <w:t>Description</w:t>
      </w:r>
      <w:bookmarkEnd w:id="127"/>
    </w:p>
    <w:p w14:paraId="54E47C41" w14:textId="77777777" w:rsidR="00C6335A" w:rsidRPr="00530C83" w:rsidRDefault="00C6335A" w:rsidP="00C6335A">
      <w:r w:rsidRPr="00530C83">
        <w:rPr>
          <w:b/>
        </w:rPr>
        <w:t>Roadway type: freeway, arterial, collector, local, multiple, unspecified</w:t>
      </w:r>
      <w:r w:rsidRPr="00530C83">
        <w:t>.  The roadway type feature can assume any one of six different values: freeway, arterial, collector and local, along with multiple types in some studies and unspecified</w:t>
      </w:r>
      <w:r w:rsidR="00FD5F70" w:rsidRPr="00530C83">
        <w:t xml:space="preserve"> in still other studies</w:t>
      </w:r>
      <w:r w:rsidRPr="00530C83">
        <w:t xml:space="preserve">.  </w:t>
      </w:r>
      <w:r w:rsidR="00FD5F70" w:rsidRPr="00530C83">
        <w:t xml:space="preserve">The </w:t>
      </w:r>
      <w:r w:rsidRPr="00530C83">
        <w:t xml:space="preserve">Federal Highway Administration defines the classification of roadway networks </w:t>
      </w:r>
      <w:sdt>
        <w:sdtPr>
          <w:id w:val="1596975716"/>
          <w:citation/>
        </w:sdtPr>
        <w:sdtContent>
          <w:r w:rsidRPr="00530C83">
            <w:fldChar w:fldCharType="begin"/>
          </w:r>
          <w:r w:rsidRPr="00530C83">
            <w:instrText xml:space="preserve"> CITATION Fed12 \l 1033 </w:instrText>
          </w:r>
          <w:r w:rsidRPr="00530C83">
            <w:fldChar w:fldCharType="separate"/>
          </w:r>
          <w:r w:rsidR="00744E8A" w:rsidRPr="00530C83">
            <w:rPr>
              <w:noProof/>
            </w:rPr>
            <w:t>(Federal Highway Administration, 2012)</w:t>
          </w:r>
          <w:r w:rsidRPr="00530C83">
            <w:fldChar w:fldCharType="end"/>
          </w:r>
        </w:sdtContent>
      </w:sdt>
      <w:r w:rsidRPr="00530C83">
        <w:t>.  Sometimes highway is not differentiated from arterial.</w:t>
      </w:r>
    </w:p>
    <w:p w14:paraId="5C7FA241" w14:textId="77777777" w:rsidR="00C6335A" w:rsidRPr="00530C83" w:rsidRDefault="00C6335A" w:rsidP="00A82313">
      <w:pPr>
        <w:pStyle w:val="Heading4"/>
      </w:pPr>
      <w:bookmarkStart w:id="128" w:name="_Toc463354154"/>
      <w:r w:rsidRPr="00530C83">
        <w:t>Motivation</w:t>
      </w:r>
      <w:bookmarkEnd w:id="128"/>
    </w:p>
    <w:p w14:paraId="27806CE2" w14:textId="77777777" w:rsidR="00C6335A" w:rsidRPr="00530C83" w:rsidRDefault="00C6335A" w:rsidP="00C6335A">
      <w:r w:rsidRPr="00530C83">
        <w:t>Roadway type may influence the effectiveness of a DSFS.  It is simply not known, but the information is easy to collect.</w:t>
      </w:r>
    </w:p>
    <w:p w14:paraId="04DDE8B5" w14:textId="77777777" w:rsidR="00C6335A" w:rsidRPr="00530C83" w:rsidRDefault="00C6335A" w:rsidP="004055C6">
      <w:pPr>
        <w:pStyle w:val="Heading3"/>
      </w:pPr>
      <w:bookmarkStart w:id="129" w:name="_Toc463354155"/>
      <w:bookmarkStart w:id="130" w:name="_Toc478394869"/>
      <w:bookmarkStart w:id="131" w:name="_Toc355422713"/>
      <w:r w:rsidRPr="00530C83">
        <w:t>Roadway Area</w:t>
      </w:r>
      <w:bookmarkEnd w:id="129"/>
      <w:bookmarkEnd w:id="130"/>
      <w:bookmarkEnd w:id="131"/>
      <w:r w:rsidRPr="00530C83">
        <w:t xml:space="preserve"> </w:t>
      </w:r>
    </w:p>
    <w:p w14:paraId="5035099F" w14:textId="77777777" w:rsidR="00C6335A" w:rsidRPr="00530C83" w:rsidRDefault="00C6335A" w:rsidP="00A82313">
      <w:pPr>
        <w:pStyle w:val="Heading4"/>
      </w:pPr>
      <w:bookmarkStart w:id="132" w:name="_Toc463354156"/>
      <w:r w:rsidRPr="00530C83">
        <w:t>Description</w:t>
      </w:r>
      <w:bookmarkEnd w:id="132"/>
    </w:p>
    <w:p w14:paraId="1DBEF680" w14:textId="77777777" w:rsidR="00C6335A" w:rsidRPr="00530C83" w:rsidRDefault="00C6335A" w:rsidP="00C6335A">
      <w:r w:rsidRPr="00530C83">
        <w:rPr>
          <w:b/>
        </w:rPr>
        <w:t>Roadway area: urban, suburban, rural, multiple, unspecified</w:t>
      </w:r>
      <w:r w:rsidRPr="00530C83">
        <w:t xml:space="preserve">. The roadway area feature can have five different values: urban, suburban, and rural along with multiple and unspecified. The Federal Highway Administration typically uses just the first three classifications </w:t>
      </w:r>
      <w:sdt>
        <w:sdtPr>
          <w:id w:val="-1588541299"/>
          <w:citation/>
        </w:sdtPr>
        <w:sdtContent>
          <w:r w:rsidRPr="00530C83">
            <w:fldChar w:fldCharType="begin"/>
          </w:r>
          <w:r w:rsidRPr="00530C83">
            <w:instrText xml:space="preserve"> CITATION Fed13 \l 1033 </w:instrText>
          </w:r>
          <w:r w:rsidRPr="00530C83">
            <w:fldChar w:fldCharType="separate"/>
          </w:r>
          <w:r w:rsidR="00744E8A" w:rsidRPr="00530C83">
            <w:rPr>
              <w:noProof/>
            </w:rPr>
            <w:t>(Federal Highway Administration, 2013)</w:t>
          </w:r>
          <w:r w:rsidRPr="00530C83">
            <w:fldChar w:fldCharType="end"/>
          </w:r>
        </w:sdtContent>
      </w:sdt>
      <w:r w:rsidRPr="00530C83">
        <w:t>.  However, some individual</w:t>
      </w:r>
      <w:r w:rsidR="00036F74" w:rsidRPr="00530C83">
        <w:t xml:space="preserve"> </w:t>
      </w:r>
      <w:r w:rsidRPr="00530C83">
        <w:t>s</w:t>
      </w:r>
      <w:r w:rsidR="00036F74" w:rsidRPr="00530C83">
        <w:t>tudies</w:t>
      </w:r>
      <w:r w:rsidRPr="00530C83">
        <w:t xml:space="preserve"> </w:t>
      </w:r>
      <w:r w:rsidR="00036F74" w:rsidRPr="00530C83">
        <w:t xml:space="preserve">additionally </w:t>
      </w:r>
      <w:r w:rsidRPr="00530C83">
        <w:t xml:space="preserve">refer to exurbs.   Urban areas are typically defined as communities with more than 100,000 people.  The population in the suburbs ranges anywhere from 10,000 to over a 1,000,000.  Exurbs are defined as communities with between 1,000 and 20,000 people that are largely inhabited by commuters.  Rural areas are settled places outside towns and cities and usually have fewer than 10,000 people. </w:t>
      </w:r>
    </w:p>
    <w:p w14:paraId="420348E4" w14:textId="77777777" w:rsidR="00C6335A" w:rsidRPr="00530C83" w:rsidRDefault="00C6335A" w:rsidP="00A82313">
      <w:pPr>
        <w:pStyle w:val="Heading4"/>
      </w:pPr>
      <w:bookmarkStart w:id="133" w:name="_Toc463354157"/>
      <w:r w:rsidRPr="00530C83">
        <w:t>Motivation</w:t>
      </w:r>
      <w:bookmarkEnd w:id="133"/>
    </w:p>
    <w:p w14:paraId="13103C1B" w14:textId="77777777" w:rsidR="00C6335A" w:rsidRPr="00530C83" w:rsidRDefault="00C6335A" w:rsidP="00C6335A">
      <w:r w:rsidRPr="00530C83">
        <w:t>The motivation for including roadway area is the same as the motivation for including roadway type.</w:t>
      </w:r>
    </w:p>
    <w:p w14:paraId="70DE9326" w14:textId="77777777" w:rsidR="00C6335A" w:rsidRPr="00530C83" w:rsidRDefault="00C6335A" w:rsidP="004055C6">
      <w:pPr>
        <w:pStyle w:val="Heading3"/>
      </w:pPr>
      <w:bookmarkStart w:id="134" w:name="_Toc463354158"/>
      <w:bookmarkStart w:id="135" w:name="_Toc478394870"/>
      <w:bookmarkStart w:id="136" w:name="_Toc355422714"/>
      <w:r w:rsidRPr="00530C83">
        <w:t>Sidewalks</w:t>
      </w:r>
      <w:bookmarkEnd w:id="134"/>
      <w:bookmarkEnd w:id="135"/>
      <w:bookmarkEnd w:id="136"/>
    </w:p>
    <w:p w14:paraId="25C0139D" w14:textId="77777777" w:rsidR="00C6335A" w:rsidRPr="00530C83" w:rsidRDefault="00C6335A" w:rsidP="00A82313">
      <w:pPr>
        <w:pStyle w:val="Heading4"/>
      </w:pPr>
      <w:bookmarkStart w:id="137" w:name="_Toc463354159"/>
      <w:r w:rsidRPr="00530C83">
        <w:t>Description</w:t>
      </w:r>
      <w:bookmarkEnd w:id="137"/>
    </w:p>
    <w:p w14:paraId="54BD3CC9" w14:textId="77777777" w:rsidR="00C6335A" w:rsidRPr="00530C83" w:rsidRDefault="00C6335A" w:rsidP="00C6335A">
      <w:r w:rsidRPr="00530C83">
        <w:rPr>
          <w:b/>
        </w:rPr>
        <w:t>Sidewalk: present, absent, unspecified</w:t>
      </w:r>
      <w:r w:rsidRPr="00530C83">
        <w:t>. A number of articles mention whether sidewalks are present</w:t>
      </w:r>
      <w:r w:rsidR="00FD5F70" w:rsidRPr="00530C83">
        <w:t xml:space="preserve"> where the DSFS is positioned</w:t>
      </w:r>
      <w:r w:rsidRPr="00530C83">
        <w:t>.  The feature has three values: present, absent or not specified.</w:t>
      </w:r>
    </w:p>
    <w:p w14:paraId="7AD1C12F" w14:textId="77777777" w:rsidR="00C6335A" w:rsidRPr="00530C83" w:rsidRDefault="00C6335A" w:rsidP="00A82313">
      <w:pPr>
        <w:pStyle w:val="Heading4"/>
      </w:pPr>
      <w:bookmarkStart w:id="138" w:name="_Toc463354160"/>
      <w:r w:rsidRPr="00530C83">
        <w:t>Motivation</w:t>
      </w:r>
      <w:bookmarkEnd w:id="138"/>
    </w:p>
    <w:p w14:paraId="5BED23EE" w14:textId="77777777" w:rsidR="00C6335A" w:rsidRPr="00530C83" w:rsidRDefault="00C6335A" w:rsidP="00C6335A">
      <w:r w:rsidRPr="00530C83">
        <w:t>It is arguably the case the sidewalks should have a speed calming effect on drivers</w:t>
      </w:r>
      <w:sdt>
        <w:sdtPr>
          <w:id w:val="-1929030178"/>
          <w:citation/>
        </w:sdtPr>
        <w:sdtContent>
          <w:r w:rsidRPr="00530C83">
            <w:fldChar w:fldCharType="begin"/>
          </w:r>
          <w:r w:rsidRPr="00530C83">
            <w:instrText xml:space="preserve"> CITATION Sou06 \l 1033 </w:instrText>
          </w:r>
          <w:r w:rsidRPr="00530C83">
            <w:fldChar w:fldCharType="separate"/>
          </w:r>
          <w:r w:rsidR="00744E8A" w:rsidRPr="00530C83">
            <w:rPr>
              <w:noProof/>
            </w:rPr>
            <w:t xml:space="preserve"> (South Carolina Department of Transportation, 2006)</w:t>
          </w:r>
          <w:r w:rsidRPr="00530C83">
            <w:fldChar w:fldCharType="end"/>
          </w:r>
        </w:sdtContent>
      </w:sdt>
      <w:r w:rsidRPr="00530C83">
        <w:t xml:space="preserve">.  Whether that means that effect will interact with the effect of the DSFS remains unknown. </w:t>
      </w:r>
    </w:p>
    <w:p w14:paraId="3388450B" w14:textId="77777777" w:rsidR="00C6335A" w:rsidRPr="00530C83" w:rsidRDefault="00C6335A" w:rsidP="004055C6">
      <w:pPr>
        <w:pStyle w:val="Heading3"/>
      </w:pPr>
      <w:bookmarkStart w:id="139" w:name="_Toc463354161"/>
      <w:bookmarkStart w:id="140" w:name="_Toc478394871"/>
      <w:bookmarkStart w:id="141" w:name="_Toc355422715"/>
      <w:r w:rsidRPr="00530C83">
        <w:t xml:space="preserve">Classes of </w:t>
      </w:r>
      <w:r w:rsidRPr="00530C83">
        <w:rPr>
          <w:rStyle w:val="Heading1Char"/>
        </w:rPr>
        <w:t>V</w:t>
      </w:r>
      <w:r w:rsidRPr="00530C83">
        <w:t>ehicles</w:t>
      </w:r>
      <w:bookmarkEnd w:id="139"/>
      <w:bookmarkEnd w:id="140"/>
      <w:bookmarkEnd w:id="141"/>
    </w:p>
    <w:p w14:paraId="0DCD79D6" w14:textId="77777777" w:rsidR="00C6335A" w:rsidRPr="00530C83" w:rsidRDefault="00C6335A" w:rsidP="00A82313">
      <w:pPr>
        <w:pStyle w:val="Heading4"/>
      </w:pPr>
      <w:bookmarkStart w:id="142" w:name="_Toc463354162"/>
      <w:r w:rsidRPr="00530C83">
        <w:t>Description</w:t>
      </w:r>
      <w:bookmarkEnd w:id="142"/>
    </w:p>
    <w:p w14:paraId="1EC7BB1F" w14:textId="1A6CA574" w:rsidR="00C6335A" w:rsidRPr="00530C83" w:rsidRDefault="00C6335A" w:rsidP="00C6335A">
      <w:r w:rsidRPr="00530C83">
        <w:rPr>
          <w:b/>
        </w:rPr>
        <w:t>Classes of vehicles: passenger, truck, multiple, unspecified</w:t>
      </w:r>
      <w:r w:rsidRPr="00530C83">
        <w:t>.  There are four values which the feature, classes of vehicles, can assume: passenger, trucks, multiple</w:t>
      </w:r>
      <w:ins w:id="143" w:author="USDOT_User" w:date="2017-04-06T08:43:00Z">
        <w:r w:rsidR="00872796">
          <w:t>,</w:t>
        </w:r>
      </w:ins>
      <w:r w:rsidRPr="00530C83">
        <w:t xml:space="preserve"> or unspecified. In this context, multiple would mean that at some sites there are just trucks, at other sites just passenger vehicles, and so on.  If only passengers and trucks were measured at all sites, multiple would not be checked. There are clear standards for the definition of these different vehicles and within each class there are many subclasses.  For example, the Federal Motor Carrier Safety </w:t>
      </w:r>
      <w:r w:rsidRPr="00530C83">
        <w:lastRenderedPageBreak/>
        <w:t xml:space="preserve">Administration has many different subclasses of trucks (e.g., Class A, Class B and Class C) </w:t>
      </w:r>
      <w:sdt>
        <w:sdtPr>
          <w:id w:val="-711568194"/>
          <w:citation/>
        </w:sdtPr>
        <w:sdtContent>
          <w:r w:rsidRPr="00530C83">
            <w:fldChar w:fldCharType="begin"/>
          </w:r>
          <w:r w:rsidRPr="00530C83">
            <w:instrText xml:space="preserve"> CITATION Fed14 \l 1033 </w:instrText>
          </w:r>
          <w:r w:rsidRPr="00530C83">
            <w:fldChar w:fldCharType="separate"/>
          </w:r>
          <w:r w:rsidR="00744E8A" w:rsidRPr="00530C83">
            <w:rPr>
              <w:noProof/>
            </w:rPr>
            <w:t>(Federal Motor Carrier Administration, 2014)</w:t>
          </w:r>
          <w:r w:rsidRPr="00530C83">
            <w:fldChar w:fldCharType="end"/>
          </w:r>
        </w:sdtContent>
      </w:sdt>
      <w:r w:rsidRPr="00530C83">
        <w:t>. We relied on the authors to indicate whether passenger vehicles, trucks, or both were being considered in an evaluation.</w:t>
      </w:r>
    </w:p>
    <w:p w14:paraId="6F624676" w14:textId="77777777" w:rsidR="00C6335A" w:rsidRPr="00530C83" w:rsidRDefault="00C6335A" w:rsidP="00A82313">
      <w:pPr>
        <w:pStyle w:val="Heading4"/>
      </w:pPr>
      <w:bookmarkStart w:id="144" w:name="_Toc463354163"/>
      <w:r w:rsidRPr="00530C83">
        <w:t>Motivation</w:t>
      </w:r>
      <w:bookmarkEnd w:id="144"/>
    </w:p>
    <w:p w14:paraId="28361188" w14:textId="77777777" w:rsidR="00C6335A" w:rsidRPr="00530C83" w:rsidRDefault="00C6335A" w:rsidP="00C6335A">
      <w:r w:rsidRPr="00530C83">
        <w:t>Our initial analyses suggest that DSFS</w:t>
      </w:r>
      <w:r w:rsidR="00FD5F70" w:rsidRPr="00530C83">
        <w:t>s</w:t>
      </w:r>
      <w:r w:rsidRPr="00530C83">
        <w:t xml:space="preserve"> have a larger effect on trucks’ reductions in speed than they do in passenger vehicles’ reductions in speed.  Thus, there is a good reason to include this in the meta-analyses.</w:t>
      </w:r>
    </w:p>
    <w:p w14:paraId="3D4B6134" w14:textId="77777777" w:rsidR="00C6335A" w:rsidRPr="00530C83" w:rsidRDefault="00C6335A" w:rsidP="004055C6">
      <w:pPr>
        <w:pStyle w:val="Heading3"/>
      </w:pPr>
      <w:bookmarkStart w:id="145" w:name="_Toc463354164"/>
      <w:bookmarkStart w:id="146" w:name="_Toc478394872"/>
      <w:bookmarkStart w:id="147" w:name="_Toc355422716"/>
      <w:r w:rsidRPr="00530C83">
        <w:t>Posted Speeds</w:t>
      </w:r>
      <w:bookmarkEnd w:id="145"/>
      <w:bookmarkEnd w:id="146"/>
      <w:bookmarkEnd w:id="147"/>
      <w:r w:rsidRPr="00530C83">
        <w:t xml:space="preserve"> </w:t>
      </w:r>
    </w:p>
    <w:p w14:paraId="0FDCD6B8" w14:textId="77777777" w:rsidR="00C6335A" w:rsidRPr="00530C83" w:rsidRDefault="00C6335A" w:rsidP="00A82313">
      <w:pPr>
        <w:pStyle w:val="Heading4"/>
      </w:pPr>
      <w:bookmarkStart w:id="148" w:name="_Toc463354165"/>
      <w:r w:rsidRPr="00530C83">
        <w:t>Description</w:t>
      </w:r>
      <w:bookmarkEnd w:id="148"/>
    </w:p>
    <w:p w14:paraId="2626079E" w14:textId="77777777" w:rsidR="00C6335A" w:rsidRPr="00530C83" w:rsidRDefault="00C6335A" w:rsidP="00C6335A">
      <w:r w:rsidRPr="00530C83">
        <w:rPr>
          <w:b/>
        </w:rPr>
        <w:t>Posted speed: upstream speed (mph), DSFS speed (mph), downstream speed (mph), multiple, unspecified</w:t>
      </w:r>
      <w:r w:rsidRPr="00530C83">
        <w:t xml:space="preserve">. There is often only one posted speed limit upstream of the DSFS and at the DSFS.  Sometimes there is one posted speed limit downstream of the DSFS.  However, sometimes there will be several posted speeds </w:t>
      </w:r>
      <w:r w:rsidR="00FD5F70" w:rsidRPr="00530C83">
        <w:t>upstream or downstream of a DSFS</w:t>
      </w:r>
      <w:r w:rsidRPr="00530C83">
        <w:t xml:space="preserve">.  We will choose as posted speed limits ones that are closest to the upstream sensor, the DSFS, and the downstream sensor (see below).  If there is not a sensor at one or more of these locations, we will do the following.  If there is not an upstream sensor, we will choose for the upstream posted speed limit that posted speed limit that is closest to a location on the road where the DSFS first becomes visible, but is not yet visible.  Since it is generally the case that a sign with numbers 1 inch in height are visible at 30 feet </w:t>
      </w:r>
      <w:sdt>
        <w:sdtPr>
          <w:id w:val="-527257977"/>
          <w:citation/>
        </w:sdtPr>
        <w:sdtContent>
          <w:r w:rsidRPr="00530C83">
            <w:fldChar w:fldCharType="begin"/>
          </w:r>
          <w:r w:rsidRPr="00530C83">
            <w:instrText xml:space="preserve"> CITATION Ber06 \l 1033 </w:instrText>
          </w:r>
          <w:r w:rsidRPr="00530C83">
            <w:fldChar w:fldCharType="separate"/>
          </w:r>
          <w:r w:rsidR="00744E8A" w:rsidRPr="00530C83">
            <w:rPr>
              <w:noProof/>
            </w:rPr>
            <w:t>(Bertucci, 2006)</w:t>
          </w:r>
          <w:r w:rsidRPr="00530C83">
            <w:fldChar w:fldCharType="end"/>
          </w:r>
        </w:sdtContent>
      </w:sdt>
      <w:r w:rsidRPr="00530C83">
        <w:t xml:space="preserve">, the numerals on a speed limit sign which are 11.7 inches in height </w:t>
      </w:r>
      <w:sdt>
        <w:sdtPr>
          <w:id w:val="1049968457"/>
          <w:citation/>
        </w:sdtPr>
        <w:sdtContent>
          <w:r w:rsidRPr="00530C83">
            <w:fldChar w:fldCharType="begin"/>
          </w:r>
          <w:r w:rsidRPr="00530C83">
            <w:instrText xml:space="preserve"> CITATION Fed121 \l 1033 </w:instrText>
          </w:r>
          <w:r w:rsidRPr="00530C83">
            <w:fldChar w:fldCharType="separate"/>
          </w:r>
          <w:r w:rsidR="00744E8A" w:rsidRPr="00530C83">
            <w:rPr>
              <w:noProof/>
            </w:rPr>
            <w:t>(Federal Highway Administration, 2012)</w:t>
          </w:r>
          <w:r w:rsidRPr="00530C83">
            <w:fldChar w:fldCharType="end"/>
          </w:r>
        </w:sdtContent>
      </w:sdt>
      <w:r w:rsidRPr="00530C83">
        <w:t xml:space="preserve"> should be legible at 386 feet.  If there is not a downstream sensor, we will choose for the downstream posted speed limit the posted speed limit that is closest to the point at which the speed needs to be reduced the most (e.g., for school zone, this would</w:t>
      </w:r>
      <w:r w:rsidR="00FD5F70" w:rsidRPr="00530C83">
        <w:t xml:space="preserve"> typically</w:t>
      </w:r>
      <w:r w:rsidRPr="00530C83">
        <w:t xml:space="preserve"> be the crosswalk).</w:t>
      </w:r>
      <w:r w:rsidR="00FD5F70" w:rsidRPr="00530C83">
        <w:t xml:space="preserve">  By multiple, we mean a study where there are several sites and the posted speed limits at the various locations with respect to the DSFS vary.</w:t>
      </w:r>
    </w:p>
    <w:p w14:paraId="1BFF09C6" w14:textId="77777777" w:rsidR="00C6335A" w:rsidRPr="00530C83" w:rsidRDefault="00C6335A" w:rsidP="00A82313">
      <w:pPr>
        <w:pStyle w:val="Heading4"/>
      </w:pPr>
      <w:bookmarkStart w:id="149" w:name="_Toc463354166"/>
      <w:r w:rsidRPr="00530C83">
        <w:t>Motivation</w:t>
      </w:r>
      <w:bookmarkEnd w:id="149"/>
    </w:p>
    <w:p w14:paraId="2226AE73" w14:textId="77777777" w:rsidR="00C6335A" w:rsidRPr="00530C83" w:rsidRDefault="00C6335A" w:rsidP="00C6335A">
      <w:r w:rsidRPr="00530C83">
        <w:t>The difference in the posted speed limits upstream of the DSFS and at the DSFS would appear to have a large effect on the change in speed that a DSFS might generate.  This is especially clear in transition zones from a rural highway to a rural local road running through a small town.</w:t>
      </w:r>
    </w:p>
    <w:p w14:paraId="40FF2A20" w14:textId="77777777" w:rsidR="00C6335A" w:rsidRPr="00530C83" w:rsidRDefault="00C6335A" w:rsidP="004055C6">
      <w:pPr>
        <w:pStyle w:val="Heading3"/>
      </w:pPr>
      <w:bookmarkStart w:id="150" w:name="_Toc463354167"/>
      <w:bookmarkStart w:id="151" w:name="_Toc478394873"/>
      <w:bookmarkStart w:id="152" w:name="_Toc355422717"/>
      <w:r w:rsidRPr="00530C83">
        <w:t>Sensor Types</w:t>
      </w:r>
      <w:bookmarkEnd w:id="150"/>
      <w:bookmarkEnd w:id="151"/>
      <w:bookmarkEnd w:id="152"/>
    </w:p>
    <w:p w14:paraId="17FFD7E2" w14:textId="77777777" w:rsidR="00C6335A" w:rsidRPr="00530C83" w:rsidRDefault="00C6335A" w:rsidP="00A82313">
      <w:pPr>
        <w:pStyle w:val="Heading4"/>
      </w:pPr>
      <w:bookmarkStart w:id="153" w:name="_Toc463354168"/>
      <w:r w:rsidRPr="00530C83">
        <w:t>Description</w:t>
      </w:r>
      <w:bookmarkEnd w:id="153"/>
    </w:p>
    <w:p w14:paraId="4D09ACCD" w14:textId="77777777" w:rsidR="00C6335A" w:rsidRPr="00530C83" w:rsidRDefault="00C6335A" w:rsidP="00C6335A">
      <w:r w:rsidRPr="00530C83">
        <w:rPr>
          <w:b/>
        </w:rPr>
        <w:t>Sensor type: pneumatic, radar, LIDAR, ANPR, multiple, not specified.</w:t>
      </w:r>
      <w:r w:rsidRPr="00530C83">
        <w:t xml:space="preserve">  There are typically four different ways in which speed is measured: pneumatic tubes, radar, LIDAR, and automatic number plate recognition cameras.</w:t>
      </w:r>
    </w:p>
    <w:p w14:paraId="07371B0E" w14:textId="77777777" w:rsidR="00C6335A" w:rsidRPr="00530C83" w:rsidRDefault="00C6335A" w:rsidP="00A82313">
      <w:pPr>
        <w:pStyle w:val="Heading4"/>
      </w:pPr>
      <w:bookmarkStart w:id="154" w:name="_Toc463354169"/>
      <w:r w:rsidRPr="00530C83">
        <w:t>Mo</w:t>
      </w:r>
      <w:r w:rsidRPr="00530C83">
        <w:rPr>
          <w:rStyle w:val="Heading3Char"/>
          <w:b/>
        </w:rPr>
        <w:t>tiv</w:t>
      </w:r>
      <w:r w:rsidRPr="00530C83">
        <w:t>ation</w:t>
      </w:r>
      <w:bookmarkEnd w:id="154"/>
    </w:p>
    <w:p w14:paraId="68158EBF" w14:textId="77777777" w:rsidR="00C6335A" w:rsidRPr="00530C83" w:rsidRDefault="00C6335A" w:rsidP="00C6335A">
      <w:r w:rsidRPr="00530C83">
        <w:t>Municipalities may be interested in whether a particular unit has proven effective in measuring speed reductions in the setting of a DSFS.  It is important to note that the reports of the studies typically do not address the reliability or accuracy of the units that are being used to record speed.</w:t>
      </w:r>
    </w:p>
    <w:p w14:paraId="1E122B1A" w14:textId="77777777" w:rsidR="00C6335A" w:rsidRPr="00530C83" w:rsidRDefault="00C6335A" w:rsidP="004055C6">
      <w:pPr>
        <w:pStyle w:val="Heading3"/>
      </w:pPr>
      <w:bookmarkStart w:id="155" w:name="_Toc463354170"/>
      <w:bookmarkStart w:id="156" w:name="_Toc478394874"/>
      <w:bookmarkStart w:id="157" w:name="_Toc355422718"/>
      <w:r w:rsidRPr="00530C83">
        <w:lastRenderedPageBreak/>
        <w:t>Mobile Units</w:t>
      </w:r>
      <w:bookmarkEnd w:id="155"/>
      <w:bookmarkEnd w:id="156"/>
      <w:bookmarkEnd w:id="157"/>
    </w:p>
    <w:p w14:paraId="3A0C45A2" w14:textId="77777777" w:rsidR="00C6335A" w:rsidRPr="00530C83" w:rsidRDefault="00C6335A" w:rsidP="00A82313">
      <w:pPr>
        <w:pStyle w:val="Heading4"/>
      </w:pPr>
      <w:bookmarkStart w:id="158" w:name="_Toc463354171"/>
      <w:r w:rsidRPr="00530C83">
        <w:t>Description</w:t>
      </w:r>
      <w:bookmarkEnd w:id="158"/>
    </w:p>
    <w:p w14:paraId="03D832BE" w14:textId="77777777" w:rsidR="00C6335A" w:rsidRPr="00530C83" w:rsidRDefault="00C6335A" w:rsidP="00C6335A">
      <w:r w:rsidRPr="00530C83">
        <w:rPr>
          <w:b/>
        </w:rPr>
        <w:t>Mobile units: yes, no (fixed), multiple, not specified</w:t>
      </w:r>
      <w:r w:rsidRPr="00530C83">
        <w:t>.  The DSFS units are almost always mobile, though occasionally they are fixed.</w:t>
      </w:r>
    </w:p>
    <w:p w14:paraId="181F632A" w14:textId="77777777" w:rsidR="00C6335A" w:rsidRPr="00530C83" w:rsidRDefault="00C6335A" w:rsidP="00A82313">
      <w:pPr>
        <w:pStyle w:val="Heading4"/>
      </w:pPr>
      <w:bookmarkStart w:id="159" w:name="_Toc463354172"/>
      <w:r w:rsidRPr="00530C83">
        <w:t>Motivation</w:t>
      </w:r>
      <w:bookmarkEnd w:id="159"/>
    </w:p>
    <w:p w14:paraId="072C0852" w14:textId="77777777" w:rsidR="00C6335A" w:rsidRPr="00530C83" w:rsidRDefault="00C6335A" w:rsidP="00C6335A">
      <w:r w:rsidRPr="00530C83">
        <w:t>With locations which require a continuing DSFS presence (in essence a permanent placement), there may be economic and other considerations about whether to use a mobile DSFS or a fixed DSFS.</w:t>
      </w:r>
    </w:p>
    <w:p w14:paraId="3F47DEE5" w14:textId="77777777" w:rsidR="00C6335A" w:rsidRPr="00530C83" w:rsidRDefault="00C6335A" w:rsidP="004055C6">
      <w:pPr>
        <w:pStyle w:val="Heading3"/>
      </w:pPr>
      <w:bookmarkStart w:id="160" w:name="_Toc463354173"/>
      <w:bookmarkStart w:id="161" w:name="_Toc478394875"/>
      <w:bookmarkStart w:id="162" w:name="_Toc355422719"/>
      <w:r w:rsidRPr="00530C83">
        <w:t>Type of Treatments</w:t>
      </w:r>
      <w:bookmarkEnd w:id="160"/>
      <w:bookmarkEnd w:id="161"/>
      <w:bookmarkEnd w:id="162"/>
    </w:p>
    <w:p w14:paraId="433EDE5E" w14:textId="77777777" w:rsidR="00C6335A" w:rsidRPr="00530C83" w:rsidRDefault="00C6335A" w:rsidP="00A82313">
      <w:pPr>
        <w:pStyle w:val="Heading4"/>
      </w:pPr>
      <w:bookmarkStart w:id="163" w:name="_Toc463354174"/>
      <w:r w:rsidRPr="00530C83">
        <w:t>Description</w:t>
      </w:r>
      <w:bookmarkEnd w:id="163"/>
    </w:p>
    <w:p w14:paraId="5DE59A8E" w14:textId="3E86DE30" w:rsidR="00C6335A" w:rsidRPr="00530C83" w:rsidRDefault="00C6335A" w:rsidP="00C6335A">
      <w:r w:rsidRPr="00530C83">
        <w:rPr>
          <w:b/>
        </w:rPr>
        <w:t>Types of treatment: DSFS, DSFS + police, DSFS + other</w:t>
      </w:r>
      <w:r w:rsidRPr="00530C83">
        <w:t xml:space="preserve">.  </w:t>
      </w:r>
      <w:del w:id="164" w:author="USDOT_User" w:date="2017-04-06T08:43:00Z">
        <w:r w:rsidRPr="00530C83" w:rsidDel="00872796">
          <w:delText xml:space="preserve">Some </w:delText>
        </w:r>
      </w:del>
      <w:ins w:id="165" w:author="USDOT_User" w:date="2017-04-06T08:43:00Z">
        <w:r w:rsidR="00872796">
          <w:t>A</w:t>
        </w:r>
        <w:r w:rsidR="00872796" w:rsidRPr="00530C83">
          <w:t xml:space="preserve"> </w:t>
        </w:r>
      </w:ins>
      <w:r w:rsidRPr="00530C83">
        <w:t>few studies investigate other interventions in addition to DSFS</w:t>
      </w:r>
      <w:r w:rsidR="0069262A" w:rsidRPr="00530C83">
        <w:t>s</w:t>
      </w:r>
      <w:r w:rsidRPr="00530C83">
        <w:t>, either separately or in conjunction with the DSFS. Since our focus is on DSFS</w:t>
      </w:r>
      <w:r w:rsidR="0069262A" w:rsidRPr="00530C83">
        <w:t>s</w:t>
      </w:r>
      <w:r w:rsidRPr="00530C83">
        <w:t>, we look only at other interventions which piggyback on the DSFS, e.g., a DSFS plus a police car presence.</w:t>
      </w:r>
    </w:p>
    <w:p w14:paraId="4C6734B1" w14:textId="77777777" w:rsidR="00C6335A" w:rsidRPr="00530C83" w:rsidRDefault="00C6335A" w:rsidP="00A82313">
      <w:pPr>
        <w:pStyle w:val="Heading4"/>
      </w:pPr>
      <w:bookmarkStart w:id="166" w:name="_Toc463354175"/>
      <w:r w:rsidRPr="00530C83">
        <w:t>Motivation</w:t>
      </w:r>
      <w:bookmarkEnd w:id="166"/>
    </w:p>
    <w:p w14:paraId="2E5D54DA" w14:textId="37C0C365" w:rsidR="00C6335A" w:rsidRPr="00530C83" w:rsidRDefault="00C6335A" w:rsidP="00C6335A">
      <w:r w:rsidRPr="00530C83">
        <w:t xml:space="preserve">If more than one intervention is applied at the same site at the same time or in close succession, this can affect the results and either needs to be captured, or treated as a disqualifying factor for the study.  </w:t>
      </w:r>
      <w:del w:id="167" w:author="USDOT_User" w:date="2017-04-06T08:44:00Z">
        <w:r w:rsidRPr="00530C83" w:rsidDel="00CB56CC">
          <w:delText>State DOTs</w:delText>
        </w:r>
      </w:del>
      <w:ins w:id="168" w:author="USDOT_User" w:date="2017-04-06T08:44:00Z">
        <w:r w:rsidR="00CB56CC">
          <w:t>One</w:t>
        </w:r>
      </w:ins>
      <w:r w:rsidRPr="00530C83">
        <w:t xml:space="preserve"> may want to know whether, for example, a DSFS together with a police car presence, can significantly reduce speeds beyond what can be obtained with just a DSFS.</w:t>
      </w:r>
    </w:p>
    <w:p w14:paraId="4D8CEDE9" w14:textId="77777777" w:rsidR="003A6763" w:rsidRPr="00530C83" w:rsidRDefault="00113AA3" w:rsidP="004055C6">
      <w:pPr>
        <w:pStyle w:val="Heading2"/>
      </w:pPr>
      <w:bookmarkStart w:id="169" w:name="_Ref470438613"/>
      <w:bookmarkStart w:id="170" w:name="_Toc478394876"/>
      <w:bookmarkStart w:id="171" w:name="_Toc355422720"/>
      <w:r w:rsidRPr="00530C83">
        <w:t>Study</w:t>
      </w:r>
      <w:r w:rsidR="00321544" w:rsidRPr="00530C83">
        <w:t xml:space="preserve"> Design</w:t>
      </w:r>
      <w:r w:rsidRPr="00530C83">
        <w:t xml:space="preserve"> Characteristics</w:t>
      </w:r>
      <w:bookmarkEnd w:id="169"/>
      <w:bookmarkEnd w:id="170"/>
      <w:bookmarkEnd w:id="171"/>
    </w:p>
    <w:p w14:paraId="328FDEC2" w14:textId="5B498A21" w:rsidR="00113AA3" w:rsidRPr="00530C83" w:rsidRDefault="00113AA3" w:rsidP="00113AA3">
      <w:r w:rsidRPr="00530C83">
        <w:t>The studies vary greatly in the way they are designed.  The details of the design are critical to evaluate, not only for those who might wonder why a p</w:t>
      </w:r>
      <w:r w:rsidR="00604737" w:rsidRPr="00530C83">
        <w:t>articular study did or did not</w:t>
      </w:r>
      <w:r w:rsidRPr="00530C83">
        <w:t xml:space="preserve"> show </w:t>
      </w:r>
      <w:r w:rsidR="00604737" w:rsidRPr="00530C83">
        <w:t xml:space="preserve">significant </w:t>
      </w:r>
      <w:r w:rsidRPr="00530C83">
        <w:t>results, but also for agencies which may wish t</w:t>
      </w:r>
      <w:r w:rsidR="00604737" w:rsidRPr="00530C83">
        <w:t xml:space="preserve">o implement their own studies. </w:t>
      </w:r>
      <w:r w:rsidRPr="00530C83">
        <w:t xml:space="preserve">The characteristics of the studies relevant to the experimental design are discussed below. </w:t>
      </w:r>
    </w:p>
    <w:p w14:paraId="54618D85" w14:textId="77777777" w:rsidR="00113AA3" w:rsidRPr="00530C83" w:rsidRDefault="00113AA3" w:rsidP="004055C6">
      <w:pPr>
        <w:pStyle w:val="Heading3"/>
      </w:pPr>
      <w:bookmarkStart w:id="172" w:name="_Toc463354190"/>
      <w:bookmarkStart w:id="173" w:name="_Toc478394877"/>
      <w:bookmarkStart w:id="174" w:name="_Toc355422721"/>
      <w:r w:rsidRPr="00530C83">
        <w:t>Sensor Positions</w:t>
      </w:r>
      <w:bookmarkEnd w:id="172"/>
      <w:bookmarkEnd w:id="173"/>
      <w:bookmarkEnd w:id="174"/>
      <w:r w:rsidRPr="00530C83">
        <w:t xml:space="preserve"> </w:t>
      </w:r>
    </w:p>
    <w:p w14:paraId="3D7F0760" w14:textId="77777777" w:rsidR="00113AA3" w:rsidRPr="00530C83" w:rsidRDefault="00113AA3" w:rsidP="00A82313">
      <w:pPr>
        <w:pStyle w:val="Heading4"/>
      </w:pPr>
      <w:bookmarkStart w:id="175" w:name="_Toc463354191"/>
      <w:r w:rsidRPr="00530C83">
        <w:t>Description</w:t>
      </w:r>
      <w:bookmarkEnd w:id="175"/>
    </w:p>
    <w:p w14:paraId="4D4AC278" w14:textId="77777777" w:rsidR="00113AA3" w:rsidRPr="00530C83" w:rsidRDefault="00113AA3" w:rsidP="00113AA3">
      <w:r w:rsidRPr="00530C83">
        <w:t xml:space="preserve">The sensors </w:t>
      </w:r>
      <w:r w:rsidR="003C6791" w:rsidRPr="00530C83">
        <w:t xml:space="preserve">that measure speed </w:t>
      </w:r>
      <w:r w:rsidRPr="00530C83">
        <w:t xml:space="preserve">are positioned differently from one study to the next, and that position </w:t>
      </w:r>
      <w:r w:rsidR="003C6791" w:rsidRPr="00530C83">
        <w:t xml:space="preserve">appears to have </w:t>
      </w:r>
      <w:r w:rsidRPr="00530C83">
        <w:t>a critical impact on the effect of the DSFS.  There are two descriptors related to the position and number of the sensors.  In addition, Volpe provides a graphic of the sensor, posted speed limit, and DSFS positions where possible</w:t>
      </w:r>
      <w:r w:rsidR="003C6791" w:rsidRPr="00530C83">
        <w:t xml:space="preserve"> in the review of the study included in the Annotated Bibliography</w:t>
      </w:r>
      <w:r w:rsidRPr="00530C83">
        <w:t>.</w:t>
      </w:r>
    </w:p>
    <w:p w14:paraId="48135234" w14:textId="77777777" w:rsidR="00113AA3" w:rsidRPr="00530C83" w:rsidRDefault="00113AA3" w:rsidP="00113AA3"/>
    <w:p w14:paraId="28458236" w14:textId="77777777" w:rsidR="00113AA3" w:rsidRPr="00530C83" w:rsidRDefault="00113AA3" w:rsidP="00880F5C">
      <w:pPr>
        <w:pStyle w:val="ListParagraph"/>
        <w:numPr>
          <w:ilvl w:val="0"/>
          <w:numId w:val="15"/>
        </w:numPr>
        <w:spacing w:before="0" w:after="0"/>
        <w:contextualSpacing/>
      </w:pPr>
      <w:r w:rsidRPr="00530C83">
        <w:t xml:space="preserve">Sensor position: upstream of DSFS (yes/no), at DSFS (yes/no), downstream of DSFS (yes/no), multiple, unspecified.  </w:t>
      </w:r>
    </w:p>
    <w:p w14:paraId="0DA12BFC" w14:textId="77777777" w:rsidR="00113AA3" w:rsidRPr="00530C83" w:rsidRDefault="00113AA3" w:rsidP="00880F5C">
      <w:pPr>
        <w:pStyle w:val="ListParagraph"/>
        <w:numPr>
          <w:ilvl w:val="0"/>
          <w:numId w:val="15"/>
        </w:numPr>
        <w:spacing w:before="0" w:after="0"/>
        <w:contextualSpacing/>
      </w:pPr>
      <w:r w:rsidRPr="00530C83">
        <w:t>Number of sensors: upstream, at DSFS, downstream</w:t>
      </w:r>
    </w:p>
    <w:p w14:paraId="7B211844" w14:textId="77777777" w:rsidR="00113AA3" w:rsidRPr="00530C83" w:rsidRDefault="00113AA3" w:rsidP="00880F5C">
      <w:pPr>
        <w:pStyle w:val="ListParagraph"/>
        <w:numPr>
          <w:ilvl w:val="0"/>
          <w:numId w:val="15"/>
        </w:numPr>
        <w:spacing w:before="0" w:after="0"/>
        <w:contextualSpacing/>
      </w:pPr>
      <w:r w:rsidRPr="00530C83">
        <w:t>Graphic of layout</w:t>
      </w:r>
      <w:r w:rsidR="003C6791" w:rsidRPr="00530C83">
        <w:t xml:space="preserve"> location of sensors with respect to DSFS and other road features</w:t>
      </w:r>
      <w:r w:rsidRPr="00530C83">
        <w:t>.</w:t>
      </w:r>
    </w:p>
    <w:p w14:paraId="3FACF1F9" w14:textId="77777777" w:rsidR="00113AA3" w:rsidRPr="00530C83" w:rsidRDefault="00113AA3" w:rsidP="00113AA3"/>
    <w:p w14:paraId="68CBAE4D" w14:textId="77777777" w:rsidR="00113AA3" w:rsidRPr="00530C83" w:rsidRDefault="00113AA3" w:rsidP="00113AA3">
      <w:r w:rsidRPr="00530C83">
        <w:t>There are often multiple sensors upstream or downstream of the DSFS</w:t>
      </w:r>
      <w:r w:rsidR="003C6791" w:rsidRPr="00530C83">
        <w:t xml:space="preserve">, just as there are multiple posted speed </w:t>
      </w:r>
      <w:r w:rsidR="00E052D4" w:rsidRPr="00530C83">
        <w:t>limits</w:t>
      </w:r>
      <w:r w:rsidRPr="00530C83">
        <w:t xml:space="preserve">. Rarely are there multiple sensors at the DSFS. We record the number of sensors upstream of the DSFS, at the DSFS, and downstream of the DSFS (ii).  We also report the positions of an upstream sensor, a sensor at the DSFS, and a downstream sensor.  We will </w:t>
      </w:r>
      <w:r w:rsidR="003C6791" w:rsidRPr="00530C83">
        <w:t xml:space="preserve">use the same procedure here to choose the sensor position that we used to choose the posted </w:t>
      </w:r>
      <w:r w:rsidR="003C6791" w:rsidRPr="00530C83">
        <w:lastRenderedPageBreak/>
        <w:t xml:space="preserve">speed limit when we are selecting among several.  Specifically, we will </w:t>
      </w:r>
      <w:r w:rsidRPr="00530C83">
        <w:t xml:space="preserve">choose the upstream sensor that is at a location upstream of the DSFS which is closest to the point at which the speed limit on the DSFS becomes visible, but is still not recognizable using the standard relation between legibility distance and letter size </w:t>
      </w:r>
      <w:sdt>
        <w:sdtPr>
          <w:id w:val="1121642625"/>
          <w:citation/>
        </w:sdtPr>
        <w:sdtContent>
          <w:r w:rsidRPr="00530C83">
            <w:fldChar w:fldCharType="begin"/>
          </w:r>
          <w:r w:rsidRPr="00530C83">
            <w:instrText xml:space="preserve"> CITATION Ber06 \l 1033 </w:instrText>
          </w:r>
          <w:r w:rsidRPr="00530C83">
            <w:fldChar w:fldCharType="separate"/>
          </w:r>
          <w:r w:rsidR="00744E8A" w:rsidRPr="00530C83">
            <w:rPr>
              <w:noProof/>
            </w:rPr>
            <w:t>(Bertucci, 2006)</w:t>
          </w:r>
          <w:r w:rsidRPr="00530C83">
            <w:fldChar w:fldCharType="end"/>
          </w:r>
        </w:sdtContent>
      </w:sdt>
      <w:r w:rsidRPr="00530C83">
        <w:t xml:space="preserve">.  We will choose as the DSFS sensor the sensor closest to the DSFS (usually at the DSFS). We will choose as the downstream sensor the sensor that is closest to the point where the speeds need to be reduced the most.  Again, we will indicate for which experimental design we are </w:t>
      </w:r>
      <w:r w:rsidR="00E33760" w:rsidRPr="00530C83">
        <w:t>reporting</w:t>
      </w:r>
      <w:r w:rsidRPr="00530C83">
        <w:t xml:space="preserve"> positions (i). </w:t>
      </w:r>
    </w:p>
    <w:p w14:paraId="68EABFCC" w14:textId="77777777" w:rsidR="00113AA3" w:rsidRPr="00530C83" w:rsidRDefault="00113AA3" w:rsidP="00A82313">
      <w:pPr>
        <w:pStyle w:val="Heading4"/>
      </w:pPr>
      <w:bookmarkStart w:id="176" w:name="_Toc463354192"/>
      <w:r w:rsidRPr="00530C83">
        <w:t>Motivation</w:t>
      </w:r>
      <w:bookmarkEnd w:id="176"/>
    </w:p>
    <w:p w14:paraId="10CCF0AB" w14:textId="77777777" w:rsidR="00113AA3" w:rsidRPr="00530C83" w:rsidRDefault="00113AA3" w:rsidP="00113AA3">
      <w:r w:rsidRPr="00530C83">
        <w:t xml:space="preserve">The sensor positions </w:t>
      </w:r>
      <w:r w:rsidR="000027FE" w:rsidRPr="00530C83">
        <w:t xml:space="preserve">appear to have </w:t>
      </w:r>
      <w:r w:rsidRPr="00530C83">
        <w:t>a critical impact on the effect of the DSFS.  For example, if the upstream sensor is close to the DSFS, so close that the DSFS is visible, then the effect of the DSFS will be reduced some, or so at least it can be argued.  This information will be important to enter into the meta-analyses when computing the effect of a DSFS.  And it will be important to highlight this information for the state DOTs in the reviews of articles without meta-analyses just in case an effect is unexpectedly small.</w:t>
      </w:r>
    </w:p>
    <w:p w14:paraId="213997C1" w14:textId="77777777" w:rsidR="00113AA3" w:rsidRPr="00530C83" w:rsidRDefault="00113AA3" w:rsidP="004055C6">
      <w:pPr>
        <w:pStyle w:val="Heading3"/>
      </w:pPr>
      <w:bookmarkStart w:id="177" w:name="_Toc463354193"/>
      <w:bookmarkStart w:id="178" w:name="_Toc478394878"/>
      <w:bookmarkStart w:id="179" w:name="_Toc355422722"/>
      <w:r w:rsidRPr="00530C83">
        <w:t>Sites Used to Evaluated Each Treatment</w:t>
      </w:r>
      <w:bookmarkEnd w:id="177"/>
      <w:bookmarkEnd w:id="178"/>
      <w:bookmarkEnd w:id="179"/>
      <w:r w:rsidRPr="00530C83">
        <w:t xml:space="preserve"> </w:t>
      </w:r>
    </w:p>
    <w:p w14:paraId="397F9377" w14:textId="77777777" w:rsidR="00113AA3" w:rsidRPr="00530C83" w:rsidRDefault="00113AA3" w:rsidP="00A82313">
      <w:pPr>
        <w:pStyle w:val="Heading4"/>
      </w:pPr>
      <w:bookmarkStart w:id="180" w:name="_Toc463354194"/>
      <w:r w:rsidRPr="00530C83">
        <w:t>Description</w:t>
      </w:r>
      <w:bookmarkEnd w:id="180"/>
    </w:p>
    <w:p w14:paraId="6E491997" w14:textId="77777777" w:rsidR="00113AA3" w:rsidRPr="00530C83" w:rsidRDefault="00113AA3" w:rsidP="00113AA3">
      <w:r w:rsidRPr="00530C83">
        <w:t>The number of sites is the number of different locations where a single treatment was applied and data gathered. Note that with some studies having multiple treatments and multiple sites, it will be important as well to specify the number of sites associated with each treatment.</w:t>
      </w:r>
    </w:p>
    <w:p w14:paraId="05679C23" w14:textId="77777777" w:rsidR="00113AA3" w:rsidRPr="00530C83" w:rsidRDefault="00113AA3" w:rsidP="00A82313">
      <w:pPr>
        <w:pStyle w:val="Heading4"/>
      </w:pPr>
      <w:bookmarkStart w:id="181" w:name="_Toc463354195"/>
      <w:r w:rsidRPr="00530C83">
        <w:t>Motivation</w:t>
      </w:r>
      <w:bookmarkEnd w:id="181"/>
    </w:p>
    <w:p w14:paraId="72DD9BF1" w14:textId="7914D9AC" w:rsidR="00113AA3" w:rsidRPr="00530C83" w:rsidRDefault="00113AA3" w:rsidP="00113AA3">
      <w:r w:rsidRPr="00530C83">
        <w:t xml:space="preserve">The information is typically easy to capture, is a useful descriptor of the study, and </w:t>
      </w:r>
      <w:r w:rsidR="000027FE" w:rsidRPr="00530C83">
        <w:t>is potentially useable in</w:t>
      </w:r>
      <w:del w:id="182" w:author="USDOT_User" w:date="2017-04-06T08:44:00Z">
        <w:r w:rsidRPr="00530C83" w:rsidDel="00CB56CC">
          <w:delText>n</w:delText>
        </w:r>
      </w:del>
      <w:r w:rsidRPr="00530C83">
        <w:t xml:space="preserve"> the meta-analysis if the statistics are aggregated across sites</w:t>
      </w:r>
      <w:r w:rsidR="000027FE" w:rsidRPr="00530C83">
        <w:t xml:space="preserve"> or if the information is reported on a </w:t>
      </w:r>
      <w:r w:rsidRPr="00530C83">
        <w:t>site-by-site basis only.</w:t>
      </w:r>
    </w:p>
    <w:p w14:paraId="3AB4535A" w14:textId="77777777" w:rsidR="00113AA3" w:rsidRPr="00530C83" w:rsidRDefault="00113AA3" w:rsidP="004055C6">
      <w:pPr>
        <w:pStyle w:val="Heading3"/>
      </w:pPr>
      <w:bookmarkStart w:id="183" w:name="_Toc463354196"/>
      <w:bookmarkStart w:id="184" w:name="_Toc478394879"/>
      <w:bookmarkStart w:id="185" w:name="_Toc355422723"/>
      <w:r w:rsidRPr="00530C83">
        <w:t>Before DSFS Activation Measures (Several Features)</w:t>
      </w:r>
      <w:bookmarkEnd w:id="183"/>
      <w:bookmarkEnd w:id="184"/>
      <w:bookmarkEnd w:id="185"/>
      <w:r w:rsidRPr="00530C83">
        <w:t xml:space="preserve"> </w:t>
      </w:r>
    </w:p>
    <w:p w14:paraId="32EE85A1" w14:textId="77777777" w:rsidR="00113AA3" w:rsidRPr="00530C83" w:rsidRDefault="00113AA3" w:rsidP="00A82313">
      <w:pPr>
        <w:pStyle w:val="Heading4"/>
      </w:pPr>
      <w:bookmarkStart w:id="186" w:name="_Toc463354197"/>
      <w:bookmarkStart w:id="187" w:name="_Ref472325951"/>
      <w:r w:rsidRPr="00530C83">
        <w:t>Description</w:t>
      </w:r>
      <w:bookmarkEnd w:id="186"/>
      <w:bookmarkEnd w:id="187"/>
    </w:p>
    <w:p w14:paraId="0389347A" w14:textId="77777777" w:rsidR="00113AA3" w:rsidRPr="00530C83" w:rsidRDefault="00113AA3" w:rsidP="00113AA3">
      <w:r w:rsidRPr="00530C83">
        <w:t>We are including two descriptors (i, ii) as important to the DSFS before activation:</w:t>
      </w:r>
    </w:p>
    <w:p w14:paraId="41AEEEA2" w14:textId="77777777" w:rsidR="00113AA3" w:rsidRPr="00530C83" w:rsidRDefault="00113AA3" w:rsidP="00113AA3"/>
    <w:p w14:paraId="6F058D2C" w14:textId="77777777" w:rsidR="00113AA3" w:rsidRPr="00530C83" w:rsidRDefault="00113AA3" w:rsidP="00880F5C">
      <w:pPr>
        <w:pStyle w:val="ListParagraph"/>
        <w:numPr>
          <w:ilvl w:val="0"/>
          <w:numId w:val="14"/>
        </w:numPr>
        <w:spacing w:before="0" w:after="0"/>
        <w:contextualSpacing/>
      </w:pPr>
      <w:r w:rsidRPr="00530C83">
        <w:t>Over how long a period is speed measured</w:t>
      </w:r>
      <w:r w:rsidR="000027FE" w:rsidRPr="00530C83">
        <w:t xml:space="preserve"> before the activation of the DSFS</w:t>
      </w:r>
      <w:r w:rsidRPr="00530C83">
        <w:t>: O</w:t>
      </w:r>
      <w:r w:rsidRPr="00530C83">
        <w:rPr>
          <w:vertAlign w:val="subscript"/>
        </w:rPr>
        <w:t>1</w:t>
      </w:r>
      <w:r w:rsidRPr="00530C83">
        <w:t>(interval)?</w:t>
      </w:r>
    </w:p>
    <w:p w14:paraId="4305C666" w14:textId="77777777" w:rsidR="00113AA3" w:rsidRPr="00530C83" w:rsidRDefault="00113AA3" w:rsidP="00880F5C">
      <w:pPr>
        <w:pStyle w:val="ListParagraph"/>
        <w:numPr>
          <w:ilvl w:val="0"/>
          <w:numId w:val="14"/>
        </w:numPr>
        <w:spacing w:before="0" w:after="0"/>
        <w:contextualSpacing/>
      </w:pPr>
      <w:r w:rsidRPr="00530C83">
        <w:t>How long before activation</w:t>
      </w:r>
      <w:r w:rsidR="000027FE" w:rsidRPr="00530C83">
        <w:t xml:space="preserve"> of the DSFS were</w:t>
      </w:r>
      <w:r w:rsidRPr="00530C83">
        <w:t xml:space="preserve"> speed measures taken: T</w:t>
      </w:r>
      <w:r w:rsidRPr="00530C83">
        <w:rPr>
          <w:vertAlign w:val="subscript"/>
        </w:rPr>
        <w:t>1</w:t>
      </w:r>
      <w:r w:rsidRPr="00530C83">
        <w:t>(interval)?</w:t>
      </w:r>
    </w:p>
    <w:p w14:paraId="4F9902CE" w14:textId="77777777" w:rsidR="00113AA3" w:rsidRPr="00530C83" w:rsidRDefault="00113AA3" w:rsidP="00113AA3"/>
    <w:p w14:paraId="3C0D8B2D" w14:textId="77777777" w:rsidR="00113AA3" w:rsidRPr="00530C83" w:rsidRDefault="00113AA3" w:rsidP="00113AA3">
      <w:r w:rsidRPr="00530C83">
        <w:t>So, for example, if the speed was measured for one week at a point three weeks before the DSFS was activated, we would indicate O</w:t>
      </w:r>
      <w:r w:rsidRPr="00530C83">
        <w:rPr>
          <w:vertAlign w:val="subscript"/>
        </w:rPr>
        <w:t>1</w:t>
      </w:r>
      <w:r w:rsidRPr="00530C83">
        <w:t>(1 week), T</w:t>
      </w:r>
      <w:r w:rsidRPr="00530C83">
        <w:rPr>
          <w:vertAlign w:val="subscript"/>
        </w:rPr>
        <w:t>1</w:t>
      </w:r>
      <w:r w:rsidRPr="00530C83">
        <w:t>(3 weeks).  Note that we are entering</w:t>
      </w:r>
      <w:r w:rsidR="000027FE" w:rsidRPr="00530C83">
        <w:t xml:space="preserve"> here</w:t>
      </w:r>
      <w:r w:rsidRPr="00530C83">
        <w:t xml:space="preserve"> information that is also part of the experimental design.  Sometimes there can be multiple experimental designs</w:t>
      </w:r>
      <w:r w:rsidR="000027FE" w:rsidRPr="00530C83">
        <w:t xml:space="preserve"> in a single study</w:t>
      </w:r>
      <w:r w:rsidRPr="00530C83">
        <w:t>.  We will indicate here and with the during and after measure, only the intervals associated with the first experimental design</w:t>
      </w:r>
      <w:r w:rsidR="000027FE" w:rsidRPr="00530C83">
        <w:t xml:space="preserve"> for a particular study</w:t>
      </w:r>
      <w:r w:rsidRPr="00530C83">
        <w:t xml:space="preserve"> (or specify which experimental design is being detailed).  It is too cumbersome here, and in the review, to spell out the information</w:t>
      </w:r>
      <w:r w:rsidR="000027FE" w:rsidRPr="00530C83">
        <w:t xml:space="preserve"> for every experimental design</w:t>
      </w:r>
      <w:r w:rsidRPr="00530C83">
        <w:t xml:space="preserve"> (and not necessary).</w:t>
      </w:r>
    </w:p>
    <w:p w14:paraId="6EA11E3A" w14:textId="77777777" w:rsidR="00113AA3" w:rsidRPr="00530C83" w:rsidRDefault="00113AA3" w:rsidP="00A82313">
      <w:pPr>
        <w:pStyle w:val="Heading4"/>
      </w:pPr>
      <w:bookmarkStart w:id="188" w:name="_Toc463354198"/>
      <w:r w:rsidRPr="00530C83">
        <w:t>Motivation</w:t>
      </w:r>
      <w:bookmarkEnd w:id="188"/>
    </w:p>
    <w:p w14:paraId="361191F4" w14:textId="77777777" w:rsidR="00113AA3" w:rsidRPr="00530C83" w:rsidRDefault="00113AA3" w:rsidP="00113AA3">
      <w:r w:rsidRPr="00530C83">
        <w:t xml:space="preserve">When there is a long lag between the before measure and the during and after measure, the speeds could change (over time) at which the vehicles passed the upstream sensor.  If the DSFS activation hypothesis is measured by the difference in the speeds at the upstream sensor </w:t>
      </w:r>
      <w:r w:rsidR="000027FE" w:rsidRPr="00530C83">
        <w:t xml:space="preserve">before </w:t>
      </w:r>
      <w:r w:rsidR="000027FE" w:rsidRPr="00530C83">
        <w:lastRenderedPageBreak/>
        <w:t xml:space="preserve">activation </w:t>
      </w:r>
      <w:r w:rsidRPr="00530C83">
        <w:t>and DSFS sensor during activation, then the long difference in time</w:t>
      </w:r>
      <w:r w:rsidR="000027FE" w:rsidRPr="00530C83">
        <w:t xml:space="preserve"> between the speed measurements upstream and the speed measurements at the DSFS</w:t>
      </w:r>
      <w:r w:rsidRPr="00530C83">
        <w:t xml:space="preserve"> could be a potential confound (e.g., weather might change radically and therefore speeds).</w:t>
      </w:r>
    </w:p>
    <w:p w14:paraId="5B191348" w14:textId="77777777" w:rsidR="00B20C55" w:rsidRPr="00530C83" w:rsidRDefault="00B20C55" w:rsidP="004055C6">
      <w:pPr>
        <w:pStyle w:val="Heading3"/>
      </w:pPr>
      <w:bookmarkStart w:id="189" w:name="_Toc463354176"/>
      <w:bookmarkStart w:id="190" w:name="_Toc478394880"/>
      <w:bookmarkStart w:id="191" w:name="_Toc355422724"/>
      <w:r w:rsidRPr="00530C83">
        <w:t xml:space="preserve">During DSFS activation measures (Several </w:t>
      </w:r>
      <w:r w:rsidR="000027FE" w:rsidRPr="00530C83">
        <w:t>Features</w:t>
      </w:r>
      <w:r w:rsidRPr="00530C83">
        <w:t>)</w:t>
      </w:r>
      <w:bookmarkEnd w:id="189"/>
      <w:bookmarkEnd w:id="190"/>
      <w:bookmarkEnd w:id="191"/>
    </w:p>
    <w:p w14:paraId="6C05A298" w14:textId="77777777" w:rsidR="00B20C55" w:rsidRPr="00530C83" w:rsidRDefault="00B20C55" w:rsidP="00A82313">
      <w:pPr>
        <w:pStyle w:val="Heading4"/>
      </w:pPr>
      <w:bookmarkStart w:id="192" w:name="_Toc463354177"/>
      <w:r w:rsidRPr="00530C83">
        <w:t>Description</w:t>
      </w:r>
      <w:bookmarkEnd w:id="192"/>
    </w:p>
    <w:p w14:paraId="2F3BA193" w14:textId="77777777" w:rsidR="00B20C55" w:rsidRPr="00530C83" w:rsidRDefault="00B20C55" w:rsidP="00B20C55">
      <w:r w:rsidRPr="00530C83">
        <w:t xml:space="preserve">We </w:t>
      </w:r>
      <w:r w:rsidR="00CC405F" w:rsidRPr="00530C83">
        <w:t>recorded</w:t>
      </w:r>
      <w:r w:rsidRPr="00530C83">
        <w:t xml:space="preserve"> four </w:t>
      </w:r>
      <w:r w:rsidR="000027FE" w:rsidRPr="00530C83">
        <w:t xml:space="preserve">features </w:t>
      </w:r>
      <w:r w:rsidRPr="00530C83">
        <w:t>when the DSFS is activated:</w:t>
      </w:r>
    </w:p>
    <w:p w14:paraId="1DB23DBA" w14:textId="77777777" w:rsidR="00B20C55" w:rsidRPr="00530C83" w:rsidRDefault="00B20C55" w:rsidP="00B20C55"/>
    <w:p w14:paraId="59F6BA52" w14:textId="77777777" w:rsidR="00B20C55" w:rsidRPr="00530C83" w:rsidRDefault="00B20C55" w:rsidP="00880F5C">
      <w:pPr>
        <w:pStyle w:val="ListParagraph"/>
        <w:numPr>
          <w:ilvl w:val="0"/>
          <w:numId w:val="9"/>
        </w:numPr>
        <w:spacing w:before="0" w:after="0"/>
        <w:contextualSpacing/>
      </w:pPr>
      <w:r w:rsidRPr="00530C83">
        <w:t>Over how long a period is speed measured: DSFS(</w:t>
      </w:r>
      <w:r w:rsidRPr="00530C83">
        <w:rPr>
          <w:i/>
        </w:rPr>
        <w:t>interval,</w:t>
      </w:r>
      <w:r w:rsidRPr="00530C83">
        <w:t xml:space="preserve"> measurement 1, measurement 2, ….)?</w:t>
      </w:r>
    </w:p>
    <w:p w14:paraId="6956CD01" w14:textId="77777777" w:rsidR="00B20C55" w:rsidRPr="00530C83" w:rsidRDefault="00B20C55" w:rsidP="00880F5C">
      <w:pPr>
        <w:pStyle w:val="ListParagraph"/>
        <w:numPr>
          <w:ilvl w:val="0"/>
          <w:numId w:val="9"/>
        </w:numPr>
        <w:spacing w:before="0" w:after="0"/>
        <w:contextualSpacing/>
      </w:pPr>
      <w:r w:rsidRPr="00530C83">
        <w:t xml:space="preserve">Times after activation of DSFS when speed is measured: DSFS(interval, </w:t>
      </w:r>
      <w:r w:rsidRPr="00530C83">
        <w:rPr>
          <w:i/>
        </w:rPr>
        <w:t>measurement 1, measurement 2, ….</w:t>
      </w:r>
      <w:r w:rsidRPr="00530C83">
        <w:t>)</w:t>
      </w:r>
    </w:p>
    <w:p w14:paraId="42038AD0" w14:textId="77777777" w:rsidR="00B20C55" w:rsidRPr="00530C83" w:rsidRDefault="00B20C55" w:rsidP="00880F5C">
      <w:pPr>
        <w:pStyle w:val="ListParagraph"/>
        <w:numPr>
          <w:ilvl w:val="0"/>
          <w:numId w:val="9"/>
        </w:numPr>
        <w:spacing w:before="0" w:after="0"/>
        <w:contextualSpacing/>
      </w:pPr>
      <w:r w:rsidRPr="00530C83">
        <w:t>Time of day when speed measured:  AM/PM; and</w:t>
      </w:r>
    </w:p>
    <w:p w14:paraId="1CF1132C" w14:textId="77777777" w:rsidR="00B20C55" w:rsidRPr="00530C83" w:rsidRDefault="00B20C55" w:rsidP="00880F5C">
      <w:pPr>
        <w:pStyle w:val="ListParagraph"/>
        <w:numPr>
          <w:ilvl w:val="0"/>
          <w:numId w:val="9"/>
        </w:numPr>
        <w:spacing w:before="0" w:after="0"/>
        <w:contextualSpacing/>
      </w:pPr>
      <w:r w:rsidRPr="00530C83">
        <w:t>Time of day when speed measured: peak/off peak.</w:t>
      </w:r>
    </w:p>
    <w:p w14:paraId="67794F01" w14:textId="77777777" w:rsidR="00B20C55" w:rsidRPr="00530C83" w:rsidRDefault="00B20C55" w:rsidP="00B20C55"/>
    <w:p w14:paraId="33D8D944" w14:textId="77777777" w:rsidR="00B20C55" w:rsidRPr="00530C83" w:rsidRDefault="00B20C55" w:rsidP="00B20C55">
      <w:r w:rsidRPr="00530C83">
        <w:t>The first value of the first feature (i) is the period of time (</w:t>
      </w:r>
      <w:r w:rsidRPr="00530C83">
        <w:rPr>
          <w:i/>
        </w:rPr>
        <w:t>interval</w:t>
      </w:r>
      <w:r w:rsidRPr="00530C83">
        <w:t xml:space="preserve">) over which the DSFS is activated. The entries for the values of the second feature (ii) </w:t>
      </w:r>
      <w:r w:rsidR="000027FE" w:rsidRPr="00530C83">
        <w:t>(</w:t>
      </w:r>
      <w:r w:rsidR="000027FE" w:rsidRPr="00530C83">
        <w:rPr>
          <w:i/>
        </w:rPr>
        <w:t>measurement 1, measurement 2</w:t>
      </w:r>
      <w:r w:rsidR="000027FE" w:rsidRPr="00530C83">
        <w:t xml:space="preserve">) </w:t>
      </w:r>
      <w:r w:rsidRPr="00530C83">
        <w:t xml:space="preserve">are the points in time during the activation of the DSFS that measurements are recorded. So, for example, the DSFS might be activated for a month and the speeds would be measured at the end of weeks 1, 2, 3 and 4: DSFS(one month, week 1, week 2, week 3, week 4).  </w:t>
      </w:r>
      <w:r w:rsidR="000027FE" w:rsidRPr="00530C83">
        <w:t xml:space="preserve">We do not record exactly how long the measurements were taken.  So here, the measurements would have been taken for just the last day of each week or for the entire week.  </w:t>
      </w:r>
      <w:r w:rsidRPr="00530C83">
        <w:t xml:space="preserve">Note that the last two features (iii, iv) apply not only to the measurement of speeds during activation of the DSFS, but to measurements of speeds at all times and all locations. </w:t>
      </w:r>
    </w:p>
    <w:p w14:paraId="2113E1DE" w14:textId="77777777" w:rsidR="00B20C55" w:rsidRPr="00530C83" w:rsidRDefault="00B20C55" w:rsidP="00A82313">
      <w:pPr>
        <w:pStyle w:val="Heading4"/>
      </w:pPr>
      <w:bookmarkStart w:id="193" w:name="_Toc463354178"/>
      <w:r w:rsidRPr="00530C83">
        <w:t>Motivation</w:t>
      </w:r>
      <w:bookmarkEnd w:id="193"/>
    </w:p>
    <w:p w14:paraId="12CCC529" w14:textId="77777777" w:rsidR="00B20C55" w:rsidRPr="00530C83" w:rsidRDefault="00B20C55" w:rsidP="00B20C55">
      <w:r w:rsidRPr="00530C83">
        <w:t xml:space="preserve">The DSFS may become less effective as the period of time over which it is installed increases.  Thus, it makes sense to record the interval (i).  In addition, the times at which the measurements are taken </w:t>
      </w:r>
      <w:r w:rsidR="00B00A70" w:rsidRPr="00530C83">
        <w:t xml:space="preserve">would appear to be </w:t>
      </w:r>
      <w:r w:rsidRPr="00530C83">
        <w:t>critical (ii).  If the measurement of a one-year installation is taken in the 12</w:t>
      </w:r>
      <w:r w:rsidRPr="00530C83">
        <w:rPr>
          <w:vertAlign w:val="superscript"/>
        </w:rPr>
        <w:t>th</w:t>
      </w:r>
      <w:r w:rsidRPr="00530C83">
        <w:t xml:space="preserve"> month, that will provide entirely different information about the effectiveness of the DSFS over time than will be provided by a measurement which is taken continuously since the activation.  Both are done.</w:t>
      </w:r>
      <w:r w:rsidR="00B00A70" w:rsidRPr="00530C83">
        <w:t xml:space="preserve">  We indicate the difference by using “month 12” in one case and “continuously” in the second.</w:t>
      </w:r>
    </w:p>
    <w:p w14:paraId="2C03E79A" w14:textId="77777777" w:rsidR="00B20C55" w:rsidRPr="00530C83" w:rsidRDefault="00B20C55" w:rsidP="004055C6">
      <w:pPr>
        <w:pStyle w:val="Heading3"/>
      </w:pPr>
      <w:bookmarkStart w:id="194" w:name="_Toc463354179"/>
      <w:bookmarkStart w:id="195" w:name="_Toc478394881"/>
      <w:bookmarkStart w:id="196" w:name="_Toc355422725"/>
      <w:r w:rsidRPr="00530C83">
        <w:t>After DSFS Deactivation Measures (Several Features)</w:t>
      </w:r>
      <w:bookmarkEnd w:id="194"/>
      <w:bookmarkEnd w:id="195"/>
      <w:bookmarkEnd w:id="196"/>
    </w:p>
    <w:p w14:paraId="2CD8D09E" w14:textId="77777777" w:rsidR="00B20C55" w:rsidRPr="00530C83" w:rsidRDefault="00B20C55" w:rsidP="00A82313">
      <w:pPr>
        <w:pStyle w:val="Heading4"/>
      </w:pPr>
      <w:bookmarkStart w:id="197" w:name="_Ref463270133"/>
      <w:bookmarkStart w:id="198" w:name="_Toc463354180"/>
      <w:r w:rsidRPr="00530C83">
        <w:t>Description</w:t>
      </w:r>
      <w:bookmarkEnd w:id="197"/>
      <w:bookmarkEnd w:id="198"/>
    </w:p>
    <w:p w14:paraId="14C816CA" w14:textId="77777777" w:rsidR="00B20C55" w:rsidRPr="00530C83" w:rsidRDefault="00B20C55" w:rsidP="00B20C55">
      <w:r w:rsidRPr="00530C83">
        <w:t>There are two features (i, ii) that we want to record after the DSFS is deactivated:</w:t>
      </w:r>
    </w:p>
    <w:p w14:paraId="5B1F119B" w14:textId="77777777" w:rsidR="00B20C55" w:rsidRPr="00530C83" w:rsidRDefault="00B20C55" w:rsidP="00B20C55"/>
    <w:p w14:paraId="51F3596C" w14:textId="77777777" w:rsidR="00B20C55" w:rsidRPr="00530C83" w:rsidRDefault="00B20C55" w:rsidP="00880F5C">
      <w:pPr>
        <w:pStyle w:val="ListParagraph"/>
        <w:numPr>
          <w:ilvl w:val="0"/>
          <w:numId w:val="10"/>
        </w:numPr>
        <w:spacing w:before="0" w:after="0"/>
        <w:contextualSpacing/>
      </w:pPr>
      <w:r w:rsidRPr="00530C83">
        <w:t xml:space="preserve">How long a time period after </w:t>
      </w:r>
      <w:r w:rsidR="00B00A70" w:rsidRPr="00530C83">
        <w:t xml:space="preserve">the </w:t>
      </w:r>
      <w:r w:rsidRPr="00530C83">
        <w:t xml:space="preserve">DSFS was deactivated intervened between deactivation </w:t>
      </w:r>
      <w:r w:rsidR="00B00A70" w:rsidRPr="00530C83">
        <w:t xml:space="preserve">of the DSFS </w:t>
      </w:r>
      <w:r w:rsidRPr="00530C83">
        <w:t xml:space="preserve">and </w:t>
      </w:r>
      <w:r w:rsidR="00B00A70" w:rsidRPr="00530C83">
        <w:t xml:space="preserve">the </w:t>
      </w:r>
      <w:r w:rsidRPr="00530C83">
        <w:t>measurement of vehicle speeds at the DSFS: T2(interval)?</w:t>
      </w:r>
    </w:p>
    <w:p w14:paraId="7FBA7692" w14:textId="77777777" w:rsidR="00B20C55" w:rsidRPr="00530C83" w:rsidRDefault="00B20C55" w:rsidP="00880F5C">
      <w:pPr>
        <w:pStyle w:val="ListParagraph"/>
        <w:numPr>
          <w:ilvl w:val="0"/>
          <w:numId w:val="10"/>
        </w:numPr>
        <w:spacing w:before="0" w:after="0"/>
        <w:contextualSpacing/>
      </w:pPr>
      <w:r w:rsidRPr="00530C83">
        <w:t>How long after DSFS removal/deactivation were the measurements of speed taken: O2(interval)</w:t>
      </w:r>
    </w:p>
    <w:p w14:paraId="2F63C649" w14:textId="77777777" w:rsidR="00B20C55" w:rsidRPr="00530C83" w:rsidRDefault="00B20C55" w:rsidP="00B20C55">
      <w:pPr>
        <w:jc w:val="center"/>
        <w:rPr>
          <w:b/>
        </w:rPr>
      </w:pPr>
    </w:p>
    <w:p w14:paraId="21BAB31E" w14:textId="2F44F9BE" w:rsidR="00B20C55" w:rsidRPr="00530C83" w:rsidRDefault="00B20C55" w:rsidP="00B20C55">
      <w:r w:rsidRPr="00530C83">
        <w:t xml:space="preserve">The interpretations here of these features and the values which each can assume are the same as those described in </w:t>
      </w:r>
      <w:r w:rsidRPr="00530C83">
        <w:fldChar w:fldCharType="begin"/>
      </w:r>
      <w:r w:rsidRPr="00530C83">
        <w:instrText xml:space="preserve"> REF _Ref463270133 \r \h </w:instrText>
      </w:r>
      <w:r w:rsidR="00B30C36" w:rsidRPr="00530C83">
        <w:instrText xml:space="preserve"> \* MERGEFORMAT </w:instrText>
      </w:r>
      <w:r w:rsidRPr="00530C83">
        <w:fldChar w:fldCharType="separate"/>
      </w:r>
      <w:r w:rsidR="004055C6">
        <w:t>11.5.1</w:t>
      </w:r>
      <w:r w:rsidRPr="00530C83">
        <w:fldChar w:fldCharType="end"/>
      </w:r>
    </w:p>
    <w:p w14:paraId="12763C26" w14:textId="77777777" w:rsidR="00B20C55" w:rsidRPr="00530C83" w:rsidRDefault="00B20C55" w:rsidP="00A82313">
      <w:pPr>
        <w:pStyle w:val="Heading4"/>
      </w:pPr>
      <w:bookmarkStart w:id="199" w:name="_Toc463354181"/>
      <w:r w:rsidRPr="00530C83">
        <w:lastRenderedPageBreak/>
        <w:t>Motivation</w:t>
      </w:r>
      <w:bookmarkEnd w:id="199"/>
    </w:p>
    <w:p w14:paraId="5CEE44C3" w14:textId="77777777" w:rsidR="00B20C55" w:rsidRPr="00530C83" w:rsidRDefault="00B20C55" w:rsidP="00B20C55">
      <w:r w:rsidRPr="00530C83">
        <w:t>The effects of the DSFS once it is deactivated may dissipate as the interval between its deactivation and the measurement of speeds after the deactivation is increased.</w:t>
      </w:r>
    </w:p>
    <w:p w14:paraId="3BD0C734" w14:textId="77777777" w:rsidR="00113AA3" w:rsidRPr="00530C83" w:rsidRDefault="00113AA3" w:rsidP="004055C6">
      <w:pPr>
        <w:pStyle w:val="Heading3"/>
      </w:pPr>
      <w:bookmarkStart w:id="200" w:name="_Toc478394882"/>
      <w:bookmarkStart w:id="201" w:name="_Toc355422726"/>
      <w:r w:rsidRPr="00530C83">
        <w:t>Experimental Design</w:t>
      </w:r>
      <w:bookmarkEnd w:id="200"/>
      <w:bookmarkEnd w:id="201"/>
    </w:p>
    <w:p w14:paraId="5376F1FA" w14:textId="77777777" w:rsidR="00113AA3" w:rsidRPr="00530C83" w:rsidRDefault="00113AA3" w:rsidP="00A82313">
      <w:pPr>
        <w:pStyle w:val="Heading4"/>
      </w:pPr>
      <w:bookmarkStart w:id="202" w:name="_Toc463354200"/>
      <w:r w:rsidRPr="00530C83">
        <w:t>Description</w:t>
      </w:r>
      <w:bookmarkEnd w:id="202"/>
    </w:p>
    <w:p w14:paraId="152DE6BB" w14:textId="77777777" w:rsidR="00113AA3" w:rsidRPr="00530C83" w:rsidRDefault="00113AA3" w:rsidP="00113AA3">
      <w:r w:rsidRPr="00530C83">
        <w:t xml:space="preserve">The experimental design is a complex feature. There is no generally accepted way </w:t>
      </w:r>
      <w:r w:rsidR="00B00A70" w:rsidRPr="00530C83">
        <w:t xml:space="preserve">in the literature </w:t>
      </w:r>
      <w:r w:rsidRPr="00530C83">
        <w:t>for designating the experimental design.  It does not take on specific values.  Rather, it depends on the type of stud</w:t>
      </w:r>
      <w:r w:rsidR="00B00A70" w:rsidRPr="00530C83">
        <w:t>y</w:t>
      </w:r>
      <w:r w:rsidRPr="00530C83">
        <w:t xml:space="preserve">.  For us, it requires at least five components to specify for a single treatment at a single location the details of the feature.  In particular, with just one treatment in a given location, there are three measurement periods: before the DSFS has been activated (before), during the time when the DSFS is activated (during), and after the DSFS is deactivated or removed (after).  And there is the interval of time between the first measurement and the activation of the DSFS and then the interval of time between the deactivation of the DSFS and the second measurement.  </w:t>
      </w:r>
      <w:r w:rsidR="00B00A70" w:rsidRPr="00530C83">
        <w:t>These have been discussed above and do not need reiterating here.</w:t>
      </w:r>
    </w:p>
    <w:p w14:paraId="1CF93E6C" w14:textId="77777777" w:rsidR="00113AA3" w:rsidRPr="00530C83" w:rsidRDefault="00113AA3" w:rsidP="00113AA3"/>
    <w:p w14:paraId="20DC6856" w14:textId="77777777" w:rsidR="00113AA3" w:rsidRPr="00530C83" w:rsidRDefault="00113AA3" w:rsidP="00113AA3">
      <w:r w:rsidRPr="00530C83">
        <w:t>In summary, the experimental design when there is one treatment in a given location will include, whenever the information is provided:</w:t>
      </w:r>
    </w:p>
    <w:p w14:paraId="429B8070" w14:textId="77777777" w:rsidR="00113AA3" w:rsidRPr="00530C83" w:rsidRDefault="00113AA3" w:rsidP="00113AA3"/>
    <w:p w14:paraId="629B1051" w14:textId="77777777" w:rsidR="00113AA3" w:rsidRPr="00530C83" w:rsidRDefault="00113AA3" w:rsidP="00880F5C">
      <w:pPr>
        <w:numPr>
          <w:ilvl w:val="0"/>
          <w:numId w:val="12"/>
        </w:numPr>
      </w:pPr>
      <w:r w:rsidRPr="00530C83">
        <w:t>the duration of the period O</w:t>
      </w:r>
      <w:r w:rsidRPr="00530C83">
        <w:rPr>
          <w:vertAlign w:val="subscript"/>
        </w:rPr>
        <w:t>1</w:t>
      </w:r>
      <w:r w:rsidRPr="00530C83">
        <w:t xml:space="preserve">(duration) over which measurements are taken of the dependent variable before the DSFS is activated, </w:t>
      </w:r>
    </w:p>
    <w:p w14:paraId="71CDE623" w14:textId="77777777" w:rsidR="00113AA3" w:rsidRPr="00530C83" w:rsidRDefault="00113AA3" w:rsidP="00880F5C">
      <w:pPr>
        <w:numPr>
          <w:ilvl w:val="0"/>
          <w:numId w:val="12"/>
        </w:numPr>
      </w:pPr>
      <w:r w:rsidRPr="00530C83">
        <w:t>the interval T</w:t>
      </w:r>
      <w:r w:rsidRPr="00530C83">
        <w:rPr>
          <w:vertAlign w:val="subscript"/>
        </w:rPr>
        <w:t>1</w:t>
      </w:r>
      <w:r w:rsidRPr="00530C83">
        <w:t xml:space="preserve">(duration) between the end of the before measurement period and the beginning of the activation of the DSFS, </w:t>
      </w:r>
    </w:p>
    <w:p w14:paraId="0302D071" w14:textId="77777777" w:rsidR="00113AA3" w:rsidRPr="00530C83" w:rsidRDefault="00113AA3" w:rsidP="00880F5C">
      <w:pPr>
        <w:numPr>
          <w:ilvl w:val="0"/>
          <w:numId w:val="12"/>
        </w:numPr>
      </w:pPr>
      <w:r w:rsidRPr="00530C83">
        <w:t xml:space="preserve">the period of time for which the DSFS is activated and when measurements of the dependent variable are taken DSFS(duration, measurement 1, measurement 2,…), </w:t>
      </w:r>
    </w:p>
    <w:p w14:paraId="1E033F1E" w14:textId="77777777" w:rsidR="00113AA3" w:rsidRPr="00530C83" w:rsidRDefault="00113AA3" w:rsidP="00880F5C">
      <w:pPr>
        <w:numPr>
          <w:ilvl w:val="0"/>
          <w:numId w:val="12"/>
        </w:numPr>
      </w:pPr>
      <w:r w:rsidRPr="00530C83">
        <w:t>the interval T</w:t>
      </w:r>
      <w:r w:rsidRPr="00530C83">
        <w:rPr>
          <w:vertAlign w:val="subscript"/>
        </w:rPr>
        <w:t>2</w:t>
      </w:r>
      <w:r w:rsidRPr="00530C83">
        <w:t xml:space="preserve">(duration) between the end of the activation of the DSFS and the first measurement of the dependent variable after the deactivation, and </w:t>
      </w:r>
    </w:p>
    <w:p w14:paraId="7D9920FD" w14:textId="77777777" w:rsidR="00113AA3" w:rsidRPr="00530C83" w:rsidRDefault="00113AA3" w:rsidP="00880F5C">
      <w:pPr>
        <w:numPr>
          <w:ilvl w:val="0"/>
          <w:numId w:val="12"/>
        </w:numPr>
      </w:pPr>
      <w:r w:rsidRPr="00530C83">
        <w:t>the duration of the period O</w:t>
      </w:r>
      <w:r w:rsidRPr="00530C83">
        <w:rPr>
          <w:vertAlign w:val="subscript"/>
        </w:rPr>
        <w:t>2</w:t>
      </w:r>
      <w:r w:rsidRPr="00530C83">
        <w:t>(duration) during which measurements are taken after the deactivation.</w:t>
      </w:r>
    </w:p>
    <w:p w14:paraId="76937880" w14:textId="77777777" w:rsidR="00113AA3" w:rsidRPr="00530C83" w:rsidRDefault="00113AA3" w:rsidP="00113AA3"/>
    <w:p w14:paraId="1282CA9A" w14:textId="77777777" w:rsidR="00113AA3" w:rsidRPr="00530C83" w:rsidRDefault="00113AA3" w:rsidP="00113AA3">
      <w:r w:rsidRPr="00530C83">
        <w:t>So, for example, for Cruzado and Donnell (2009), the experimental design is indicated as:</w:t>
      </w:r>
    </w:p>
    <w:p w14:paraId="3EA3326A" w14:textId="77777777" w:rsidR="00113AA3" w:rsidRPr="00530C83" w:rsidRDefault="00113AA3" w:rsidP="00113AA3"/>
    <w:p w14:paraId="15D1D664" w14:textId="77777777" w:rsidR="00113AA3" w:rsidRPr="00530C83" w:rsidRDefault="00113AA3" w:rsidP="00880F5C">
      <w:pPr>
        <w:numPr>
          <w:ilvl w:val="0"/>
          <w:numId w:val="6"/>
        </w:numPr>
      </w:pPr>
      <w:r w:rsidRPr="00530C83">
        <w:t>O</w:t>
      </w:r>
      <w:r w:rsidRPr="00530C83">
        <w:rPr>
          <w:vertAlign w:val="subscript"/>
        </w:rPr>
        <w:t>1</w:t>
      </w:r>
      <w:r w:rsidRPr="00530C83">
        <w:t>(ns) – T</w:t>
      </w:r>
      <w:r w:rsidRPr="00530C83">
        <w:rPr>
          <w:vertAlign w:val="subscript"/>
        </w:rPr>
        <w:t>1</w:t>
      </w:r>
      <w:r w:rsidRPr="00530C83">
        <w:t>(ns) -- DSFS(1 week, 1</w:t>
      </w:r>
      <w:r w:rsidRPr="00530C83">
        <w:rPr>
          <w:vertAlign w:val="superscript"/>
        </w:rPr>
        <w:t>st</w:t>
      </w:r>
      <w:r w:rsidRPr="00530C83">
        <w:t xml:space="preserve"> week) – T</w:t>
      </w:r>
      <w:r w:rsidRPr="00530C83">
        <w:rPr>
          <w:vertAlign w:val="subscript"/>
        </w:rPr>
        <w:t>2</w:t>
      </w:r>
      <w:r w:rsidRPr="00530C83">
        <w:t>(0) – O</w:t>
      </w:r>
      <w:r w:rsidRPr="00530C83">
        <w:rPr>
          <w:vertAlign w:val="subscript"/>
        </w:rPr>
        <w:t>2</w:t>
      </w:r>
      <w:r w:rsidRPr="00530C83">
        <w:t>(1 week); and</w:t>
      </w:r>
    </w:p>
    <w:p w14:paraId="2E1A718D" w14:textId="77777777" w:rsidR="00113AA3" w:rsidRPr="00530C83" w:rsidRDefault="00113AA3" w:rsidP="00880F5C">
      <w:pPr>
        <w:numPr>
          <w:ilvl w:val="0"/>
          <w:numId w:val="6"/>
        </w:numPr>
      </w:pPr>
      <w:r w:rsidRPr="00530C83">
        <w:t>O</w:t>
      </w:r>
      <w:r w:rsidRPr="00530C83">
        <w:rPr>
          <w:vertAlign w:val="subscript"/>
        </w:rPr>
        <w:t>1</w:t>
      </w:r>
      <w:r w:rsidRPr="00530C83">
        <w:t>(ns) – T</w:t>
      </w:r>
      <w:r w:rsidRPr="00530C83">
        <w:rPr>
          <w:vertAlign w:val="subscript"/>
        </w:rPr>
        <w:t>1</w:t>
      </w:r>
      <w:r w:rsidRPr="00530C83">
        <w:t>(ns) – DSFS(2 weeks, 1</w:t>
      </w:r>
      <w:r w:rsidRPr="00530C83">
        <w:rPr>
          <w:vertAlign w:val="superscript"/>
        </w:rPr>
        <w:t>st</w:t>
      </w:r>
      <w:r w:rsidRPr="00530C83">
        <w:t xml:space="preserve"> week, 2</w:t>
      </w:r>
      <w:r w:rsidRPr="00530C83">
        <w:rPr>
          <w:vertAlign w:val="superscript"/>
        </w:rPr>
        <w:t>nd</w:t>
      </w:r>
      <w:r w:rsidRPr="00530C83">
        <w:t xml:space="preserve"> week) – T</w:t>
      </w:r>
      <w:r w:rsidRPr="00530C83">
        <w:rPr>
          <w:vertAlign w:val="subscript"/>
        </w:rPr>
        <w:t>2</w:t>
      </w:r>
      <w:r w:rsidRPr="00530C83">
        <w:t>(0) – O</w:t>
      </w:r>
      <w:r w:rsidRPr="00530C83">
        <w:rPr>
          <w:vertAlign w:val="subscript"/>
        </w:rPr>
        <w:t>2</w:t>
      </w:r>
      <w:r w:rsidRPr="00530C83">
        <w:t>(1 week, 2 weeks).</w:t>
      </w:r>
    </w:p>
    <w:p w14:paraId="4783030B" w14:textId="77777777" w:rsidR="00113AA3" w:rsidRPr="00530C83" w:rsidRDefault="00113AA3" w:rsidP="00113AA3"/>
    <w:p w14:paraId="08188827" w14:textId="77777777" w:rsidR="00113AA3" w:rsidRPr="00530C83" w:rsidRDefault="00113AA3" w:rsidP="00113AA3">
      <w:r w:rsidRPr="00530C83">
        <w:t>There are two treatments in separate locations.  The above design indicates that neither the duration of the first measurement period nor the time between the first measurement period and the activation of the DSFS were specified (ns): O</w:t>
      </w:r>
      <w:r w:rsidRPr="00530C83">
        <w:rPr>
          <w:vertAlign w:val="subscript"/>
        </w:rPr>
        <w:t>1</w:t>
      </w:r>
      <w:r w:rsidRPr="00530C83">
        <w:t>(ns), T</w:t>
      </w:r>
      <w:r w:rsidRPr="00530C83">
        <w:rPr>
          <w:vertAlign w:val="subscript"/>
        </w:rPr>
        <w:t>1</w:t>
      </w:r>
      <w:r w:rsidRPr="00530C83">
        <w:t>(ns).  In the first condition, the DSFS was activated for a week and the measurements of speed were taken during this first week DSFS(1 week</w:t>
      </w:r>
      <w:r w:rsidR="00B00A70" w:rsidRPr="00530C83">
        <w:t>,</w:t>
      </w:r>
      <w:r w:rsidRPr="00530C83">
        <w:t xml:space="preserve"> 1</w:t>
      </w:r>
      <w:r w:rsidRPr="00530C83">
        <w:rPr>
          <w:vertAlign w:val="superscript"/>
        </w:rPr>
        <w:t>st</w:t>
      </w:r>
      <w:r w:rsidRPr="00530C83">
        <w:t xml:space="preserve"> week), and then the measurements after deactivation were taken immediately after, T</w:t>
      </w:r>
      <w:r w:rsidRPr="00530C83">
        <w:rPr>
          <w:vertAlign w:val="subscript"/>
        </w:rPr>
        <w:t>2</w:t>
      </w:r>
      <w:r w:rsidRPr="00530C83">
        <w:t>(0), for a period of 1 week, O</w:t>
      </w:r>
      <w:r w:rsidRPr="00530C83">
        <w:rPr>
          <w:vertAlign w:val="subscript"/>
        </w:rPr>
        <w:t>2</w:t>
      </w:r>
      <w:r w:rsidRPr="00530C83">
        <w:t>(1 week).  In the second condition, the DSFS was activated for 2 weeks and measurements of speed were taken during the first week and second week DSFS(2 weeks, 1</w:t>
      </w:r>
      <w:r w:rsidRPr="00530C83">
        <w:rPr>
          <w:vertAlign w:val="superscript"/>
        </w:rPr>
        <w:t>st</w:t>
      </w:r>
      <w:r w:rsidRPr="00530C83">
        <w:t xml:space="preserve"> week, 2</w:t>
      </w:r>
      <w:r w:rsidRPr="00530C83">
        <w:rPr>
          <w:vertAlign w:val="superscript"/>
        </w:rPr>
        <w:t>nd</w:t>
      </w:r>
      <w:r w:rsidRPr="00530C83">
        <w:t xml:space="preserve"> week).  The measurements were taken after the DSFS was deactivated exactly, T</w:t>
      </w:r>
      <w:r w:rsidRPr="00530C83">
        <w:rPr>
          <w:vertAlign w:val="subscript"/>
        </w:rPr>
        <w:t>2</w:t>
      </w:r>
      <w:r w:rsidRPr="00530C83">
        <w:t>(0), one week and two weeks later, O</w:t>
      </w:r>
      <w:r w:rsidRPr="00530C83">
        <w:rPr>
          <w:vertAlign w:val="subscript"/>
        </w:rPr>
        <w:t>2</w:t>
      </w:r>
      <w:r w:rsidRPr="00530C83">
        <w:t>(1 week, 2 weeks).</w:t>
      </w:r>
    </w:p>
    <w:p w14:paraId="302BFAC3" w14:textId="77777777" w:rsidR="00113AA3" w:rsidRPr="00530C83" w:rsidRDefault="00113AA3" w:rsidP="00113AA3"/>
    <w:p w14:paraId="223FE654" w14:textId="77777777" w:rsidR="00113AA3" w:rsidRPr="00530C83" w:rsidRDefault="00113AA3" w:rsidP="00113AA3">
      <w:r w:rsidRPr="00530C83">
        <w:lastRenderedPageBreak/>
        <w:t>One other study will be considered (Walter and Broughton, 2011). There were three conditions in separate locations here:</w:t>
      </w:r>
    </w:p>
    <w:p w14:paraId="0873F60B" w14:textId="77777777" w:rsidR="00113AA3" w:rsidRPr="00530C83" w:rsidRDefault="00113AA3" w:rsidP="00113AA3"/>
    <w:p w14:paraId="63B2A915" w14:textId="77777777" w:rsidR="00113AA3" w:rsidRPr="00530C83" w:rsidRDefault="00113AA3" w:rsidP="00880F5C">
      <w:pPr>
        <w:numPr>
          <w:ilvl w:val="0"/>
          <w:numId w:val="13"/>
        </w:numPr>
      </w:pPr>
      <w:r w:rsidRPr="00530C83">
        <w:t>O</w:t>
      </w:r>
      <w:r w:rsidRPr="00530C83">
        <w:rPr>
          <w:vertAlign w:val="subscript"/>
        </w:rPr>
        <w:t>1</w:t>
      </w:r>
      <w:r w:rsidRPr="00530C83">
        <w:t>(1 week) – T</w:t>
      </w:r>
      <w:r w:rsidRPr="00530C83">
        <w:rPr>
          <w:vertAlign w:val="subscript"/>
        </w:rPr>
        <w:t>1</w:t>
      </w:r>
      <w:r w:rsidRPr="00530C83">
        <w:t xml:space="preserve">(0) – </w:t>
      </w:r>
      <w:r w:rsidR="00BD2018" w:rsidRPr="00530C83">
        <w:t>DSFS</w:t>
      </w:r>
      <w:r w:rsidRPr="00530C83">
        <w:t>(1 week, 1</w:t>
      </w:r>
      <w:r w:rsidRPr="00530C83">
        <w:rPr>
          <w:vertAlign w:val="superscript"/>
        </w:rPr>
        <w:t>st</w:t>
      </w:r>
      <w:r w:rsidRPr="00530C83">
        <w:t xml:space="preserve"> week) –T</w:t>
      </w:r>
      <w:r w:rsidRPr="00530C83">
        <w:rPr>
          <w:vertAlign w:val="subscript"/>
        </w:rPr>
        <w:t>2</w:t>
      </w:r>
      <w:r w:rsidRPr="00530C83">
        <w:t>(0) – O</w:t>
      </w:r>
      <w:r w:rsidRPr="00530C83">
        <w:rPr>
          <w:vertAlign w:val="subscript"/>
        </w:rPr>
        <w:t>2</w:t>
      </w:r>
      <w:r w:rsidRPr="00530C83">
        <w:t>(1 week, 2 weeks);</w:t>
      </w:r>
    </w:p>
    <w:p w14:paraId="580D8775" w14:textId="77777777" w:rsidR="00113AA3" w:rsidRPr="00530C83" w:rsidRDefault="00113AA3" w:rsidP="00880F5C">
      <w:pPr>
        <w:numPr>
          <w:ilvl w:val="0"/>
          <w:numId w:val="13"/>
        </w:numPr>
      </w:pPr>
      <w:r w:rsidRPr="00530C83">
        <w:t>O</w:t>
      </w:r>
      <w:r w:rsidRPr="00530C83">
        <w:rPr>
          <w:vertAlign w:val="subscript"/>
        </w:rPr>
        <w:t>1</w:t>
      </w:r>
      <w:r w:rsidRPr="00530C83">
        <w:t>(1 week) – T</w:t>
      </w:r>
      <w:r w:rsidRPr="00530C83">
        <w:rPr>
          <w:vertAlign w:val="subscript"/>
        </w:rPr>
        <w:t>1</w:t>
      </w:r>
      <w:r w:rsidRPr="00530C83">
        <w:t xml:space="preserve">(0) – </w:t>
      </w:r>
      <w:r w:rsidR="00BD2018" w:rsidRPr="00530C83">
        <w:t>DSFS</w:t>
      </w:r>
      <w:r w:rsidRPr="00530C83">
        <w:t>(2 weeks, continuously) –T</w:t>
      </w:r>
      <w:r w:rsidRPr="00530C83">
        <w:rPr>
          <w:vertAlign w:val="subscript"/>
        </w:rPr>
        <w:t>2</w:t>
      </w:r>
      <w:r w:rsidRPr="00530C83">
        <w:t>(0) – O</w:t>
      </w:r>
      <w:r w:rsidRPr="00530C83">
        <w:rPr>
          <w:vertAlign w:val="subscript"/>
        </w:rPr>
        <w:t>2</w:t>
      </w:r>
      <w:r w:rsidRPr="00530C83">
        <w:t>(1 week, 2 weeks); and</w:t>
      </w:r>
    </w:p>
    <w:p w14:paraId="1A1284E0" w14:textId="77777777" w:rsidR="00113AA3" w:rsidRPr="00530C83" w:rsidRDefault="00113AA3" w:rsidP="00880F5C">
      <w:pPr>
        <w:numPr>
          <w:ilvl w:val="0"/>
          <w:numId w:val="13"/>
        </w:numPr>
      </w:pPr>
      <w:r w:rsidRPr="00530C83">
        <w:t>O</w:t>
      </w:r>
      <w:r w:rsidRPr="00530C83">
        <w:rPr>
          <w:vertAlign w:val="subscript"/>
        </w:rPr>
        <w:t>1</w:t>
      </w:r>
      <w:r w:rsidRPr="00530C83">
        <w:t>(1 week) – T</w:t>
      </w:r>
      <w:r w:rsidRPr="00530C83">
        <w:rPr>
          <w:vertAlign w:val="subscript"/>
        </w:rPr>
        <w:t>1</w:t>
      </w:r>
      <w:r w:rsidRPr="00530C83">
        <w:t xml:space="preserve">(0) – </w:t>
      </w:r>
      <w:r w:rsidR="00BD2018" w:rsidRPr="00530C83">
        <w:t>DSFS</w:t>
      </w:r>
      <w:r w:rsidRPr="00530C83">
        <w:t>(3 weeks, continuously) –T</w:t>
      </w:r>
      <w:r w:rsidRPr="00530C83">
        <w:rPr>
          <w:vertAlign w:val="subscript"/>
        </w:rPr>
        <w:t>2</w:t>
      </w:r>
      <w:r w:rsidRPr="00530C83">
        <w:t>(0) – O</w:t>
      </w:r>
      <w:r w:rsidRPr="00530C83">
        <w:rPr>
          <w:vertAlign w:val="subscript"/>
        </w:rPr>
        <w:t>2</w:t>
      </w:r>
      <w:r w:rsidRPr="00530C83">
        <w:t>(1 week, 2 weeks).</w:t>
      </w:r>
    </w:p>
    <w:p w14:paraId="53803208" w14:textId="77777777" w:rsidR="00113AA3" w:rsidRPr="00530C83" w:rsidRDefault="00113AA3" w:rsidP="00113AA3"/>
    <w:p w14:paraId="780C40A2" w14:textId="77777777" w:rsidR="00113AA3" w:rsidRPr="00530C83" w:rsidRDefault="00113AA3" w:rsidP="00113AA3">
      <w:r w:rsidRPr="00530C83">
        <w:t xml:space="preserve">The difference here was that at some sites the </w:t>
      </w:r>
      <w:r w:rsidR="00BD2018" w:rsidRPr="00530C83">
        <w:t>DSFS</w:t>
      </w:r>
      <w:r w:rsidRPr="00530C83">
        <w:t xml:space="preserve"> was operational for one week, for some two weeks, and for some three weeks.  Measurements were taken one week before the </w:t>
      </w:r>
      <w:r w:rsidR="00BD2018" w:rsidRPr="00530C83">
        <w:t>DSFS</w:t>
      </w:r>
      <w:r w:rsidRPr="00530C83">
        <w:t xml:space="preserve"> was operational and one and two weeks after the </w:t>
      </w:r>
      <w:r w:rsidR="00BD2018" w:rsidRPr="00530C83">
        <w:t>DSFS</w:t>
      </w:r>
      <w:r w:rsidRPr="00530C83">
        <w:t xml:space="preserve"> was deactivated.  Measurements were taken continuously while the </w:t>
      </w:r>
      <w:r w:rsidR="00BD2018" w:rsidRPr="00530C83">
        <w:t>DSFS</w:t>
      </w:r>
      <w:r w:rsidRPr="00530C83">
        <w:t xml:space="preserve"> was in operation.  Thus, as compared with the first design, separate measurements were not reported for the first, second and third weeks of operation of the </w:t>
      </w:r>
      <w:r w:rsidR="00BD2018" w:rsidRPr="00530C83">
        <w:t>DSFS</w:t>
      </w:r>
      <w:r w:rsidRPr="00530C83">
        <w:t>.</w:t>
      </w:r>
    </w:p>
    <w:p w14:paraId="09187DFE" w14:textId="77777777" w:rsidR="00113AA3" w:rsidRPr="00530C83" w:rsidRDefault="00113AA3" w:rsidP="00A82313">
      <w:pPr>
        <w:pStyle w:val="Heading4"/>
      </w:pPr>
      <w:bookmarkStart w:id="203" w:name="_Toc457822841"/>
      <w:bookmarkStart w:id="204" w:name="_Toc463354201"/>
      <w:r w:rsidRPr="00530C83">
        <w:t>Motivation</w:t>
      </w:r>
      <w:bookmarkEnd w:id="203"/>
      <w:bookmarkEnd w:id="204"/>
    </w:p>
    <w:p w14:paraId="0BA6258F" w14:textId="77777777" w:rsidR="00F7335C" w:rsidRPr="00530C83" w:rsidRDefault="00113AA3" w:rsidP="004B1B3E">
      <w:r w:rsidRPr="00530C83">
        <w:t xml:space="preserve">This feature is relevant for all studies.  It gives a concise overview of the experiment that was conducted. We include durations whenever possible, here, because in the studies reviewed so far these time spans between measurements and over which measurements are taken can vary greatly (from minutes to years). These durations are a good prospect for independent variables in the meta-analysis, as they are frequently available, and it would be very good to know if the independent variables had a significant impact on </w:t>
      </w:r>
      <w:r w:rsidR="00546109" w:rsidRPr="00530C83">
        <w:t xml:space="preserve">the </w:t>
      </w:r>
      <w:r w:rsidRPr="00530C83">
        <w:t xml:space="preserve">effectiveness of the DSFS. </w:t>
      </w:r>
    </w:p>
    <w:p w14:paraId="7FFB9FD5" w14:textId="77777777" w:rsidR="003A6763" w:rsidRPr="00530C83" w:rsidRDefault="00341C43" w:rsidP="004055C6">
      <w:pPr>
        <w:pStyle w:val="Heading2"/>
      </w:pPr>
      <w:bookmarkStart w:id="205" w:name="_Ref472241962"/>
      <w:bookmarkStart w:id="206" w:name="_Toc478394883"/>
      <w:bookmarkStart w:id="207" w:name="_Toc355422727"/>
      <w:r w:rsidRPr="00530C83">
        <w:t xml:space="preserve">Vote-Count </w:t>
      </w:r>
      <w:bookmarkStart w:id="208" w:name="_Ref472241473"/>
      <w:r w:rsidR="00B13156" w:rsidRPr="00530C83">
        <w:t xml:space="preserve">Summary </w:t>
      </w:r>
      <w:r w:rsidRPr="00530C83">
        <w:t>by Safety Focus</w:t>
      </w:r>
      <w:bookmarkEnd w:id="205"/>
      <w:bookmarkEnd w:id="208"/>
      <w:bookmarkEnd w:id="206"/>
      <w:bookmarkEnd w:id="207"/>
    </w:p>
    <w:p w14:paraId="48A2BE4A" w14:textId="77777777" w:rsidR="004055C6" w:rsidRDefault="00246F19" w:rsidP="009A6E82">
      <w:r w:rsidRPr="00530C83">
        <w:t>Above, we have</w:t>
      </w:r>
      <w:r w:rsidR="00BA095E" w:rsidRPr="00530C83">
        <w:t xml:space="preserve"> presented a </w:t>
      </w:r>
      <w:r w:rsidR="00196974" w:rsidRPr="00530C83">
        <w:t>vote-count</w:t>
      </w:r>
      <w:r w:rsidR="00BA095E" w:rsidRPr="00530C83">
        <w:t xml:space="preserve"> overall</w:t>
      </w:r>
      <w:r w:rsidR="00E931EF" w:rsidRPr="00530C83">
        <w:t xml:space="preserve"> (Section </w:t>
      </w:r>
      <w:r w:rsidR="00E931EF" w:rsidRPr="00530C83">
        <w:fldChar w:fldCharType="begin"/>
      </w:r>
      <w:r w:rsidR="00E931EF" w:rsidRPr="00530C83">
        <w:instrText xml:space="preserve"> REF _Ref470438286 \n \h </w:instrText>
      </w:r>
      <w:r w:rsidR="00530C83">
        <w:instrText xml:space="preserve"> \* MERGEFORMAT </w:instrText>
      </w:r>
      <w:r w:rsidR="00E931EF" w:rsidRPr="00530C83">
        <w:fldChar w:fldCharType="separate"/>
      </w:r>
      <w:r w:rsidR="004055C6">
        <w:t>7</w:t>
      </w:r>
      <w:r w:rsidR="00E931EF" w:rsidRPr="00530C83">
        <w:fldChar w:fldCharType="end"/>
      </w:r>
      <w:r w:rsidR="00E931EF" w:rsidRPr="00530C83">
        <w:t>)</w:t>
      </w:r>
      <w:r w:rsidR="00BA095E" w:rsidRPr="00530C83">
        <w:t xml:space="preserve">, which </w:t>
      </w:r>
      <w:r w:rsidR="00036F74" w:rsidRPr="00530C83">
        <w:t xml:space="preserve">provides a summary of the </w:t>
      </w:r>
      <w:r w:rsidR="00BA095E" w:rsidRPr="00530C83">
        <w:t>effect of dynamic speed feedback signs on</w:t>
      </w:r>
      <w:r w:rsidR="00A212E4" w:rsidRPr="00530C83">
        <w:t xml:space="preserve"> the mean speed, 85</w:t>
      </w:r>
      <w:r w:rsidR="00A212E4" w:rsidRPr="00530C83">
        <w:rPr>
          <w:vertAlign w:val="superscript"/>
        </w:rPr>
        <w:t>th</w:t>
      </w:r>
      <w:r w:rsidR="00A212E4" w:rsidRPr="00530C83">
        <w:t xml:space="preserve"> percentile speed and percentage of drivers over the speed limit at the DSFS</w:t>
      </w:r>
      <w:r w:rsidR="00E931EF" w:rsidRPr="00530C83">
        <w:t xml:space="preserve"> </w:t>
      </w:r>
      <w:r w:rsidR="00A212E4" w:rsidRPr="00530C83">
        <w:t>when it is activated</w:t>
      </w:r>
      <w:r w:rsidR="00E931EF" w:rsidRPr="00530C83">
        <w:t xml:space="preserve"> (</w:t>
      </w:r>
      <w:r w:rsidR="00E931EF" w:rsidRPr="00530C83">
        <w:fldChar w:fldCharType="begin"/>
      </w:r>
      <w:r w:rsidR="00E931EF" w:rsidRPr="00530C83">
        <w:instrText xml:space="preserve"> REF _Ref469491576 \h </w:instrText>
      </w:r>
      <w:r w:rsidR="00530C83">
        <w:instrText xml:space="preserve"> \* MERGEFORMAT </w:instrText>
      </w:r>
      <w:r w:rsidR="00E931EF" w:rsidRPr="00530C83">
        <w:fldChar w:fldCharType="separate"/>
      </w:r>
    </w:p>
    <w:p w14:paraId="732FBA1E" w14:textId="40614DE2" w:rsidR="00A212E4" w:rsidRPr="00530C83" w:rsidRDefault="004055C6" w:rsidP="00DD36FF">
      <w:r w:rsidRPr="00530C83">
        <w:t>Figure</w:t>
      </w:r>
      <w:r w:rsidRPr="00530C83">
        <w:rPr>
          <w:noProof/>
        </w:rPr>
        <w:t xml:space="preserve"> </w:t>
      </w:r>
      <w:r>
        <w:rPr>
          <w:noProof/>
        </w:rPr>
        <w:t>1</w:t>
      </w:r>
      <w:r w:rsidR="00E931EF" w:rsidRPr="00530C83">
        <w:fldChar w:fldCharType="end"/>
      </w:r>
      <w:r w:rsidR="00E931EF" w:rsidRPr="00530C83">
        <w:t>)</w:t>
      </w:r>
      <w:r w:rsidR="00A212E4" w:rsidRPr="00530C83">
        <w:t>, downstream of the DSFS when the DSFS is activated</w:t>
      </w:r>
      <w:r w:rsidR="00E931EF" w:rsidRPr="00530C83">
        <w:t xml:space="preserve"> (</w:t>
      </w:r>
      <w:r w:rsidR="00E931EF" w:rsidRPr="00530C83">
        <w:fldChar w:fldCharType="begin"/>
      </w:r>
      <w:r w:rsidR="00E931EF" w:rsidRPr="00530C83">
        <w:instrText xml:space="preserve"> REF _Ref470196723 \h </w:instrText>
      </w:r>
      <w:r w:rsidR="00530C83">
        <w:instrText xml:space="preserve"> \* MERGEFORMAT </w:instrText>
      </w:r>
      <w:r w:rsidR="00E931EF" w:rsidRPr="00530C83">
        <w:fldChar w:fldCharType="separate"/>
      </w:r>
      <w:r w:rsidRPr="00BC1456">
        <w:t xml:space="preserve">Figure </w:t>
      </w:r>
      <w:r>
        <w:rPr>
          <w:noProof/>
        </w:rPr>
        <w:t>2</w:t>
      </w:r>
      <w:r w:rsidR="00E931EF" w:rsidRPr="00530C83">
        <w:fldChar w:fldCharType="end"/>
      </w:r>
      <w:r w:rsidR="00E931EF" w:rsidRPr="00530C83">
        <w:t>)</w:t>
      </w:r>
      <w:r w:rsidR="00A212E4" w:rsidRPr="00530C83">
        <w:t>, and at the DSFS when it is deactivated</w:t>
      </w:r>
      <w:r w:rsidR="00E931EF" w:rsidRPr="00530C83">
        <w:t xml:space="preserve"> (</w:t>
      </w:r>
      <w:r w:rsidR="00E931EF" w:rsidRPr="00530C83">
        <w:fldChar w:fldCharType="begin"/>
      </w:r>
      <w:r w:rsidR="00E931EF" w:rsidRPr="00530C83">
        <w:instrText xml:space="preserve"> REF _Ref472365476 \h </w:instrText>
      </w:r>
      <w:r w:rsidR="00530C83">
        <w:instrText xml:space="preserve"> \* MERGEFORMAT </w:instrText>
      </w:r>
      <w:r w:rsidR="00E931EF" w:rsidRPr="00530C83">
        <w:fldChar w:fldCharType="separate"/>
      </w:r>
      <w:r w:rsidRPr="00530C83">
        <w:t xml:space="preserve">Figure </w:t>
      </w:r>
      <w:r>
        <w:rPr>
          <w:noProof/>
        </w:rPr>
        <w:t>3</w:t>
      </w:r>
      <w:r w:rsidR="00E931EF" w:rsidRPr="00530C83">
        <w:fldChar w:fldCharType="end"/>
      </w:r>
      <w:r w:rsidR="00E931EF" w:rsidRPr="00530C83">
        <w:t>)</w:t>
      </w:r>
      <w:r w:rsidR="00635D1A" w:rsidRPr="00530C83">
        <w:t xml:space="preserve">. </w:t>
      </w:r>
      <w:r w:rsidR="00A212E4" w:rsidRPr="00530C83">
        <w:t xml:space="preserve">While most of the studies were consistent with the DSFS having a positive effect on safety, some studies indicated there was no effect or, in </w:t>
      </w:r>
      <w:r w:rsidR="005931FF" w:rsidRPr="00530C83">
        <w:t xml:space="preserve">some cases, a negative effect. </w:t>
      </w:r>
      <w:r w:rsidR="00205C07" w:rsidRPr="00530C83">
        <w:t xml:space="preserve">It may be that </w:t>
      </w:r>
      <w:r w:rsidR="00E9796B" w:rsidRPr="00530C83">
        <w:t xml:space="preserve">DSFSs work best for one set of safety foci, but not </w:t>
      </w:r>
      <w:r w:rsidR="00205C07" w:rsidRPr="00530C83">
        <w:t>others</w:t>
      </w:r>
      <w:r w:rsidR="003951E7" w:rsidRPr="00530C83">
        <w:t xml:space="preserve">. </w:t>
      </w:r>
      <w:r w:rsidR="00E9796B" w:rsidRPr="00530C83">
        <w:t xml:space="preserve">Additionally, </w:t>
      </w:r>
      <w:del w:id="209" w:author="USDOT_User" w:date="2017-04-06T08:46:00Z">
        <w:r w:rsidR="00E9796B" w:rsidRPr="00530C83" w:rsidDel="00CB56CC">
          <w:delText>w</w:delText>
        </w:r>
        <w:r w:rsidR="003951E7" w:rsidRPr="00530C83" w:rsidDel="00CB56CC">
          <w:delText xml:space="preserve">e may find that </w:delText>
        </w:r>
      </w:del>
      <w:r w:rsidR="003951E7" w:rsidRPr="00530C83">
        <w:t xml:space="preserve">by </w:t>
      </w:r>
      <w:r w:rsidR="00E9796B" w:rsidRPr="00530C83">
        <w:t>identifying the reason that in some cases the DSFS does not produce the desired results</w:t>
      </w:r>
      <w:ins w:id="210" w:author="USDOT_User" w:date="2017-04-06T08:46:00Z">
        <w:r w:rsidR="00CB56CC">
          <w:t>,</w:t>
        </w:r>
      </w:ins>
      <w:r w:rsidR="00E9796B" w:rsidRPr="00530C83">
        <w:t xml:space="preserve"> </w:t>
      </w:r>
      <w:r w:rsidR="003951E7" w:rsidRPr="00530C83">
        <w:t>common explanations of why a given implementation did not work</w:t>
      </w:r>
      <w:r w:rsidR="00E9796B" w:rsidRPr="00530C83">
        <w:t xml:space="preserve"> other than the safety focus may arise</w:t>
      </w:r>
      <w:r w:rsidR="003951E7" w:rsidRPr="00530C83">
        <w:t xml:space="preserve">.  </w:t>
      </w:r>
    </w:p>
    <w:p w14:paraId="090407F7" w14:textId="77777777" w:rsidR="00A212E4" w:rsidRPr="00530C83" w:rsidRDefault="00A212E4" w:rsidP="00DD36FF"/>
    <w:p w14:paraId="7AB233F7" w14:textId="77777777" w:rsidR="00DD36FF" w:rsidRPr="00530C83" w:rsidRDefault="00A212E4" w:rsidP="00DD36FF">
      <w:r w:rsidRPr="00530C83">
        <w:t xml:space="preserve">Within each </w:t>
      </w:r>
      <w:r w:rsidR="00E9796B" w:rsidRPr="00530C83">
        <w:t>different safety focus</w:t>
      </w:r>
      <w:r w:rsidRPr="00530C83">
        <w:t xml:space="preserve">, </w:t>
      </w:r>
      <w:r w:rsidR="00DD36FF" w:rsidRPr="00530C83">
        <w:t xml:space="preserve">we begin with a discussion of the summary of the </w:t>
      </w:r>
      <w:r w:rsidR="00196974" w:rsidRPr="00530C83">
        <w:t>vote-count</w:t>
      </w:r>
      <w:r w:rsidR="00DD36FF" w:rsidRPr="00530C83">
        <w:t xml:space="preserve"> with respect to the effect of the DSFS on a reduction in the mean speed, the 85</w:t>
      </w:r>
      <w:r w:rsidR="00DD36FF" w:rsidRPr="00530C83">
        <w:rPr>
          <w:vertAlign w:val="superscript"/>
        </w:rPr>
        <w:t>th</w:t>
      </w:r>
      <w:r w:rsidR="00DD36FF" w:rsidRPr="00530C83">
        <w:t xml:space="preserve"> percentile speed at the DSFS, and the percentage of drivers over the speed limit for hypotheses H1, H2 and H3.  We then provide </w:t>
      </w:r>
      <w:r w:rsidR="00CC2FFA" w:rsidRPr="00530C83">
        <w:t xml:space="preserve">an </w:t>
      </w:r>
      <w:r w:rsidR="00DD36FF" w:rsidRPr="00530C83">
        <w:t>example of the installation</w:t>
      </w:r>
      <w:r w:rsidR="00CC2FFA" w:rsidRPr="00530C83">
        <w:t xml:space="preserve"> that is </w:t>
      </w:r>
      <w:r w:rsidR="00DD36FF" w:rsidRPr="00530C83">
        <w:t xml:space="preserve">used </w:t>
      </w:r>
      <w:r w:rsidR="00CC2FFA" w:rsidRPr="00530C83">
        <w:t xml:space="preserve">for each </w:t>
      </w:r>
      <w:r w:rsidRPr="00530C83">
        <w:t>category being discussed (e.g., an example work zone for the safety focus)</w:t>
      </w:r>
      <w:r w:rsidR="00DD36FF" w:rsidRPr="00530C83">
        <w:t xml:space="preserve">. </w:t>
      </w:r>
      <w:r w:rsidR="005931FF" w:rsidRPr="00530C83">
        <w:t>Details on individual installations</w:t>
      </w:r>
      <w:r w:rsidR="00CC2FFA" w:rsidRPr="00530C83">
        <w:t xml:space="preserve"> </w:t>
      </w:r>
      <w:r w:rsidR="005931FF" w:rsidRPr="00530C83">
        <w:t xml:space="preserve">are </w:t>
      </w:r>
      <w:r w:rsidR="00CC2FFA" w:rsidRPr="00530C83">
        <w:t xml:space="preserve">described </w:t>
      </w:r>
      <w:r w:rsidR="005931FF" w:rsidRPr="00530C83">
        <w:t xml:space="preserve">in </w:t>
      </w:r>
      <w:r w:rsidR="00CC2FFA" w:rsidRPr="00530C83">
        <w:t>the Annotated Bibliography.</w:t>
      </w:r>
      <w:r w:rsidR="00DD36FF" w:rsidRPr="00530C83">
        <w:t xml:space="preserve"> Finally, </w:t>
      </w:r>
      <w:r w:rsidR="00CC2FFA" w:rsidRPr="00530C83">
        <w:t xml:space="preserve">within a </w:t>
      </w:r>
      <w:r w:rsidR="00E9796B" w:rsidRPr="00530C83">
        <w:t>safety focus</w:t>
      </w:r>
      <w:r w:rsidR="00CC2FFA" w:rsidRPr="00530C83">
        <w:t xml:space="preserve">, there may be </w:t>
      </w:r>
      <w:r w:rsidR="00DD36FF" w:rsidRPr="00530C83">
        <w:t>studies which are not consistent with the primary hypothesis, H1</w:t>
      </w:r>
      <w:r w:rsidR="00CC2FFA" w:rsidRPr="00530C83">
        <w:t>. In these case</w:t>
      </w:r>
      <w:r w:rsidR="00205C07" w:rsidRPr="00530C83">
        <w:t>s</w:t>
      </w:r>
      <w:r w:rsidR="00E931EF" w:rsidRPr="00530C83">
        <w:t>,</w:t>
      </w:r>
      <w:r w:rsidR="00CC2FFA" w:rsidRPr="00530C83">
        <w:t xml:space="preserve"> </w:t>
      </w:r>
      <w:r w:rsidR="00DD36FF" w:rsidRPr="00530C83">
        <w:t xml:space="preserve">we </w:t>
      </w:r>
      <w:r w:rsidR="005931FF" w:rsidRPr="00530C83">
        <w:t>investigate</w:t>
      </w:r>
      <w:r w:rsidR="00DD36FF" w:rsidRPr="00530C83">
        <w:t xml:space="preserve"> why </w:t>
      </w:r>
      <w:r w:rsidR="00CC2FFA" w:rsidRPr="00530C83">
        <w:t xml:space="preserve">these studies </w:t>
      </w:r>
      <w:r w:rsidR="00DD36FF" w:rsidRPr="00530C83">
        <w:t>showed no effect of the DSFS on the mean speed</w:t>
      </w:r>
      <w:r w:rsidR="00472DEB" w:rsidRPr="00530C83">
        <w:t xml:space="preserve"> at the DSFS</w:t>
      </w:r>
      <w:r w:rsidR="00DD36FF" w:rsidRPr="00530C83">
        <w:t>.</w:t>
      </w:r>
      <w:r w:rsidR="005931FF" w:rsidRPr="00530C83">
        <w:t xml:space="preserve"> </w:t>
      </w:r>
      <w:r w:rsidR="00F939F0" w:rsidRPr="00530C83">
        <w:t>We chose the mean speed at the DSFS as a focus for our understanding of discrepant results because many more studies analyzed the change in the mean speed at the DSFS after it was activated (H1) than analyzed either the change in the mean speed downstream of the DSFS (H2) or the change in speed at the DSFS after it was deactivated</w:t>
      </w:r>
      <w:r w:rsidR="00E9796B" w:rsidRPr="00530C83">
        <w:t xml:space="preserve"> (H3)</w:t>
      </w:r>
      <w:r w:rsidR="00F939F0" w:rsidRPr="00530C83">
        <w:t>.</w:t>
      </w:r>
      <w:r w:rsidR="00E9796B" w:rsidRPr="00530C83">
        <w:t xml:space="preserve">  </w:t>
      </w:r>
    </w:p>
    <w:p w14:paraId="21809580" w14:textId="77777777" w:rsidR="00F13B24" w:rsidRPr="00530C83" w:rsidRDefault="00F13B24" w:rsidP="00DD36FF"/>
    <w:p w14:paraId="5CF41242" w14:textId="77EF657D" w:rsidR="00635D1A" w:rsidRPr="00530C83" w:rsidRDefault="00635D1A" w:rsidP="00DD36FF">
      <w:r w:rsidRPr="00530C83">
        <w:lastRenderedPageBreak/>
        <w:t xml:space="preserve">Overall, the safety focus most commonly studied was work zones. For all of the </w:t>
      </w:r>
      <w:r w:rsidR="001E1FC3" w:rsidRPr="00530C83">
        <w:t>speed measures examined and all hypotheses tested, DSFS</w:t>
      </w:r>
      <w:r w:rsidR="00E931EF" w:rsidRPr="00530C83">
        <w:t>s</w:t>
      </w:r>
      <w:r w:rsidR="001E1FC3" w:rsidRPr="00530C83">
        <w:t xml:space="preserve"> reduced driver speed significantly in the overwhelming majority of cases. School zones were next most common, followed by transition zones, curved sections, and straight sections of a roadway. A summary of all the results is presented in </w:t>
      </w:r>
      <w:r w:rsidR="00E931EF" w:rsidRPr="00530C83">
        <w:fldChar w:fldCharType="begin"/>
      </w:r>
      <w:r w:rsidR="00E931EF" w:rsidRPr="00530C83">
        <w:instrText xml:space="preserve"> REF _Ref478047549 \h </w:instrText>
      </w:r>
      <w:r w:rsidR="00530C83">
        <w:instrText xml:space="preserve"> \* MERGEFORMAT </w:instrText>
      </w:r>
      <w:r w:rsidR="00E931EF" w:rsidRPr="00530C83">
        <w:fldChar w:fldCharType="separate"/>
      </w:r>
      <w:r w:rsidR="004055C6" w:rsidRPr="004C1C74">
        <w:t xml:space="preserve">Table </w:t>
      </w:r>
      <w:r w:rsidR="004055C6">
        <w:rPr>
          <w:noProof/>
        </w:rPr>
        <w:t>6</w:t>
      </w:r>
      <w:r w:rsidR="00E931EF" w:rsidRPr="00530C83">
        <w:fldChar w:fldCharType="end"/>
      </w:r>
      <w:r w:rsidR="00FB4E24" w:rsidRPr="00530C83">
        <w:t xml:space="preserve"> </w:t>
      </w:r>
      <w:r w:rsidR="001E1FC3" w:rsidRPr="00530C83">
        <w:t>and analysis of each of the safety foci follows.</w:t>
      </w:r>
    </w:p>
    <w:p w14:paraId="1A6D681D" w14:textId="77777777" w:rsidR="00DF0842" w:rsidRPr="004C1C74" w:rsidRDefault="00F3010D" w:rsidP="008E46DF">
      <w:pPr>
        <w:pStyle w:val="Caption"/>
        <w:keepNext/>
        <w:keepLines/>
      </w:pPr>
      <w:bookmarkStart w:id="211" w:name="_Ref478047549"/>
      <w:bookmarkStart w:id="212" w:name="_Ref478048201"/>
      <w:r w:rsidRPr="004C1C74">
        <w:t xml:space="preserve">Table </w:t>
      </w:r>
      <w:fldSimple w:instr=" SEQ Table \* ARABIC ">
        <w:r w:rsidR="004055C6">
          <w:rPr>
            <w:noProof/>
          </w:rPr>
          <w:t>6</w:t>
        </w:r>
      </w:fldSimple>
      <w:bookmarkEnd w:id="211"/>
      <w:r w:rsidR="0013575D" w:rsidRPr="004C1C74">
        <w:t>.</w:t>
      </w:r>
      <w:r w:rsidRPr="004C1C74">
        <w:t xml:space="preserve"> Count of significant results for </w:t>
      </w:r>
      <w:r w:rsidR="0013575D" w:rsidRPr="004C1C74">
        <w:t xml:space="preserve">reductions in driver speed for </w:t>
      </w:r>
      <w:r w:rsidRPr="004C1C74">
        <w:t xml:space="preserve">the three hypotheses </w:t>
      </w:r>
      <w:commentRangeStart w:id="213"/>
      <w:r w:rsidRPr="004C1C74">
        <w:t>(H1: Acivation Effect, H2: Downstream Activati</w:t>
      </w:r>
      <w:r w:rsidR="0052488E" w:rsidRPr="004C1C74">
        <w:t>o</w:t>
      </w:r>
      <w:r w:rsidRPr="004C1C74">
        <w:t xml:space="preserve">n Effect, H3: Deactivation Effect) </w:t>
      </w:r>
      <w:r w:rsidR="0013575D" w:rsidRPr="004C1C74">
        <w:t xml:space="preserve">by </w:t>
      </w:r>
      <w:r w:rsidRPr="004C1C74">
        <w:t>speed</w:t>
      </w:r>
      <w:r w:rsidR="0013575D" w:rsidRPr="004C1C74">
        <w:t xml:space="preserve"> measure, across the five safety foci</w:t>
      </w:r>
      <w:r w:rsidRPr="004C1C74">
        <w:t>.</w:t>
      </w:r>
      <w:bookmarkEnd w:id="212"/>
      <w:commentRangeEnd w:id="213"/>
      <w:r w:rsidR="00CB56CC">
        <w:rPr>
          <w:rStyle w:val="CommentReference"/>
          <w:b w:val="0"/>
          <w:iCs w:val="0"/>
          <w:color w:val="auto"/>
        </w:rPr>
        <w:commentReference w:id="213"/>
      </w:r>
    </w:p>
    <w:tbl>
      <w:tblPr>
        <w:tblW w:w="9907" w:type="dxa"/>
        <w:tblInd w:w="-360" w:type="dxa"/>
        <w:tblLook w:val="04A0" w:firstRow="1" w:lastRow="0" w:firstColumn="1" w:lastColumn="0" w:noHBand="0" w:noVBand="1"/>
      </w:tblPr>
      <w:tblGrid>
        <w:gridCol w:w="2200"/>
        <w:gridCol w:w="1251"/>
        <w:gridCol w:w="2398"/>
        <w:gridCol w:w="1159"/>
        <w:gridCol w:w="1513"/>
        <w:gridCol w:w="1386"/>
      </w:tblGrid>
      <w:tr w:rsidR="00F3010D" w:rsidRPr="00530C83" w14:paraId="7EF4B268" w14:textId="77777777" w:rsidTr="00F3010D">
        <w:trPr>
          <w:trHeight w:val="294"/>
          <w:tblHeader/>
        </w:trPr>
        <w:tc>
          <w:tcPr>
            <w:tcW w:w="2200" w:type="dxa"/>
            <w:tcBorders>
              <w:top w:val="double" w:sz="4" w:space="0" w:color="auto"/>
              <w:left w:val="nil"/>
              <w:bottom w:val="single" w:sz="4" w:space="0" w:color="auto"/>
              <w:right w:val="nil"/>
            </w:tcBorders>
            <w:shd w:val="clear" w:color="auto" w:fill="auto"/>
            <w:noWrap/>
            <w:vAlign w:val="bottom"/>
            <w:hideMark/>
          </w:tcPr>
          <w:p w14:paraId="723FD6DB"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Safety Focus</w:t>
            </w:r>
          </w:p>
        </w:tc>
        <w:tc>
          <w:tcPr>
            <w:tcW w:w="1251" w:type="dxa"/>
            <w:tcBorders>
              <w:top w:val="double" w:sz="4" w:space="0" w:color="auto"/>
              <w:left w:val="nil"/>
              <w:bottom w:val="single" w:sz="4" w:space="0" w:color="auto"/>
              <w:right w:val="nil"/>
            </w:tcBorders>
            <w:shd w:val="clear" w:color="auto" w:fill="auto"/>
            <w:noWrap/>
            <w:vAlign w:val="bottom"/>
            <w:hideMark/>
          </w:tcPr>
          <w:p w14:paraId="162283DA"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Hypothesis</w:t>
            </w:r>
          </w:p>
        </w:tc>
        <w:tc>
          <w:tcPr>
            <w:tcW w:w="2398" w:type="dxa"/>
            <w:tcBorders>
              <w:top w:val="double" w:sz="4" w:space="0" w:color="auto"/>
              <w:left w:val="nil"/>
              <w:bottom w:val="single" w:sz="4" w:space="0" w:color="auto"/>
              <w:right w:val="nil"/>
            </w:tcBorders>
            <w:shd w:val="clear" w:color="auto" w:fill="auto"/>
            <w:noWrap/>
            <w:vAlign w:val="bottom"/>
            <w:hideMark/>
          </w:tcPr>
          <w:p w14:paraId="4528F213"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Measures</w:t>
            </w:r>
          </w:p>
        </w:tc>
        <w:tc>
          <w:tcPr>
            <w:tcW w:w="1159" w:type="dxa"/>
            <w:tcBorders>
              <w:top w:val="double" w:sz="4" w:space="0" w:color="auto"/>
              <w:left w:val="nil"/>
              <w:bottom w:val="single" w:sz="4" w:space="0" w:color="auto"/>
              <w:right w:val="nil"/>
            </w:tcBorders>
            <w:shd w:val="clear" w:color="auto" w:fill="auto"/>
            <w:noWrap/>
            <w:vAlign w:val="bottom"/>
            <w:hideMark/>
          </w:tcPr>
          <w:p w14:paraId="4EDB9F5D"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Decrease</w:t>
            </w:r>
          </w:p>
        </w:tc>
        <w:tc>
          <w:tcPr>
            <w:tcW w:w="1513" w:type="dxa"/>
            <w:tcBorders>
              <w:top w:val="double" w:sz="4" w:space="0" w:color="auto"/>
              <w:left w:val="nil"/>
              <w:bottom w:val="single" w:sz="4" w:space="0" w:color="auto"/>
              <w:right w:val="nil"/>
            </w:tcBorders>
            <w:shd w:val="clear" w:color="auto" w:fill="auto"/>
            <w:noWrap/>
            <w:vAlign w:val="bottom"/>
            <w:hideMark/>
          </w:tcPr>
          <w:p w14:paraId="5A7D922B"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No Decrease</w:t>
            </w:r>
          </w:p>
        </w:tc>
        <w:tc>
          <w:tcPr>
            <w:tcW w:w="1386" w:type="dxa"/>
            <w:tcBorders>
              <w:top w:val="double" w:sz="4" w:space="0" w:color="auto"/>
              <w:left w:val="nil"/>
              <w:bottom w:val="single" w:sz="4" w:space="0" w:color="auto"/>
              <w:right w:val="nil"/>
            </w:tcBorders>
            <w:shd w:val="clear" w:color="auto" w:fill="auto"/>
            <w:noWrap/>
            <w:vAlign w:val="bottom"/>
            <w:hideMark/>
          </w:tcPr>
          <w:p w14:paraId="1E5D5E3B" w14:textId="77777777" w:rsidR="008645EB" w:rsidRPr="00530C83" w:rsidRDefault="008645EB" w:rsidP="008645EB">
            <w:pPr>
              <w:rPr>
                <w:rFonts w:ascii="Calibri" w:eastAsia="Times New Roman" w:hAnsi="Calibri"/>
                <w:b/>
                <w:color w:val="000000"/>
                <w:sz w:val="20"/>
                <w:szCs w:val="20"/>
              </w:rPr>
            </w:pPr>
            <w:r w:rsidRPr="00530C83">
              <w:rPr>
                <w:rFonts w:ascii="Calibri" w:eastAsia="Times New Roman" w:hAnsi="Calibri"/>
                <w:b/>
                <w:color w:val="000000"/>
                <w:sz w:val="20"/>
                <w:szCs w:val="20"/>
              </w:rPr>
              <w:t>Proportion</w:t>
            </w:r>
          </w:p>
        </w:tc>
      </w:tr>
      <w:tr w:rsidR="00F3010D" w:rsidRPr="00530C83" w14:paraId="686709AF" w14:textId="77777777" w:rsidTr="00635D1A">
        <w:trPr>
          <w:trHeight w:val="294"/>
        </w:trPr>
        <w:tc>
          <w:tcPr>
            <w:tcW w:w="2200" w:type="dxa"/>
            <w:tcBorders>
              <w:top w:val="single" w:sz="4" w:space="0" w:color="auto"/>
              <w:left w:val="nil"/>
              <w:bottom w:val="nil"/>
              <w:right w:val="nil"/>
            </w:tcBorders>
            <w:shd w:val="clear" w:color="auto" w:fill="auto"/>
            <w:noWrap/>
            <w:vAlign w:val="bottom"/>
            <w:hideMark/>
          </w:tcPr>
          <w:p w14:paraId="0C6D29BC"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Work Zone</w:t>
            </w:r>
          </w:p>
        </w:tc>
        <w:tc>
          <w:tcPr>
            <w:tcW w:w="1251" w:type="dxa"/>
            <w:tcBorders>
              <w:top w:val="single" w:sz="4" w:space="0" w:color="auto"/>
              <w:left w:val="nil"/>
              <w:bottom w:val="nil"/>
              <w:right w:val="nil"/>
            </w:tcBorders>
            <w:shd w:val="clear" w:color="auto" w:fill="auto"/>
            <w:noWrap/>
            <w:vAlign w:val="bottom"/>
            <w:hideMark/>
          </w:tcPr>
          <w:p w14:paraId="52E6BEC7"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H1</w:t>
            </w:r>
          </w:p>
        </w:tc>
        <w:tc>
          <w:tcPr>
            <w:tcW w:w="2398" w:type="dxa"/>
            <w:tcBorders>
              <w:top w:val="single" w:sz="4" w:space="0" w:color="auto"/>
              <w:left w:val="nil"/>
              <w:bottom w:val="nil"/>
              <w:right w:val="nil"/>
            </w:tcBorders>
            <w:shd w:val="clear" w:color="auto" w:fill="auto"/>
            <w:noWrap/>
            <w:vAlign w:val="bottom"/>
            <w:hideMark/>
          </w:tcPr>
          <w:p w14:paraId="7931BBF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0404231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45</w:t>
            </w:r>
          </w:p>
        </w:tc>
        <w:tc>
          <w:tcPr>
            <w:tcW w:w="1513" w:type="dxa"/>
            <w:tcBorders>
              <w:top w:val="single" w:sz="4" w:space="0" w:color="auto"/>
              <w:left w:val="nil"/>
              <w:bottom w:val="nil"/>
              <w:right w:val="nil"/>
            </w:tcBorders>
            <w:shd w:val="clear" w:color="auto" w:fill="auto"/>
            <w:noWrap/>
            <w:vAlign w:val="bottom"/>
            <w:hideMark/>
          </w:tcPr>
          <w:p w14:paraId="2DC2B35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7</w:t>
            </w:r>
          </w:p>
        </w:tc>
        <w:tc>
          <w:tcPr>
            <w:tcW w:w="1386" w:type="dxa"/>
            <w:tcBorders>
              <w:top w:val="single" w:sz="4" w:space="0" w:color="auto"/>
              <w:left w:val="nil"/>
              <w:bottom w:val="nil"/>
              <w:right w:val="nil"/>
            </w:tcBorders>
            <w:shd w:val="clear" w:color="auto" w:fill="auto"/>
            <w:noWrap/>
            <w:vAlign w:val="bottom"/>
            <w:hideMark/>
          </w:tcPr>
          <w:p w14:paraId="216630B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0.87</w:t>
            </w:r>
          </w:p>
        </w:tc>
      </w:tr>
      <w:tr w:rsidR="00F3010D" w:rsidRPr="00530C83" w14:paraId="29A1214E" w14:textId="77777777" w:rsidTr="00635D1A">
        <w:trPr>
          <w:trHeight w:val="294"/>
        </w:trPr>
        <w:tc>
          <w:tcPr>
            <w:tcW w:w="2200" w:type="dxa"/>
            <w:tcBorders>
              <w:top w:val="nil"/>
              <w:left w:val="nil"/>
              <w:bottom w:val="nil"/>
              <w:right w:val="nil"/>
            </w:tcBorders>
            <w:shd w:val="clear" w:color="auto" w:fill="auto"/>
            <w:noWrap/>
            <w:vAlign w:val="bottom"/>
            <w:hideMark/>
          </w:tcPr>
          <w:p w14:paraId="53EB636D"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0852392C"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55680807"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1308D37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30</w:t>
            </w:r>
          </w:p>
        </w:tc>
        <w:tc>
          <w:tcPr>
            <w:tcW w:w="1513" w:type="dxa"/>
            <w:tcBorders>
              <w:top w:val="nil"/>
              <w:left w:val="nil"/>
              <w:bottom w:val="nil"/>
              <w:right w:val="nil"/>
            </w:tcBorders>
            <w:shd w:val="clear" w:color="auto" w:fill="auto"/>
            <w:noWrap/>
            <w:vAlign w:val="bottom"/>
            <w:hideMark/>
          </w:tcPr>
          <w:p w14:paraId="54A5CE7A"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5</w:t>
            </w:r>
          </w:p>
        </w:tc>
        <w:tc>
          <w:tcPr>
            <w:tcW w:w="1386" w:type="dxa"/>
            <w:tcBorders>
              <w:top w:val="nil"/>
              <w:left w:val="nil"/>
              <w:bottom w:val="nil"/>
              <w:right w:val="nil"/>
            </w:tcBorders>
            <w:shd w:val="clear" w:color="auto" w:fill="auto"/>
            <w:noWrap/>
            <w:vAlign w:val="bottom"/>
            <w:hideMark/>
          </w:tcPr>
          <w:p w14:paraId="77EF126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0.86</w:t>
            </w:r>
          </w:p>
        </w:tc>
      </w:tr>
      <w:tr w:rsidR="00F3010D" w:rsidRPr="00530C83" w14:paraId="08FD7B66" w14:textId="77777777" w:rsidTr="00635D1A">
        <w:trPr>
          <w:trHeight w:val="294"/>
        </w:trPr>
        <w:tc>
          <w:tcPr>
            <w:tcW w:w="2200" w:type="dxa"/>
            <w:tcBorders>
              <w:top w:val="nil"/>
              <w:left w:val="nil"/>
              <w:bottom w:val="nil"/>
              <w:right w:val="nil"/>
            </w:tcBorders>
            <w:shd w:val="clear" w:color="auto" w:fill="auto"/>
            <w:noWrap/>
            <w:vAlign w:val="bottom"/>
            <w:hideMark/>
          </w:tcPr>
          <w:p w14:paraId="25876FCD"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57D8C35E"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31CBDA5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nil"/>
              <w:right w:val="nil"/>
            </w:tcBorders>
            <w:shd w:val="clear" w:color="auto" w:fill="auto"/>
            <w:noWrap/>
            <w:vAlign w:val="bottom"/>
            <w:hideMark/>
          </w:tcPr>
          <w:p w14:paraId="7483483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37</w:t>
            </w:r>
          </w:p>
        </w:tc>
        <w:tc>
          <w:tcPr>
            <w:tcW w:w="1513" w:type="dxa"/>
            <w:tcBorders>
              <w:top w:val="nil"/>
              <w:left w:val="nil"/>
              <w:bottom w:val="nil"/>
              <w:right w:val="nil"/>
            </w:tcBorders>
            <w:shd w:val="clear" w:color="auto" w:fill="auto"/>
            <w:noWrap/>
            <w:vAlign w:val="bottom"/>
            <w:hideMark/>
          </w:tcPr>
          <w:p w14:paraId="6B764A4F"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4</w:t>
            </w:r>
          </w:p>
        </w:tc>
        <w:tc>
          <w:tcPr>
            <w:tcW w:w="1386" w:type="dxa"/>
            <w:tcBorders>
              <w:top w:val="nil"/>
              <w:left w:val="nil"/>
              <w:bottom w:val="nil"/>
              <w:right w:val="nil"/>
            </w:tcBorders>
            <w:shd w:val="clear" w:color="auto" w:fill="auto"/>
            <w:noWrap/>
            <w:vAlign w:val="bottom"/>
            <w:hideMark/>
          </w:tcPr>
          <w:p w14:paraId="340D9AEE"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0.90</w:t>
            </w:r>
          </w:p>
        </w:tc>
      </w:tr>
      <w:tr w:rsidR="00F3010D" w:rsidRPr="00530C83" w14:paraId="40876B03" w14:textId="77777777" w:rsidTr="00635D1A">
        <w:trPr>
          <w:trHeight w:val="294"/>
        </w:trPr>
        <w:tc>
          <w:tcPr>
            <w:tcW w:w="2200" w:type="dxa"/>
            <w:tcBorders>
              <w:top w:val="nil"/>
              <w:left w:val="nil"/>
              <w:bottom w:val="nil"/>
              <w:right w:val="nil"/>
            </w:tcBorders>
            <w:shd w:val="clear" w:color="auto" w:fill="auto"/>
            <w:noWrap/>
            <w:vAlign w:val="bottom"/>
            <w:hideMark/>
          </w:tcPr>
          <w:p w14:paraId="7F73B0D9"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145468E6"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H2</w:t>
            </w:r>
          </w:p>
        </w:tc>
        <w:tc>
          <w:tcPr>
            <w:tcW w:w="2398" w:type="dxa"/>
            <w:tcBorders>
              <w:top w:val="nil"/>
              <w:left w:val="nil"/>
              <w:bottom w:val="nil"/>
              <w:right w:val="nil"/>
            </w:tcBorders>
            <w:shd w:val="clear" w:color="auto" w:fill="auto"/>
            <w:noWrap/>
            <w:vAlign w:val="bottom"/>
            <w:hideMark/>
          </w:tcPr>
          <w:p w14:paraId="054900F9"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nil"/>
              <w:left w:val="nil"/>
              <w:bottom w:val="nil"/>
              <w:right w:val="nil"/>
            </w:tcBorders>
            <w:shd w:val="clear" w:color="auto" w:fill="auto"/>
            <w:noWrap/>
            <w:vAlign w:val="bottom"/>
            <w:hideMark/>
          </w:tcPr>
          <w:p w14:paraId="5CB6F38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45</w:t>
            </w:r>
          </w:p>
        </w:tc>
        <w:tc>
          <w:tcPr>
            <w:tcW w:w="1513" w:type="dxa"/>
            <w:tcBorders>
              <w:top w:val="nil"/>
              <w:left w:val="nil"/>
              <w:bottom w:val="nil"/>
              <w:right w:val="nil"/>
            </w:tcBorders>
            <w:shd w:val="clear" w:color="auto" w:fill="auto"/>
            <w:noWrap/>
            <w:vAlign w:val="bottom"/>
            <w:hideMark/>
          </w:tcPr>
          <w:p w14:paraId="71A935D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19</w:t>
            </w:r>
          </w:p>
        </w:tc>
        <w:tc>
          <w:tcPr>
            <w:tcW w:w="1386" w:type="dxa"/>
            <w:tcBorders>
              <w:top w:val="nil"/>
              <w:left w:val="nil"/>
              <w:bottom w:val="nil"/>
              <w:right w:val="nil"/>
            </w:tcBorders>
            <w:shd w:val="clear" w:color="auto" w:fill="auto"/>
            <w:noWrap/>
            <w:vAlign w:val="bottom"/>
            <w:hideMark/>
          </w:tcPr>
          <w:p w14:paraId="0382807A"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0.70</w:t>
            </w:r>
          </w:p>
        </w:tc>
      </w:tr>
      <w:tr w:rsidR="00F3010D" w:rsidRPr="00530C83" w14:paraId="5889FA5D" w14:textId="77777777" w:rsidTr="00635D1A">
        <w:trPr>
          <w:trHeight w:val="294"/>
        </w:trPr>
        <w:tc>
          <w:tcPr>
            <w:tcW w:w="2200" w:type="dxa"/>
            <w:tcBorders>
              <w:top w:val="nil"/>
              <w:left w:val="nil"/>
              <w:bottom w:val="nil"/>
              <w:right w:val="nil"/>
            </w:tcBorders>
            <w:shd w:val="clear" w:color="auto" w:fill="auto"/>
            <w:noWrap/>
            <w:vAlign w:val="bottom"/>
            <w:hideMark/>
          </w:tcPr>
          <w:p w14:paraId="26212FC1"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6231B489"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27E7D92B"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04830198"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29</w:t>
            </w:r>
          </w:p>
        </w:tc>
        <w:tc>
          <w:tcPr>
            <w:tcW w:w="1513" w:type="dxa"/>
            <w:tcBorders>
              <w:top w:val="nil"/>
              <w:left w:val="nil"/>
              <w:bottom w:val="nil"/>
              <w:right w:val="nil"/>
            </w:tcBorders>
            <w:shd w:val="clear" w:color="auto" w:fill="auto"/>
            <w:noWrap/>
            <w:vAlign w:val="bottom"/>
            <w:hideMark/>
          </w:tcPr>
          <w:p w14:paraId="30E0D5D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2</w:t>
            </w:r>
          </w:p>
        </w:tc>
        <w:tc>
          <w:tcPr>
            <w:tcW w:w="1386" w:type="dxa"/>
            <w:tcBorders>
              <w:top w:val="nil"/>
              <w:left w:val="nil"/>
              <w:bottom w:val="nil"/>
              <w:right w:val="nil"/>
            </w:tcBorders>
            <w:shd w:val="clear" w:color="auto" w:fill="auto"/>
            <w:noWrap/>
            <w:vAlign w:val="bottom"/>
            <w:hideMark/>
          </w:tcPr>
          <w:p w14:paraId="3C77BC9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0.94</w:t>
            </w:r>
          </w:p>
        </w:tc>
      </w:tr>
      <w:tr w:rsidR="00F3010D" w:rsidRPr="00530C83" w14:paraId="37A85EB5" w14:textId="77777777" w:rsidTr="00635D1A">
        <w:trPr>
          <w:trHeight w:val="294"/>
        </w:trPr>
        <w:tc>
          <w:tcPr>
            <w:tcW w:w="2200" w:type="dxa"/>
            <w:tcBorders>
              <w:top w:val="nil"/>
              <w:left w:val="nil"/>
              <w:bottom w:val="nil"/>
              <w:right w:val="nil"/>
            </w:tcBorders>
            <w:shd w:val="clear" w:color="auto" w:fill="auto"/>
            <w:noWrap/>
            <w:vAlign w:val="bottom"/>
            <w:hideMark/>
          </w:tcPr>
          <w:p w14:paraId="4056AD02"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5837FCCB"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76E9D421"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nil"/>
              <w:right w:val="nil"/>
            </w:tcBorders>
            <w:shd w:val="clear" w:color="auto" w:fill="auto"/>
            <w:noWrap/>
            <w:vAlign w:val="bottom"/>
            <w:hideMark/>
          </w:tcPr>
          <w:p w14:paraId="037BF4C5"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32</w:t>
            </w:r>
          </w:p>
        </w:tc>
        <w:tc>
          <w:tcPr>
            <w:tcW w:w="1513" w:type="dxa"/>
            <w:tcBorders>
              <w:top w:val="nil"/>
              <w:left w:val="nil"/>
              <w:bottom w:val="nil"/>
              <w:right w:val="nil"/>
            </w:tcBorders>
            <w:shd w:val="clear" w:color="auto" w:fill="auto"/>
            <w:noWrap/>
            <w:vAlign w:val="bottom"/>
            <w:hideMark/>
          </w:tcPr>
          <w:p w14:paraId="4569E9EE"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5</w:t>
            </w:r>
          </w:p>
        </w:tc>
        <w:tc>
          <w:tcPr>
            <w:tcW w:w="1386" w:type="dxa"/>
            <w:tcBorders>
              <w:top w:val="nil"/>
              <w:left w:val="nil"/>
              <w:bottom w:val="nil"/>
              <w:right w:val="nil"/>
            </w:tcBorders>
            <w:shd w:val="clear" w:color="auto" w:fill="auto"/>
            <w:noWrap/>
            <w:vAlign w:val="bottom"/>
            <w:hideMark/>
          </w:tcPr>
          <w:p w14:paraId="0B402A6D"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0.86</w:t>
            </w:r>
          </w:p>
        </w:tc>
      </w:tr>
      <w:tr w:rsidR="00F3010D" w:rsidRPr="00530C83" w14:paraId="40742CE5" w14:textId="77777777" w:rsidTr="00635D1A">
        <w:trPr>
          <w:trHeight w:val="294"/>
        </w:trPr>
        <w:tc>
          <w:tcPr>
            <w:tcW w:w="2200" w:type="dxa"/>
            <w:tcBorders>
              <w:top w:val="nil"/>
              <w:left w:val="nil"/>
              <w:bottom w:val="nil"/>
              <w:right w:val="nil"/>
            </w:tcBorders>
            <w:shd w:val="clear" w:color="auto" w:fill="auto"/>
            <w:noWrap/>
            <w:vAlign w:val="bottom"/>
            <w:hideMark/>
          </w:tcPr>
          <w:p w14:paraId="514607B1"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06A1E526"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H3</w:t>
            </w:r>
          </w:p>
        </w:tc>
        <w:tc>
          <w:tcPr>
            <w:tcW w:w="2398" w:type="dxa"/>
            <w:tcBorders>
              <w:top w:val="nil"/>
              <w:left w:val="nil"/>
              <w:bottom w:val="nil"/>
              <w:right w:val="nil"/>
            </w:tcBorders>
            <w:shd w:val="clear" w:color="auto" w:fill="auto"/>
            <w:noWrap/>
            <w:vAlign w:val="bottom"/>
            <w:hideMark/>
          </w:tcPr>
          <w:p w14:paraId="0BE0A019"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nil"/>
              <w:left w:val="nil"/>
              <w:bottom w:val="nil"/>
              <w:right w:val="nil"/>
            </w:tcBorders>
            <w:shd w:val="clear" w:color="auto" w:fill="auto"/>
            <w:noWrap/>
            <w:vAlign w:val="bottom"/>
            <w:hideMark/>
          </w:tcPr>
          <w:p w14:paraId="436AA8E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bottom w:val="nil"/>
              <w:right w:val="nil"/>
            </w:tcBorders>
            <w:shd w:val="clear" w:color="auto" w:fill="auto"/>
            <w:noWrap/>
            <w:vAlign w:val="bottom"/>
            <w:hideMark/>
          </w:tcPr>
          <w:p w14:paraId="6DDDE314"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745D759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52492D65" w14:textId="77777777" w:rsidTr="00635D1A">
        <w:trPr>
          <w:trHeight w:val="294"/>
        </w:trPr>
        <w:tc>
          <w:tcPr>
            <w:tcW w:w="2200" w:type="dxa"/>
            <w:tcBorders>
              <w:top w:val="nil"/>
              <w:left w:val="nil"/>
              <w:right w:val="nil"/>
            </w:tcBorders>
            <w:shd w:val="clear" w:color="auto" w:fill="auto"/>
            <w:noWrap/>
            <w:vAlign w:val="bottom"/>
            <w:hideMark/>
          </w:tcPr>
          <w:p w14:paraId="43EB125A"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right w:val="nil"/>
            </w:tcBorders>
            <w:shd w:val="clear" w:color="auto" w:fill="auto"/>
            <w:noWrap/>
            <w:vAlign w:val="bottom"/>
            <w:hideMark/>
          </w:tcPr>
          <w:p w14:paraId="2C2BD346" w14:textId="77777777" w:rsidR="00F3010D" w:rsidRPr="00530C83" w:rsidRDefault="00F3010D" w:rsidP="00635D1A">
            <w:pPr>
              <w:rPr>
                <w:rFonts w:eastAsia="Times New Roman"/>
                <w:sz w:val="20"/>
                <w:szCs w:val="20"/>
              </w:rPr>
            </w:pPr>
          </w:p>
        </w:tc>
        <w:tc>
          <w:tcPr>
            <w:tcW w:w="2398" w:type="dxa"/>
            <w:tcBorders>
              <w:top w:val="nil"/>
              <w:left w:val="nil"/>
              <w:right w:val="nil"/>
            </w:tcBorders>
            <w:shd w:val="clear" w:color="auto" w:fill="auto"/>
            <w:noWrap/>
            <w:vAlign w:val="bottom"/>
            <w:hideMark/>
          </w:tcPr>
          <w:p w14:paraId="2854F055"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right w:val="nil"/>
            </w:tcBorders>
            <w:shd w:val="clear" w:color="auto" w:fill="auto"/>
            <w:noWrap/>
            <w:vAlign w:val="bottom"/>
            <w:hideMark/>
          </w:tcPr>
          <w:p w14:paraId="5D94C6C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right w:val="nil"/>
            </w:tcBorders>
            <w:shd w:val="clear" w:color="auto" w:fill="auto"/>
            <w:noWrap/>
            <w:vAlign w:val="bottom"/>
            <w:hideMark/>
          </w:tcPr>
          <w:p w14:paraId="2F9B326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right w:val="nil"/>
            </w:tcBorders>
            <w:shd w:val="clear" w:color="auto" w:fill="auto"/>
            <w:noWrap/>
            <w:vAlign w:val="bottom"/>
            <w:hideMark/>
          </w:tcPr>
          <w:p w14:paraId="6FE8D53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7B5E613E" w14:textId="77777777" w:rsidTr="00F3010D">
        <w:trPr>
          <w:trHeight w:val="294"/>
        </w:trPr>
        <w:tc>
          <w:tcPr>
            <w:tcW w:w="2200" w:type="dxa"/>
            <w:tcBorders>
              <w:top w:val="nil"/>
              <w:left w:val="nil"/>
              <w:bottom w:val="single" w:sz="4" w:space="0" w:color="auto"/>
              <w:right w:val="nil"/>
            </w:tcBorders>
            <w:shd w:val="clear" w:color="auto" w:fill="auto"/>
            <w:noWrap/>
            <w:vAlign w:val="bottom"/>
            <w:hideMark/>
          </w:tcPr>
          <w:p w14:paraId="5C5F6A5C"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53803020"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77C31A4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12D33FA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bottom w:val="single" w:sz="4" w:space="0" w:color="auto"/>
              <w:right w:val="nil"/>
            </w:tcBorders>
            <w:shd w:val="clear" w:color="auto" w:fill="auto"/>
            <w:noWrap/>
            <w:vAlign w:val="bottom"/>
            <w:hideMark/>
          </w:tcPr>
          <w:p w14:paraId="4D3CBB7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2DF06BA5"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50F4EB1B" w14:textId="77777777" w:rsidTr="00635D1A">
        <w:trPr>
          <w:trHeight w:val="294"/>
        </w:trPr>
        <w:tc>
          <w:tcPr>
            <w:tcW w:w="2200" w:type="dxa"/>
            <w:tcBorders>
              <w:top w:val="single" w:sz="4" w:space="0" w:color="auto"/>
              <w:left w:val="nil"/>
              <w:bottom w:val="nil"/>
              <w:right w:val="nil"/>
            </w:tcBorders>
            <w:shd w:val="clear" w:color="auto" w:fill="auto"/>
            <w:noWrap/>
            <w:vAlign w:val="bottom"/>
            <w:hideMark/>
          </w:tcPr>
          <w:p w14:paraId="6EC59296"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School Zone</w:t>
            </w:r>
          </w:p>
        </w:tc>
        <w:tc>
          <w:tcPr>
            <w:tcW w:w="1251" w:type="dxa"/>
            <w:tcBorders>
              <w:top w:val="single" w:sz="4" w:space="0" w:color="auto"/>
              <w:left w:val="nil"/>
              <w:bottom w:val="nil"/>
              <w:right w:val="nil"/>
            </w:tcBorders>
            <w:shd w:val="clear" w:color="auto" w:fill="auto"/>
            <w:noWrap/>
            <w:vAlign w:val="bottom"/>
            <w:hideMark/>
          </w:tcPr>
          <w:p w14:paraId="2C95897E"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H1</w:t>
            </w:r>
          </w:p>
        </w:tc>
        <w:tc>
          <w:tcPr>
            <w:tcW w:w="2398" w:type="dxa"/>
            <w:tcBorders>
              <w:top w:val="single" w:sz="4" w:space="0" w:color="auto"/>
              <w:left w:val="nil"/>
              <w:bottom w:val="nil"/>
              <w:right w:val="nil"/>
            </w:tcBorders>
            <w:shd w:val="clear" w:color="auto" w:fill="auto"/>
            <w:noWrap/>
            <w:vAlign w:val="bottom"/>
            <w:hideMark/>
          </w:tcPr>
          <w:p w14:paraId="7FC86A21"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469C7F8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24</w:t>
            </w:r>
          </w:p>
        </w:tc>
        <w:tc>
          <w:tcPr>
            <w:tcW w:w="1513" w:type="dxa"/>
            <w:tcBorders>
              <w:top w:val="single" w:sz="4" w:space="0" w:color="auto"/>
              <w:left w:val="nil"/>
              <w:bottom w:val="nil"/>
              <w:right w:val="nil"/>
            </w:tcBorders>
            <w:shd w:val="clear" w:color="auto" w:fill="auto"/>
            <w:noWrap/>
            <w:vAlign w:val="bottom"/>
            <w:hideMark/>
          </w:tcPr>
          <w:p w14:paraId="7CD45A1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4</w:t>
            </w:r>
          </w:p>
        </w:tc>
        <w:tc>
          <w:tcPr>
            <w:tcW w:w="1386" w:type="dxa"/>
            <w:tcBorders>
              <w:top w:val="single" w:sz="4" w:space="0" w:color="auto"/>
              <w:left w:val="nil"/>
              <w:bottom w:val="nil"/>
              <w:right w:val="nil"/>
            </w:tcBorders>
            <w:shd w:val="clear" w:color="auto" w:fill="auto"/>
            <w:noWrap/>
            <w:vAlign w:val="bottom"/>
            <w:hideMark/>
          </w:tcPr>
          <w:p w14:paraId="7991299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0.86</w:t>
            </w:r>
          </w:p>
        </w:tc>
      </w:tr>
      <w:tr w:rsidR="00F3010D" w:rsidRPr="00530C83" w14:paraId="5166A8D0" w14:textId="77777777" w:rsidTr="00635D1A">
        <w:trPr>
          <w:trHeight w:val="294"/>
        </w:trPr>
        <w:tc>
          <w:tcPr>
            <w:tcW w:w="2200" w:type="dxa"/>
            <w:tcBorders>
              <w:top w:val="nil"/>
              <w:left w:val="nil"/>
              <w:bottom w:val="nil"/>
              <w:right w:val="nil"/>
            </w:tcBorders>
            <w:shd w:val="clear" w:color="auto" w:fill="auto"/>
            <w:noWrap/>
            <w:vAlign w:val="bottom"/>
            <w:hideMark/>
          </w:tcPr>
          <w:p w14:paraId="5EEC4AA4"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29F85BA2"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37E01877"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2B17531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17</w:t>
            </w:r>
          </w:p>
        </w:tc>
        <w:tc>
          <w:tcPr>
            <w:tcW w:w="1513" w:type="dxa"/>
            <w:tcBorders>
              <w:top w:val="nil"/>
              <w:left w:val="nil"/>
              <w:bottom w:val="nil"/>
              <w:right w:val="nil"/>
            </w:tcBorders>
            <w:shd w:val="clear" w:color="auto" w:fill="auto"/>
            <w:noWrap/>
            <w:vAlign w:val="bottom"/>
            <w:hideMark/>
          </w:tcPr>
          <w:p w14:paraId="38DA71BE"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2F4A533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6E34D294" w14:textId="77777777" w:rsidTr="00635D1A">
        <w:trPr>
          <w:trHeight w:val="294"/>
        </w:trPr>
        <w:tc>
          <w:tcPr>
            <w:tcW w:w="2200" w:type="dxa"/>
            <w:tcBorders>
              <w:top w:val="nil"/>
              <w:left w:val="nil"/>
              <w:bottom w:val="nil"/>
              <w:right w:val="nil"/>
            </w:tcBorders>
            <w:shd w:val="clear" w:color="auto" w:fill="auto"/>
            <w:noWrap/>
            <w:vAlign w:val="bottom"/>
            <w:hideMark/>
          </w:tcPr>
          <w:p w14:paraId="6A6712DE"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0F4BD0A7"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6A904FC3"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nil"/>
              <w:right w:val="nil"/>
            </w:tcBorders>
            <w:shd w:val="clear" w:color="auto" w:fill="auto"/>
            <w:noWrap/>
            <w:vAlign w:val="bottom"/>
            <w:hideMark/>
          </w:tcPr>
          <w:p w14:paraId="3D50D56A"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16</w:t>
            </w:r>
          </w:p>
        </w:tc>
        <w:tc>
          <w:tcPr>
            <w:tcW w:w="1513" w:type="dxa"/>
            <w:tcBorders>
              <w:top w:val="nil"/>
              <w:left w:val="nil"/>
              <w:bottom w:val="nil"/>
              <w:right w:val="nil"/>
            </w:tcBorders>
            <w:shd w:val="clear" w:color="auto" w:fill="auto"/>
            <w:noWrap/>
            <w:vAlign w:val="bottom"/>
            <w:hideMark/>
          </w:tcPr>
          <w:p w14:paraId="61181AB9"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74C6158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3994FB02" w14:textId="77777777" w:rsidTr="00635D1A">
        <w:trPr>
          <w:trHeight w:val="294"/>
        </w:trPr>
        <w:tc>
          <w:tcPr>
            <w:tcW w:w="2200" w:type="dxa"/>
            <w:tcBorders>
              <w:top w:val="nil"/>
              <w:left w:val="nil"/>
              <w:bottom w:val="nil"/>
              <w:right w:val="nil"/>
            </w:tcBorders>
            <w:shd w:val="clear" w:color="auto" w:fill="auto"/>
            <w:noWrap/>
            <w:vAlign w:val="bottom"/>
            <w:hideMark/>
          </w:tcPr>
          <w:p w14:paraId="7B7F5F63"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607B614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H2</w:t>
            </w:r>
          </w:p>
        </w:tc>
        <w:tc>
          <w:tcPr>
            <w:tcW w:w="2398" w:type="dxa"/>
            <w:tcBorders>
              <w:top w:val="nil"/>
              <w:left w:val="nil"/>
              <w:bottom w:val="nil"/>
              <w:right w:val="nil"/>
            </w:tcBorders>
            <w:shd w:val="clear" w:color="auto" w:fill="auto"/>
            <w:noWrap/>
            <w:vAlign w:val="bottom"/>
            <w:hideMark/>
          </w:tcPr>
          <w:p w14:paraId="784F0A66"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nil"/>
              <w:left w:val="nil"/>
              <w:bottom w:val="nil"/>
              <w:right w:val="nil"/>
            </w:tcBorders>
            <w:shd w:val="clear" w:color="auto" w:fill="auto"/>
            <w:noWrap/>
            <w:vAlign w:val="bottom"/>
            <w:hideMark/>
          </w:tcPr>
          <w:p w14:paraId="0B4EDAB4"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513" w:type="dxa"/>
            <w:tcBorders>
              <w:top w:val="nil"/>
              <w:left w:val="nil"/>
              <w:bottom w:val="nil"/>
              <w:right w:val="nil"/>
            </w:tcBorders>
            <w:shd w:val="clear" w:color="auto" w:fill="auto"/>
            <w:noWrap/>
            <w:vAlign w:val="bottom"/>
            <w:hideMark/>
          </w:tcPr>
          <w:p w14:paraId="6B28D16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386" w:type="dxa"/>
            <w:tcBorders>
              <w:top w:val="nil"/>
              <w:left w:val="nil"/>
              <w:bottom w:val="nil"/>
              <w:right w:val="nil"/>
            </w:tcBorders>
            <w:shd w:val="clear" w:color="auto" w:fill="auto"/>
            <w:noWrap/>
            <w:vAlign w:val="bottom"/>
            <w:hideMark/>
          </w:tcPr>
          <w:p w14:paraId="17F5539A"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0.25</w:t>
            </w:r>
          </w:p>
        </w:tc>
      </w:tr>
      <w:tr w:rsidR="00F3010D" w:rsidRPr="00530C83" w14:paraId="4D048B59" w14:textId="77777777" w:rsidTr="00635D1A">
        <w:trPr>
          <w:trHeight w:val="294"/>
        </w:trPr>
        <w:tc>
          <w:tcPr>
            <w:tcW w:w="2200" w:type="dxa"/>
            <w:tcBorders>
              <w:top w:val="nil"/>
              <w:left w:val="nil"/>
              <w:bottom w:val="nil"/>
              <w:right w:val="nil"/>
            </w:tcBorders>
            <w:shd w:val="clear" w:color="auto" w:fill="auto"/>
            <w:noWrap/>
            <w:vAlign w:val="bottom"/>
            <w:hideMark/>
          </w:tcPr>
          <w:p w14:paraId="236E612E"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5C92F94D"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0D72E5C7"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0BE5BEDD"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513" w:type="dxa"/>
            <w:tcBorders>
              <w:top w:val="nil"/>
              <w:left w:val="nil"/>
              <w:bottom w:val="nil"/>
              <w:right w:val="nil"/>
            </w:tcBorders>
            <w:shd w:val="clear" w:color="auto" w:fill="auto"/>
            <w:noWrap/>
            <w:vAlign w:val="bottom"/>
            <w:hideMark/>
          </w:tcPr>
          <w:p w14:paraId="07D7E74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00D02ABF"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7117C9FC" w14:textId="77777777" w:rsidTr="00635D1A">
        <w:trPr>
          <w:trHeight w:val="294"/>
        </w:trPr>
        <w:tc>
          <w:tcPr>
            <w:tcW w:w="2200" w:type="dxa"/>
            <w:tcBorders>
              <w:top w:val="nil"/>
              <w:left w:val="nil"/>
              <w:bottom w:val="nil"/>
              <w:right w:val="nil"/>
            </w:tcBorders>
            <w:shd w:val="clear" w:color="auto" w:fill="auto"/>
            <w:noWrap/>
            <w:vAlign w:val="bottom"/>
            <w:hideMark/>
          </w:tcPr>
          <w:p w14:paraId="4262A462"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5D491ABE"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5893CE61"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nil"/>
              <w:right w:val="nil"/>
            </w:tcBorders>
            <w:shd w:val="clear" w:color="auto" w:fill="auto"/>
            <w:noWrap/>
            <w:vAlign w:val="bottom"/>
            <w:hideMark/>
          </w:tcPr>
          <w:p w14:paraId="39613389"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6102CF8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43DF85A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5220387E" w14:textId="77777777" w:rsidTr="00635D1A">
        <w:trPr>
          <w:trHeight w:val="294"/>
        </w:trPr>
        <w:tc>
          <w:tcPr>
            <w:tcW w:w="2200" w:type="dxa"/>
            <w:tcBorders>
              <w:top w:val="nil"/>
              <w:left w:val="nil"/>
              <w:bottom w:val="nil"/>
              <w:right w:val="nil"/>
            </w:tcBorders>
            <w:shd w:val="clear" w:color="auto" w:fill="auto"/>
            <w:noWrap/>
            <w:vAlign w:val="bottom"/>
            <w:hideMark/>
          </w:tcPr>
          <w:p w14:paraId="38ACB2B9" w14:textId="77777777" w:rsidR="00F3010D" w:rsidRPr="00530C83" w:rsidRDefault="00F3010D" w:rsidP="00635D1A">
            <w:pPr>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54512585"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H3</w:t>
            </w:r>
          </w:p>
        </w:tc>
        <w:tc>
          <w:tcPr>
            <w:tcW w:w="2398" w:type="dxa"/>
            <w:tcBorders>
              <w:top w:val="nil"/>
              <w:left w:val="nil"/>
              <w:bottom w:val="nil"/>
              <w:right w:val="nil"/>
            </w:tcBorders>
            <w:shd w:val="clear" w:color="auto" w:fill="auto"/>
            <w:noWrap/>
            <w:vAlign w:val="bottom"/>
            <w:hideMark/>
          </w:tcPr>
          <w:p w14:paraId="48192FA4"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nil"/>
              <w:left w:val="nil"/>
              <w:bottom w:val="nil"/>
              <w:right w:val="nil"/>
            </w:tcBorders>
            <w:shd w:val="clear" w:color="auto" w:fill="auto"/>
            <w:noWrap/>
            <w:vAlign w:val="bottom"/>
            <w:hideMark/>
          </w:tcPr>
          <w:p w14:paraId="094575A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48BE6D2A"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4C6ECFA1"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52B076D7" w14:textId="77777777" w:rsidTr="00635D1A">
        <w:trPr>
          <w:trHeight w:val="294"/>
        </w:trPr>
        <w:tc>
          <w:tcPr>
            <w:tcW w:w="2200" w:type="dxa"/>
            <w:tcBorders>
              <w:top w:val="nil"/>
              <w:left w:val="nil"/>
              <w:bottom w:val="nil"/>
              <w:right w:val="nil"/>
            </w:tcBorders>
            <w:shd w:val="clear" w:color="auto" w:fill="auto"/>
            <w:noWrap/>
            <w:vAlign w:val="bottom"/>
            <w:hideMark/>
          </w:tcPr>
          <w:p w14:paraId="39240DEB" w14:textId="77777777" w:rsidR="00F3010D" w:rsidRPr="00530C83" w:rsidRDefault="00F3010D" w:rsidP="00635D1A">
            <w:pPr>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3736C989"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4BDE6C74"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2EF3764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4D0C8CD4"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75838C7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58E282CC" w14:textId="77777777" w:rsidTr="00635D1A">
        <w:trPr>
          <w:trHeight w:val="294"/>
        </w:trPr>
        <w:tc>
          <w:tcPr>
            <w:tcW w:w="2200" w:type="dxa"/>
            <w:tcBorders>
              <w:top w:val="nil"/>
              <w:left w:val="nil"/>
              <w:bottom w:val="single" w:sz="4" w:space="0" w:color="auto"/>
              <w:right w:val="nil"/>
            </w:tcBorders>
            <w:shd w:val="clear" w:color="auto" w:fill="auto"/>
            <w:noWrap/>
            <w:vAlign w:val="bottom"/>
            <w:hideMark/>
          </w:tcPr>
          <w:p w14:paraId="56CBE634" w14:textId="77777777" w:rsidR="00F3010D" w:rsidRPr="00530C83" w:rsidRDefault="00F3010D" w:rsidP="00635D1A">
            <w:pPr>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674B3965"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4BE5D618"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4B5340F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single" w:sz="4" w:space="0" w:color="auto"/>
              <w:right w:val="nil"/>
            </w:tcBorders>
            <w:shd w:val="clear" w:color="auto" w:fill="auto"/>
            <w:noWrap/>
            <w:vAlign w:val="bottom"/>
            <w:hideMark/>
          </w:tcPr>
          <w:p w14:paraId="53F0334C"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40ECD635"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4FAF16D5" w14:textId="77777777" w:rsidTr="00635D1A">
        <w:trPr>
          <w:trHeight w:val="294"/>
        </w:trPr>
        <w:tc>
          <w:tcPr>
            <w:tcW w:w="2200" w:type="dxa"/>
            <w:tcBorders>
              <w:top w:val="single" w:sz="4" w:space="0" w:color="auto"/>
              <w:left w:val="nil"/>
              <w:bottom w:val="nil"/>
              <w:right w:val="nil"/>
            </w:tcBorders>
            <w:shd w:val="clear" w:color="auto" w:fill="auto"/>
            <w:noWrap/>
            <w:vAlign w:val="bottom"/>
            <w:hideMark/>
          </w:tcPr>
          <w:p w14:paraId="04C0BA4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Transition Zone</w:t>
            </w:r>
          </w:p>
        </w:tc>
        <w:tc>
          <w:tcPr>
            <w:tcW w:w="1251" w:type="dxa"/>
            <w:tcBorders>
              <w:top w:val="single" w:sz="4" w:space="0" w:color="auto"/>
              <w:left w:val="nil"/>
              <w:bottom w:val="nil"/>
              <w:right w:val="nil"/>
            </w:tcBorders>
            <w:shd w:val="clear" w:color="auto" w:fill="auto"/>
            <w:noWrap/>
            <w:vAlign w:val="bottom"/>
            <w:hideMark/>
          </w:tcPr>
          <w:p w14:paraId="70B629E6"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H1</w:t>
            </w:r>
          </w:p>
        </w:tc>
        <w:tc>
          <w:tcPr>
            <w:tcW w:w="2398" w:type="dxa"/>
            <w:tcBorders>
              <w:top w:val="single" w:sz="4" w:space="0" w:color="auto"/>
              <w:left w:val="nil"/>
              <w:bottom w:val="nil"/>
              <w:right w:val="nil"/>
            </w:tcBorders>
            <w:shd w:val="clear" w:color="auto" w:fill="auto"/>
            <w:noWrap/>
            <w:vAlign w:val="bottom"/>
            <w:hideMark/>
          </w:tcPr>
          <w:p w14:paraId="1772580A"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18A8384C"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29</w:t>
            </w:r>
          </w:p>
        </w:tc>
        <w:tc>
          <w:tcPr>
            <w:tcW w:w="1513" w:type="dxa"/>
            <w:tcBorders>
              <w:top w:val="single" w:sz="4" w:space="0" w:color="auto"/>
              <w:left w:val="nil"/>
              <w:bottom w:val="nil"/>
              <w:right w:val="nil"/>
            </w:tcBorders>
            <w:shd w:val="clear" w:color="auto" w:fill="auto"/>
            <w:noWrap/>
            <w:vAlign w:val="bottom"/>
            <w:hideMark/>
          </w:tcPr>
          <w:p w14:paraId="08848C1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single" w:sz="4" w:space="0" w:color="auto"/>
              <w:left w:val="nil"/>
              <w:bottom w:val="nil"/>
              <w:right w:val="nil"/>
            </w:tcBorders>
            <w:shd w:val="clear" w:color="auto" w:fill="auto"/>
            <w:noWrap/>
            <w:vAlign w:val="bottom"/>
            <w:hideMark/>
          </w:tcPr>
          <w:p w14:paraId="5FFEDE9D"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2A75BE8E" w14:textId="77777777" w:rsidTr="00635D1A">
        <w:trPr>
          <w:trHeight w:val="294"/>
        </w:trPr>
        <w:tc>
          <w:tcPr>
            <w:tcW w:w="2200" w:type="dxa"/>
            <w:tcBorders>
              <w:top w:val="nil"/>
              <w:left w:val="nil"/>
              <w:bottom w:val="nil"/>
              <w:right w:val="nil"/>
            </w:tcBorders>
            <w:shd w:val="clear" w:color="auto" w:fill="auto"/>
            <w:noWrap/>
            <w:vAlign w:val="bottom"/>
            <w:hideMark/>
          </w:tcPr>
          <w:p w14:paraId="0B0BD581"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600A6D75"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0B16192B"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69D03D2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11</w:t>
            </w:r>
          </w:p>
        </w:tc>
        <w:tc>
          <w:tcPr>
            <w:tcW w:w="1513" w:type="dxa"/>
            <w:tcBorders>
              <w:top w:val="nil"/>
              <w:left w:val="nil"/>
              <w:bottom w:val="nil"/>
              <w:right w:val="nil"/>
            </w:tcBorders>
            <w:shd w:val="clear" w:color="auto" w:fill="auto"/>
            <w:noWrap/>
            <w:vAlign w:val="bottom"/>
            <w:hideMark/>
          </w:tcPr>
          <w:p w14:paraId="74C77D7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24249506"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497C7565" w14:textId="77777777" w:rsidTr="00635D1A">
        <w:trPr>
          <w:trHeight w:val="294"/>
        </w:trPr>
        <w:tc>
          <w:tcPr>
            <w:tcW w:w="2200" w:type="dxa"/>
            <w:tcBorders>
              <w:top w:val="nil"/>
              <w:left w:val="nil"/>
              <w:bottom w:val="nil"/>
              <w:right w:val="nil"/>
            </w:tcBorders>
            <w:shd w:val="clear" w:color="auto" w:fill="auto"/>
            <w:noWrap/>
            <w:vAlign w:val="bottom"/>
            <w:hideMark/>
          </w:tcPr>
          <w:p w14:paraId="021C09FB"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08B7A519"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08456B6E"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nil"/>
              <w:right w:val="nil"/>
            </w:tcBorders>
            <w:shd w:val="clear" w:color="auto" w:fill="auto"/>
            <w:noWrap/>
            <w:vAlign w:val="bottom"/>
            <w:hideMark/>
          </w:tcPr>
          <w:p w14:paraId="6A372009"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bottom w:val="nil"/>
              <w:right w:val="nil"/>
            </w:tcBorders>
            <w:shd w:val="clear" w:color="auto" w:fill="auto"/>
            <w:noWrap/>
            <w:vAlign w:val="bottom"/>
            <w:hideMark/>
          </w:tcPr>
          <w:p w14:paraId="5FD4D5F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0321F9E5"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25EF4980" w14:textId="77777777" w:rsidTr="00635D1A">
        <w:trPr>
          <w:trHeight w:val="294"/>
        </w:trPr>
        <w:tc>
          <w:tcPr>
            <w:tcW w:w="2200" w:type="dxa"/>
            <w:tcBorders>
              <w:top w:val="nil"/>
              <w:left w:val="nil"/>
              <w:bottom w:val="nil"/>
              <w:right w:val="nil"/>
            </w:tcBorders>
            <w:shd w:val="clear" w:color="auto" w:fill="auto"/>
            <w:noWrap/>
            <w:vAlign w:val="bottom"/>
            <w:hideMark/>
          </w:tcPr>
          <w:p w14:paraId="46B08E2B"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7E4AD65E"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H2</w:t>
            </w:r>
          </w:p>
        </w:tc>
        <w:tc>
          <w:tcPr>
            <w:tcW w:w="2398" w:type="dxa"/>
            <w:tcBorders>
              <w:top w:val="nil"/>
              <w:left w:val="nil"/>
              <w:bottom w:val="nil"/>
              <w:right w:val="nil"/>
            </w:tcBorders>
            <w:shd w:val="clear" w:color="auto" w:fill="auto"/>
            <w:noWrap/>
            <w:vAlign w:val="bottom"/>
            <w:hideMark/>
          </w:tcPr>
          <w:p w14:paraId="180ED0AF"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nil"/>
              <w:left w:val="nil"/>
              <w:bottom w:val="nil"/>
              <w:right w:val="nil"/>
            </w:tcBorders>
            <w:shd w:val="clear" w:color="auto" w:fill="auto"/>
            <w:noWrap/>
            <w:vAlign w:val="bottom"/>
            <w:hideMark/>
          </w:tcPr>
          <w:p w14:paraId="0B6878DC"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513" w:type="dxa"/>
            <w:tcBorders>
              <w:top w:val="nil"/>
              <w:left w:val="nil"/>
              <w:bottom w:val="nil"/>
              <w:right w:val="nil"/>
            </w:tcBorders>
            <w:shd w:val="clear" w:color="auto" w:fill="auto"/>
            <w:noWrap/>
            <w:vAlign w:val="bottom"/>
            <w:hideMark/>
          </w:tcPr>
          <w:p w14:paraId="41F134A3"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386" w:type="dxa"/>
            <w:tcBorders>
              <w:top w:val="nil"/>
              <w:left w:val="nil"/>
              <w:bottom w:val="nil"/>
              <w:right w:val="nil"/>
            </w:tcBorders>
            <w:shd w:val="clear" w:color="auto" w:fill="auto"/>
            <w:noWrap/>
            <w:vAlign w:val="bottom"/>
            <w:hideMark/>
          </w:tcPr>
          <w:p w14:paraId="5D7D2B34"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0.50</w:t>
            </w:r>
          </w:p>
        </w:tc>
      </w:tr>
      <w:tr w:rsidR="00F3010D" w:rsidRPr="00530C83" w14:paraId="30AE73FA" w14:textId="77777777" w:rsidTr="00635D1A">
        <w:trPr>
          <w:trHeight w:val="294"/>
        </w:trPr>
        <w:tc>
          <w:tcPr>
            <w:tcW w:w="2200" w:type="dxa"/>
            <w:tcBorders>
              <w:top w:val="nil"/>
              <w:left w:val="nil"/>
              <w:bottom w:val="nil"/>
              <w:right w:val="nil"/>
            </w:tcBorders>
            <w:shd w:val="clear" w:color="auto" w:fill="auto"/>
            <w:noWrap/>
            <w:vAlign w:val="bottom"/>
            <w:hideMark/>
          </w:tcPr>
          <w:p w14:paraId="67E384A5"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1E64A348"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15D8C5DE"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382B9EC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7C771CE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386" w:type="dxa"/>
            <w:tcBorders>
              <w:top w:val="nil"/>
              <w:left w:val="nil"/>
              <w:bottom w:val="nil"/>
              <w:right w:val="nil"/>
            </w:tcBorders>
            <w:shd w:val="clear" w:color="auto" w:fill="auto"/>
            <w:noWrap/>
            <w:vAlign w:val="bottom"/>
            <w:hideMark/>
          </w:tcPr>
          <w:p w14:paraId="009D6168"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0.00</w:t>
            </w:r>
          </w:p>
        </w:tc>
      </w:tr>
      <w:tr w:rsidR="00F3010D" w:rsidRPr="00530C83" w14:paraId="036C937F" w14:textId="77777777" w:rsidTr="00635D1A">
        <w:trPr>
          <w:trHeight w:val="294"/>
        </w:trPr>
        <w:tc>
          <w:tcPr>
            <w:tcW w:w="2200" w:type="dxa"/>
            <w:tcBorders>
              <w:top w:val="nil"/>
              <w:left w:val="nil"/>
              <w:bottom w:val="nil"/>
              <w:right w:val="nil"/>
            </w:tcBorders>
            <w:shd w:val="clear" w:color="auto" w:fill="auto"/>
            <w:noWrap/>
            <w:vAlign w:val="bottom"/>
            <w:hideMark/>
          </w:tcPr>
          <w:p w14:paraId="2FA40335"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421BCEE0"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3FDC3590"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nil"/>
              <w:right w:val="nil"/>
            </w:tcBorders>
            <w:shd w:val="clear" w:color="auto" w:fill="auto"/>
            <w:noWrap/>
            <w:vAlign w:val="bottom"/>
            <w:hideMark/>
          </w:tcPr>
          <w:p w14:paraId="7DFFB0B9"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513" w:type="dxa"/>
            <w:tcBorders>
              <w:top w:val="nil"/>
              <w:left w:val="nil"/>
              <w:bottom w:val="nil"/>
              <w:right w:val="nil"/>
            </w:tcBorders>
            <w:shd w:val="clear" w:color="auto" w:fill="auto"/>
            <w:noWrap/>
            <w:vAlign w:val="bottom"/>
            <w:hideMark/>
          </w:tcPr>
          <w:p w14:paraId="552B9A1F"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04C48D4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F3010D" w:rsidRPr="00530C83" w14:paraId="6D7F59C2" w14:textId="77777777" w:rsidTr="00635D1A">
        <w:trPr>
          <w:trHeight w:val="294"/>
        </w:trPr>
        <w:tc>
          <w:tcPr>
            <w:tcW w:w="2200" w:type="dxa"/>
            <w:tcBorders>
              <w:top w:val="nil"/>
              <w:left w:val="nil"/>
              <w:bottom w:val="nil"/>
              <w:right w:val="nil"/>
            </w:tcBorders>
            <w:shd w:val="clear" w:color="auto" w:fill="auto"/>
            <w:noWrap/>
            <w:vAlign w:val="bottom"/>
            <w:hideMark/>
          </w:tcPr>
          <w:p w14:paraId="7763132D" w14:textId="77777777" w:rsidR="00F3010D" w:rsidRPr="00530C83" w:rsidRDefault="00F3010D" w:rsidP="00635D1A">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2EE38D59"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H3</w:t>
            </w:r>
          </w:p>
        </w:tc>
        <w:tc>
          <w:tcPr>
            <w:tcW w:w="2398" w:type="dxa"/>
            <w:tcBorders>
              <w:top w:val="nil"/>
              <w:left w:val="nil"/>
              <w:bottom w:val="nil"/>
              <w:right w:val="nil"/>
            </w:tcBorders>
            <w:shd w:val="clear" w:color="auto" w:fill="auto"/>
            <w:noWrap/>
            <w:vAlign w:val="bottom"/>
            <w:hideMark/>
          </w:tcPr>
          <w:p w14:paraId="6AB26DAA"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nil"/>
              <w:left w:val="nil"/>
              <w:bottom w:val="nil"/>
              <w:right w:val="nil"/>
            </w:tcBorders>
            <w:shd w:val="clear" w:color="auto" w:fill="auto"/>
            <w:noWrap/>
            <w:vAlign w:val="bottom"/>
            <w:hideMark/>
          </w:tcPr>
          <w:p w14:paraId="5A2606E5"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7FE36DDB"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52FA75A0"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7FD21F8E" w14:textId="77777777" w:rsidTr="00635D1A">
        <w:trPr>
          <w:trHeight w:val="294"/>
        </w:trPr>
        <w:tc>
          <w:tcPr>
            <w:tcW w:w="2200" w:type="dxa"/>
            <w:tcBorders>
              <w:top w:val="nil"/>
              <w:left w:val="nil"/>
              <w:bottom w:val="nil"/>
              <w:right w:val="nil"/>
            </w:tcBorders>
            <w:shd w:val="clear" w:color="auto" w:fill="auto"/>
            <w:noWrap/>
            <w:vAlign w:val="bottom"/>
            <w:hideMark/>
          </w:tcPr>
          <w:p w14:paraId="49A35120" w14:textId="77777777" w:rsidR="00F3010D" w:rsidRPr="00530C83" w:rsidRDefault="00F3010D" w:rsidP="00635D1A">
            <w:pPr>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196C16F6" w14:textId="77777777" w:rsidR="00F3010D" w:rsidRPr="00530C83" w:rsidRDefault="00F3010D" w:rsidP="00635D1A">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62B9A924"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079AB8C0"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55AE5C17"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1D0FBCFE"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F3010D" w:rsidRPr="00530C83" w14:paraId="6F5981D6" w14:textId="77777777" w:rsidTr="00635D1A">
        <w:trPr>
          <w:trHeight w:val="294"/>
        </w:trPr>
        <w:tc>
          <w:tcPr>
            <w:tcW w:w="2200" w:type="dxa"/>
            <w:tcBorders>
              <w:top w:val="nil"/>
              <w:left w:val="nil"/>
              <w:bottom w:val="single" w:sz="4" w:space="0" w:color="auto"/>
              <w:right w:val="nil"/>
            </w:tcBorders>
            <w:shd w:val="clear" w:color="auto" w:fill="auto"/>
            <w:noWrap/>
            <w:vAlign w:val="bottom"/>
            <w:hideMark/>
          </w:tcPr>
          <w:p w14:paraId="3B118F22" w14:textId="77777777" w:rsidR="00F3010D" w:rsidRPr="00530C83" w:rsidRDefault="00F3010D" w:rsidP="00635D1A">
            <w:pPr>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2BACF1A1" w14:textId="77777777" w:rsidR="00F3010D" w:rsidRPr="00530C83" w:rsidRDefault="00F3010D" w:rsidP="00635D1A">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24BE8502" w14:textId="77777777" w:rsidR="00F3010D" w:rsidRPr="00530C83" w:rsidRDefault="00F3010D" w:rsidP="00635D1A">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3C015732"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single" w:sz="4" w:space="0" w:color="auto"/>
              <w:right w:val="nil"/>
            </w:tcBorders>
            <w:shd w:val="clear" w:color="auto" w:fill="auto"/>
            <w:noWrap/>
            <w:vAlign w:val="bottom"/>
            <w:hideMark/>
          </w:tcPr>
          <w:p w14:paraId="1A7AFF38"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7B9DC9F4" w14:textId="77777777" w:rsidR="00F3010D" w:rsidRPr="00530C83" w:rsidRDefault="00F3010D" w:rsidP="00635D1A">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249408A4" w14:textId="77777777" w:rsidTr="00F3010D">
        <w:trPr>
          <w:trHeight w:val="294"/>
        </w:trPr>
        <w:tc>
          <w:tcPr>
            <w:tcW w:w="2200" w:type="dxa"/>
            <w:tcBorders>
              <w:top w:val="single" w:sz="4" w:space="0" w:color="auto"/>
              <w:left w:val="nil"/>
              <w:bottom w:val="nil"/>
              <w:right w:val="nil"/>
            </w:tcBorders>
            <w:shd w:val="clear" w:color="auto" w:fill="auto"/>
            <w:noWrap/>
            <w:vAlign w:val="bottom"/>
            <w:hideMark/>
          </w:tcPr>
          <w:p w14:paraId="57D6D3AB" w14:textId="77777777" w:rsidR="008645EB" w:rsidRPr="00530C83" w:rsidRDefault="00F3010D" w:rsidP="008645EB">
            <w:pPr>
              <w:rPr>
                <w:rFonts w:ascii="Calibri" w:eastAsia="Times New Roman" w:hAnsi="Calibri"/>
                <w:color w:val="000000"/>
                <w:sz w:val="20"/>
                <w:szCs w:val="20"/>
              </w:rPr>
            </w:pPr>
            <w:r w:rsidRPr="00530C83">
              <w:rPr>
                <w:rFonts w:ascii="Calibri" w:eastAsia="Times New Roman" w:hAnsi="Calibri"/>
                <w:color w:val="000000"/>
                <w:sz w:val="20"/>
                <w:szCs w:val="20"/>
              </w:rPr>
              <w:t>Curved Section</w:t>
            </w:r>
          </w:p>
        </w:tc>
        <w:tc>
          <w:tcPr>
            <w:tcW w:w="1251" w:type="dxa"/>
            <w:tcBorders>
              <w:top w:val="single" w:sz="4" w:space="0" w:color="auto"/>
              <w:left w:val="nil"/>
              <w:bottom w:val="nil"/>
              <w:right w:val="nil"/>
            </w:tcBorders>
            <w:shd w:val="clear" w:color="auto" w:fill="auto"/>
            <w:noWrap/>
            <w:vAlign w:val="bottom"/>
            <w:hideMark/>
          </w:tcPr>
          <w:p w14:paraId="67833ABC"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H1</w:t>
            </w:r>
          </w:p>
        </w:tc>
        <w:tc>
          <w:tcPr>
            <w:tcW w:w="2398" w:type="dxa"/>
            <w:tcBorders>
              <w:top w:val="single" w:sz="4" w:space="0" w:color="auto"/>
              <w:left w:val="nil"/>
              <w:bottom w:val="nil"/>
              <w:right w:val="nil"/>
            </w:tcBorders>
            <w:shd w:val="clear" w:color="auto" w:fill="auto"/>
            <w:noWrap/>
            <w:vAlign w:val="bottom"/>
            <w:hideMark/>
          </w:tcPr>
          <w:p w14:paraId="3071228D"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7F475668"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29</w:t>
            </w:r>
          </w:p>
        </w:tc>
        <w:tc>
          <w:tcPr>
            <w:tcW w:w="1513" w:type="dxa"/>
            <w:tcBorders>
              <w:top w:val="single" w:sz="4" w:space="0" w:color="auto"/>
              <w:left w:val="nil"/>
              <w:bottom w:val="nil"/>
              <w:right w:val="nil"/>
            </w:tcBorders>
            <w:shd w:val="clear" w:color="auto" w:fill="auto"/>
            <w:noWrap/>
            <w:vAlign w:val="bottom"/>
            <w:hideMark/>
          </w:tcPr>
          <w:p w14:paraId="6ECAD627"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single" w:sz="4" w:space="0" w:color="auto"/>
              <w:left w:val="nil"/>
              <w:bottom w:val="nil"/>
              <w:right w:val="nil"/>
            </w:tcBorders>
            <w:shd w:val="clear" w:color="auto" w:fill="auto"/>
            <w:noWrap/>
            <w:vAlign w:val="bottom"/>
            <w:hideMark/>
          </w:tcPr>
          <w:p w14:paraId="76869877"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43305DCA" w14:textId="77777777" w:rsidTr="00F3010D">
        <w:trPr>
          <w:trHeight w:val="294"/>
        </w:trPr>
        <w:tc>
          <w:tcPr>
            <w:tcW w:w="2200" w:type="dxa"/>
            <w:tcBorders>
              <w:top w:val="nil"/>
              <w:left w:val="nil"/>
              <w:bottom w:val="nil"/>
              <w:right w:val="nil"/>
            </w:tcBorders>
            <w:shd w:val="clear" w:color="auto" w:fill="auto"/>
            <w:noWrap/>
            <w:vAlign w:val="bottom"/>
            <w:hideMark/>
          </w:tcPr>
          <w:p w14:paraId="5E1C3559"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7B3772E4"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193F93AF"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371167FB"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27</w:t>
            </w:r>
          </w:p>
        </w:tc>
        <w:tc>
          <w:tcPr>
            <w:tcW w:w="1513" w:type="dxa"/>
            <w:tcBorders>
              <w:top w:val="nil"/>
              <w:left w:val="nil"/>
              <w:bottom w:val="nil"/>
              <w:right w:val="nil"/>
            </w:tcBorders>
            <w:shd w:val="clear" w:color="auto" w:fill="auto"/>
            <w:noWrap/>
            <w:vAlign w:val="bottom"/>
            <w:hideMark/>
          </w:tcPr>
          <w:p w14:paraId="31CEE5FF"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695A2AFF"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539996CD" w14:textId="77777777" w:rsidTr="00F3010D">
        <w:trPr>
          <w:trHeight w:val="294"/>
        </w:trPr>
        <w:tc>
          <w:tcPr>
            <w:tcW w:w="2200" w:type="dxa"/>
            <w:tcBorders>
              <w:top w:val="nil"/>
              <w:left w:val="nil"/>
              <w:bottom w:val="nil"/>
              <w:right w:val="nil"/>
            </w:tcBorders>
            <w:shd w:val="clear" w:color="auto" w:fill="auto"/>
            <w:noWrap/>
            <w:vAlign w:val="bottom"/>
            <w:hideMark/>
          </w:tcPr>
          <w:p w14:paraId="318AF077"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3A37D627"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0B1F769B"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nil"/>
              <w:right w:val="nil"/>
            </w:tcBorders>
            <w:shd w:val="clear" w:color="auto" w:fill="auto"/>
            <w:noWrap/>
            <w:vAlign w:val="bottom"/>
            <w:hideMark/>
          </w:tcPr>
          <w:p w14:paraId="5115C304"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bottom w:val="nil"/>
              <w:right w:val="nil"/>
            </w:tcBorders>
            <w:shd w:val="clear" w:color="auto" w:fill="auto"/>
            <w:noWrap/>
            <w:vAlign w:val="bottom"/>
            <w:hideMark/>
          </w:tcPr>
          <w:p w14:paraId="4AE75ED2"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292D8D7C"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12E41491" w14:textId="77777777" w:rsidTr="00F3010D">
        <w:trPr>
          <w:trHeight w:val="294"/>
        </w:trPr>
        <w:tc>
          <w:tcPr>
            <w:tcW w:w="2200" w:type="dxa"/>
            <w:tcBorders>
              <w:top w:val="nil"/>
              <w:left w:val="nil"/>
              <w:bottom w:val="nil"/>
              <w:right w:val="nil"/>
            </w:tcBorders>
            <w:shd w:val="clear" w:color="auto" w:fill="auto"/>
            <w:noWrap/>
            <w:vAlign w:val="bottom"/>
            <w:hideMark/>
          </w:tcPr>
          <w:p w14:paraId="463B1E9F"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6512A608"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H2</w:t>
            </w:r>
          </w:p>
        </w:tc>
        <w:tc>
          <w:tcPr>
            <w:tcW w:w="2398" w:type="dxa"/>
            <w:tcBorders>
              <w:top w:val="nil"/>
              <w:left w:val="nil"/>
              <w:bottom w:val="nil"/>
              <w:right w:val="nil"/>
            </w:tcBorders>
            <w:shd w:val="clear" w:color="auto" w:fill="auto"/>
            <w:noWrap/>
            <w:vAlign w:val="bottom"/>
            <w:hideMark/>
          </w:tcPr>
          <w:p w14:paraId="17786CCE"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nil"/>
              <w:left w:val="nil"/>
              <w:bottom w:val="nil"/>
              <w:right w:val="nil"/>
            </w:tcBorders>
            <w:shd w:val="clear" w:color="auto" w:fill="auto"/>
            <w:noWrap/>
            <w:vAlign w:val="bottom"/>
            <w:hideMark/>
          </w:tcPr>
          <w:p w14:paraId="01F2E3E5"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w:t>
            </w:r>
          </w:p>
        </w:tc>
        <w:tc>
          <w:tcPr>
            <w:tcW w:w="1513" w:type="dxa"/>
            <w:tcBorders>
              <w:top w:val="nil"/>
              <w:left w:val="nil"/>
              <w:bottom w:val="nil"/>
              <w:right w:val="nil"/>
            </w:tcBorders>
            <w:shd w:val="clear" w:color="auto" w:fill="auto"/>
            <w:noWrap/>
            <w:vAlign w:val="bottom"/>
            <w:hideMark/>
          </w:tcPr>
          <w:p w14:paraId="5E1D7F7D"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5</w:t>
            </w:r>
          </w:p>
        </w:tc>
        <w:tc>
          <w:tcPr>
            <w:tcW w:w="1386" w:type="dxa"/>
            <w:tcBorders>
              <w:top w:val="nil"/>
              <w:left w:val="nil"/>
              <w:bottom w:val="nil"/>
              <w:right w:val="nil"/>
            </w:tcBorders>
            <w:shd w:val="clear" w:color="auto" w:fill="auto"/>
            <w:noWrap/>
            <w:vAlign w:val="bottom"/>
            <w:hideMark/>
          </w:tcPr>
          <w:p w14:paraId="2CB0BA33"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0.67</w:t>
            </w:r>
          </w:p>
        </w:tc>
      </w:tr>
      <w:tr w:rsidR="008645EB" w:rsidRPr="00530C83" w14:paraId="5E66C4B3" w14:textId="77777777" w:rsidTr="00F3010D">
        <w:trPr>
          <w:trHeight w:val="294"/>
        </w:trPr>
        <w:tc>
          <w:tcPr>
            <w:tcW w:w="2200" w:type="dxa"/>
            <w:tcBorders>
              <w:top w:val="nil"/>
              <w:left w:val="nil"/>
              <w:bottom w:val="nil"/>
              <w:right w:val="nil"/>
            </w:tcBorders>
            <w:shd w:val="clear" w:color="auto" w:fill="auto"/>
            <w:noWrap/>
            <w:vAlign w:val="bottom"/>
            <w:hideMark/>
          </w:tcPr>
          <w:p w14:paraId="52F5B094"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3683F68E"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7F9688CA"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4D0A9A1A"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bottom w:val="nil"/>
              <w:right w:val="nil"/>
            </w:tcBorders>
            <w:shd w:val="clear" w:color="auto" w:fill="auto"/>
            <w:noWrap/>
            <w:vAlign w:val="bottom"/>
            <w:hideMark/>
          </w:tcPr>
          <w:p w14:paraId="2AC6C6D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26C7E9F3"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378F4650" w14:textId="77777777" w:rsidTr="00F3010D">
        <w:trPr>
          <w:trHeight w:val="294"/>
        </w:trPr>
        <w:tc>
          <w:tcPr>
            <w:tcW w:w="2200" w:type="dxa"/>
            <w:tcBorders>
              <w:top w:val="nil"/>
              <w:left w:val="nil"/>
              <w:bottom w:val="nil"/>
              <w:right w:val="nil"/>
            </w:tcBorders>
            <w:shd w:val="clear" w:color="auto" w:fill="auto"/>
            <w:noWrap/>
            <w:vAlign w:val="bottom"/>
            <w:hideMark/>
          </w:tcPr>
          <w:p w14:paraId="2794F46D"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1871B492"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5D28F6A4"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nil"/>
              <w:right w:val="nil"/>
            </w:tcBorders>
            <w:shd w:val="clear" w:color="auto" w:fill="auto"/>
            <w:noWrap/>
            <w:vAlign w:val="bottom"/>
            <w:hideMark/>
          </w:tcPr>
          <w:p w14:paraId="078AD4DD"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nil"/>
              <w:left w:val="nil"/>
              <w:bottom w:val="nil"/>
              <w:right w:val="nil"/>
            </w:tcBorders>
            <w:shd w:val="clear" w:color="auto" w:fill="auto"/>
            <w:noWrap/>
            <w:vAlign w:val="bottom"/>
            <w:hideMark/>
          </w:tcPr>
          <w:p w14:paraId="7414C93F"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5C79611C"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0E84C66C" w14:textId="77777777" w:rsidTr="00F3010D">
        <w:trPr>
          <w:trHeight w:val="294"/>
        </w:trPr>
        <w:tc>
          <w:tcPr>
            <w:tcW w:w="2200" w:type="dxa"/>
            <w:tcBorders>
              <w:top w:val="nil"/>
              <w:left w:val="nil"/>
              <w:bottom w:val="nil"/>
              <w:right w:val="nil"/>
            </w:tcBorders>
            <w:shd w:val="clear" w:color="auto" w:fill="auto"/>
            <w:noWrap/>
            <w:vAlign w:val="bottom"/>
            <w:hideMark/>
          </w:tcPr>
          <w:p w14:paraId="0E894E6C"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4492332A"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H3</w:t>
            </w:r>
          </w:p>
        </w:tc>
        <w:tc>
          <w:tcPr>
            <w:tcW w:w="2398" w:type="dxa"/>
            <w:tcBorders>
              <w:top w:val="nil"/>
              <w:left w:val="nil"/>
              <w:bottom w:val="nil"/>
              <w:right w:val="nil"/>
            </w:tcBorders>
            <w:shd w:val="clear" w:color="auto" w:fill="auto"/>
            <w:noWrap/>
            <w:vAlign w:val="bottom"/>
            <w:hideMark/>
          </w:tcPr>
          <w:p w14:paraId="37C1B95C"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nil"/>
              <w:left w:val="nil"/>
              <w:bottom w:val="nil"/>
              <w:right w:val="nil"/>
            </w:tcBorders>
            <w:shd w:val="clear" w:color="auto" w:fill="auto"/>
            <w:noWrap/>
            <w:vAlign w:val="bottom"/>
            <w:hideMark/>
          </w:tcPr>
          <w:p w14:paraId="1DF0D5D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3B495827"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07C793FB"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2810771F" w14:textId="77777777" w:rsidTr="00F3010D">
        <w:trPr>
          <w:trHeight w:val="294"/>
        </w:trPr>
        <w:tc>
          <w:tcPr>
            <w:tcW w:w="2200" w:type="dxa"/>
            <w:tcBorders>
              <w:top w:val="nil"/>
              <w:left w:val="nil"/>
              <w:bottom w:val="nil"/>
              <w:right w:val="nil"/>
            </w:tcBorders>
            <w:shd w:val="clear" w:color="auto" w:fill="auto"/>
            <w:noWrap/>
            <w:vAlign w:val="bottom"/>
            <w:hideMark/>
          </w:tcPr>
          <w:p w14:paraId="16BCE698"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67E70206"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244591D9"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1BF8FA5D"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39A99508"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39C7262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4540A85F" w14:textId="77777777" w:rsidTr="00F3010D">
        <w:trPr>
          <w:trHeight w:val="294"/>
        </w:trPr>
        <w:tc>
          <w:tcPr>
            <w:tcW w:w="2200" w:type="dxa"/>
            <w:tcBorders>
              <w:top w:val="nil"/>
              <w:left w:val="nil"/>
              <w:bottom w:val="single" w:sz="4" w:space="0" w:color="auto"/>
              <w:right w:val="nil"/>
            </w:tcBorders>
            <w:shd w:val="clear" w:color="auto" w:fill="auto"/>
            <w:noWrap/>
            <w:vAlign w:val="bottom"/>
            <w:hideMark/>
          </w:tcPr>
          <w:p w14:paraId="1AB6B3E2"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bottom w:val="single" w:sz="4" w:space="0" w:color="auto"/>
              <w:right w:val="nil"/>
            </w:tcBorders>
            <w:shd w:val="clear" w:color="auto" w:fill="auto"/>
            <w:noWrap/>
            <w:vAlign w:val="bottom"/>
            <w:hideMark/>
          </w:tcPr>
          <w:p w14:paraId="6E1FB3D9" w14:textId="77777777" w:rsidR="008645EB" w:rsidRPr="00530C83" w:rsidRDefault="008645EB" w:rsidP="008645EB">
            <w:pPr>
              <w:rPr>
                <w:rFonts w:eastAsia="Times New Roman"/>
                <w:sz w:val="20"/>
                <w:szCs w:val="20"/>
              </w:rPr>
            </w:pPr>
          </w:p>
        </w:tc>
        <w:tc>
          <w:tcPr>
            <w:tcW w:w="2398" w:type="dxa"/>
            <w:tcBorders>
              <w:top w:val="nil"/>
              <w:left w:val="nil"/>
              <w:bottom w:val="single" w:sz="4" w:space="0" w:color="auto"/>
              <w:right w:val="nil"/>
            </w:tcBorders>
            <w:shd w:val="clear" w:color="auto" w:fill="auto"/>
            <w:noWrap/>
            <w:vAlign w:val="bottom"/>
            <w:hideMark/>
          </w:tcPr>
          <w:p w14:paraId="5143885D"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single" w:sz="4" w:space="0" w:color="auto"/>
              <w:right w:val="nil"/>
            </w:tcBorders>
            <w:shd w:val="clear" w:color="auto" w:fill="auto"/>
            <w:noWrap/>
            <w:vAlign w:val="bottom"/>
            <w:hideMark/>
          </w:tcPr>
          <w:p w14:paraId="26D32D6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single" w:sz="4" w:space="0" w:color="auto"/>
              <w:right w:val="nil"/>
            </w:tcBorders>
            <w:shd w:val="clear" w:color="auto" w:fill="auto"/>
            <w:noWrap/>
            <w:vAlign w:val="bottom"/>
            <w:hideMark/>
          </w:tcPr>
          <w:p w14:paraId="0E82A00B"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single" w:sz="4" w:space="0" w:color="auto"/>
              <w:right w:val="nil"/>
            </w:tcBorders>
            <w:shd w:val="clear" w:color="auto" w:fill="auto"/>
            <w:noWrap/>
            <w:vAlign w:val="bottom"/>
            <w:hideMark/>
          </w:tcPr>
          <w:p w14:paraId="4442799F"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086E5D53" w14:textId="77777777" w:rsidTr="00F3010D">
        <w:trPr>
          <w:trHeight w:val="294"/>
        </w:trPr>
        <w:tc>
          <w:tcPr>
            <w:tcW w:w="2200" w:type="dxa"/>
            <w:tcBorders>
              <w:top w:val="single" w:sz="4" w:space="0" w:color="auto"/>
              <w:left w:val="nil"/>
              <w:bottom w:val="nil"/>
              <w:right w:val="nil"/>
            </w:tcBorders>
            <w:shd w:val="clear" w:color="auto" w:fill="auto"/>
            <w:noWrap/>
            <w:vAlign w:val="bottom"/>
            <w:hideMark/>
          </w:tcPr>
          <w:p w14:paraId="5C8815A8" w14:textId="77777777" w:rsidR="008645EB" w:rsidRPr="00530C83" w:rsidRDefault="00F3010D" w:rsidP="008645EB">
            <w:pPr>
              <w:rPr>
                <w:rFonts w:ascii="Calibri" w:eastAsia="Times New Roman" w:hAnsi="Calibri"/>
                <w:color w:val="000000"/>
                <w:sz w:val="20"/>
                <w:szCs w:val="20"/>
              </w:rPr>
            </w:pPr>
            <w:r w:rsidRPr="00530C83">
              <w:rPr>
                <w:rFonts w:ascii="Calibri" w:eastAsia="Times New Roman" w:hAnsi="Calibri"/>
                <w:color w:val="000000"/>
                <w:sz w:val="20"/>
                <w:szCs w:val="20"/>
              </w:rPr>
              <w:t>Straight Z</w:t>
            </w:r>
            <w:r w:rsidR="008645EB" w:rsidRPr="00530C83">
              <w:rPr>
                <w:rFonts w:ascii="Calibri" w:eastAsia="Times New Roman" w:hAnsi="Calibri"/>
                <w:color w:val="000000"/>
                <w:sz w:val="20"/>
                <w:szCs w:val="20"/>
              </w:rPr>
              <w:t>one</w:t>
            </w:r>
          </w:p>
        </w:tc>
        <w:tc>
          <w:tcPr>
            <w:tcW w:w="1251" w:type="dxa"/>
            <w:tcBorders>
              <w:top w:val="single" w:sz="4" w:space="0" w:color="auto"/>
              <w:left w:val="nil"/>
              <w:bottom w:val="nil"/>
              <w:right w:val="nil"/>
            </w:tcBorders>
            <w:shd w:val="clear" w:color="auto" w:fill="auto"/>
            <w:noWrap/>
            <w:vAlign w:val="bottom"/>
            <w:hideMark/>
          </w:tcPr>
          <w:p w14:paraId="6BB3C35E"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H1</w:t>
            </w:r>
          </w:p>
        </w:tc>
        <w:tc>
          <w:tcPr>
            <w:tcW w:w="2398" w:type="dxa"/>
            <w:tcBorders>
              <w:top w:val="single" w:sz="4" w:space="0" w:color="auto"/>
              <w:left w:val="nil"/>
              <w:bottom w:val="nil"/>
              <w:right w:val="nil"/>
            </w:tcBorders>
            <w:shd w:val="clear" w:color="auto" w:fill="auto"/>
            <w:noWrap/>
            <w:vAlign w:val="bottom"/>
            <w:hideMark/>
          </w:tcPr>
          <w:p w14:paraId="6A5AD838"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single" w:sz="4" w:space="0" w:color="auto"/>
              <w:left w:val="nil"/>
              <w:bottom w:val="nil"/>
              <w:right w:val="nil"/>
            </w:tcBorders>
            <w:shd w:val="clear" w:color="auto" w:fill="auto"/>
            <w:noWrap/>
            <w:vAlign w:val="bottom"/>
            <w:hideMark/>
          </w:tcPr>
          <w:p w14:paraId="3A25CBEA"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3</w:t>
            </w:r>
          </w:p>
        </w:tc>
        <w:tc>
          <w:tcPr>
            <w:tcW w:w="1513" w:type="dxa"/>
            <w:tcBorders>
              <w:top w:val="single" w:sz="4" w:space="0" w:color="auto"/>
              <w:left w:val="nil"/>
              <w:bottom w:val="nil"/>
              <w:right w:val="nil"/>
            </w:tcBorders>
            <w:shd w:val="clear" w:color="auto" w:fill="auto"/>
            <w:noWrap/>
            <w:vAlign w:val="bottom"/>
            <w:hideMark/>
          </w:tcPr>
          <w:p w14:paraId="570C953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w:t>
            </w:r>
          </w:p>
        </w:tc>
        <w:tc>
          <w:tcPr>
            <w:tcW w:w="1386" w:type="dxa"/>
            <w:tcBorders>
              <w:top w:val="single" w:sz="4" w:space="0" w:color="auto"/>
              <w:left w:val="nil"/>
              <w:bottom w:val="nil"/>
              <w:right w:val="nil"/>
            </w:tcBorders>
            <w:shd w:val="clear" w:color="auto" w:fill="auto"/>
            <w:noWrap/>
            <w:vAlign w:val="bottom"/>
            <w:hideMark/>
          </w:tcPr>
          <w:p w14:paraId="18C63F12"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0.75</w:t>
            </w:r>
          </w:p>
        </w:tc>
      </w:tr>
      <w:tr w:rsidR="008645EB" w:rsidRPr="00530C83" w14:paraId="2F1C74E5" w14:textId="77777777" w:rsidTr="00F3010D">
        <w:trPr>
          <w:trHeight w:val="294"/>
        </w:trPr>
        <w:tc>
          <w:tcPr>
            <w:tcW w:w="2200" w:type="dxa"/>
            <w:tcBorders>
              <w:top w:val="nil"/>
              <w:left w:val="nil"/>
              <w:bottom w:val="nil"/>
              <w:right w:val="nil"/>
            </w:tcBorders>
            <w:shd w:val="clear" w:color="auto" w:fill="auto"/>
            <w:noWrap/>
            <w:vAlign w:val="bottom"/>
            <w:hideMark/>
          </w:tcPr>
          <w:p w14:paraId="0CFEED15"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2AD9ED63"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0574AFA2"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688283F6"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31</w:t>
            </w:r>
          </w:p>
        </w:tc>
        <w:tc>
          <w:tcPr>
            <w:tcW w:w="1513" w:type="dxa"/>
            <w:tcBorders>
              <w:top w:val="nil"/>
              <w:left w:val="nil"/>
              <w:bottom w:val="nil"/>
              <w:right w:val="nil"/>
            </w:tcBorders>
            <w:shd w:val="clear" w:color="auto" w:fill="auto"/>
            <w:noWrap/>
            <w:vAlign w:val="bottom"/>
            <w:hideMark/>
          </w:tcPr>
          <w:p w14:paraId="720D515A"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03F6D380"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1.00</w:t>
            </w:r>
          </w:p>
        </w:tc>
      </w:tr>
      <w:tr w:rsidR="008645EB" w:rsidRPr="00530C83" w14:paraId="7EC45FE3" w14:textId="77777777" w:rsidTr="00F3010D">
        <w:trPr>
          <w:trHeight w:val="294"/>
        </w:trPr>
        <w:tc>
          <w:tcPr>
            <w:tcW w:w="2200" w:type="dxa"/>
            <w:tcBorders>
              <w:top w:val="nil"/>
              <w:left w:val="nil"/>
              <w:bottom w:val="nil"/>
              <w:right w:val="nil"/>
            </w:tcBorders>
            <w:shd w:val="clear" w:color="auto" w:fill="auto"/>
            <w:noWrap/>
            <w:vAlign w:val="bottom"/>
            <w:hideMark/>
          </w:tcPr>
          <w:p w14:paraId="71BD5326" w14:textId="77777777" w:rsidR="008645EB" w:rsidRPr="00530C83" w:rsidRDefault="008645EB" w:rsidP="008645EB">
            <w:pPr>
              <w:jc w:val="right"/>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072BD078"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36E94238"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nil"/>
              <w:right w:val="nil"/>
            </w:tcBorders>
            <w:shd w:val="clear" w:color="auto" w:fill="auto"/>
            <w:noWrap/>
            <w:vAlign w:val="bottom"/>
            <w:hideMark/>
          </w:tcPr>
          <w:p w14:paraId="2D9E21C8"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2682BB6B"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005CAF79"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3A7E2C51" w14:textId="77777777" w:rsidTr="00F3010D">
        <w:trPr>
          <w:trHeight w:val="294"/>
        </w:trPr>
        <w:tc>
          <w:tcPr>
            <w:tcW w:w="2200" w:type="dxa"/>
            <w:tcBorders>
              <w:top w:val="nil"/>
              <w:left w:val="nil"/>
              <w:bottom w:val="nil"/>
              <w:right w:val="nil"/>
            </w:tcBorders>
            <w:shd w:val="clear" w:color="auto" w:fill="auto"/>
            <w:noWrap/>
            <w:vAlign w:val="bottom"/>
            <w:hideMark/>
          </w:tcPr>
          <w:p w14:paraId="4E9F8ABD" w14:textId="13E4A8E2" w:rsidR="008645EB" w:rsidRPr="00530C83" w:rsidRDefault="0050130E" w:rsidP="008645EB">
            <w:pPr>
              <w:rPr>
                <w:rFonts w:ascii="Calibri" w:eastAsia="Times New Roman" w:hAnsi="Calibri"/>
                <w:color w:val="000000"/>
                <w:sz w:val="20"/>
                <w:szCs w:val="20"/>
              </w:rPr>
            </w:pPr>
            <w:del w:id="214" w:author="USDOT_User" w:date="2017-04-06T08:48:00Z">
              <w:r w:rsidRPr="00530C83" w:rsidDel="00796C22">
                <w:rPr>
                  <w:rFonts w:ascii="Calibri" w:eastAsia="Times New Roman" w:hAnsi="Calibri"/>
                  <w:color w:val="000000"/>
                  <w:sz w:val="20"/>
                  <w:szCs w:val="20"/>
                </w:rPr>
                <w:delText>Straight Zone</w:delText>
              </w:r>
            </w:del>
          </w:p>
        </w:tc>
        <w:tc>
          <w:tcPr>
            <w:tcW w:w="1251" w:type="dxa"/>
            <w:tcBorders>
              <w:top w:val="nil"/>
              <w:left w:val="nil"/>
              <w:bottom w:val="nil"/>
              <w:right w:val="nil"/>
            </w:tcBorders>
            <w:shd w:val="clear" w:color="auto" w:fill="auto"/>
            <w:noWrap/>
            <w:vAlign w:val="bottom"/>
            <w:hideMark/>
          </w:tcPr>
          <w:p w14:paraId="599A65E0"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H2</w:t>
            </w:r>
          </w:p>
        </w:tc>
        <w:tc>
          <w:tcPr>
            <w:tcW w:w="2398" w:type="dxa"/>
            <w:tcBorders>
              <w:top w:val="nil"/>
              <w:left w:val="nil"/>
              <w:bottom w:val="nil"/>
              <w:right w:val="nil"/>
            </w:tcBorders>
            <w:shd w:val="clear" w:color="auto" w:fill="auto"/>
            <w:noWrap/>
            <w:vAlign w:val="bottom"/>
            <w:hideMark/>
          </w:tcPr>
          <w:p w14:paraId="13432DD3"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nil"/>
              <w:left w:val="nil"/>
              <w:bottom w:val="nil"/>
              <w:right w:val="nil"/>
            </w:tcBorders>
            <w:shd w:val="clear" w:color="auto" w:fill="auto"/>
            <w:noWrap/>
            <w:vAlign w:val="bottom"/>
            <w:hideMark/>
          </w:tcPr>
          <w:p w14:paraId="1341BD44"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5C06835D"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00EA6054"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0C895896" w14:textId="77777777" w:rsidTr="00F3010D">
        <w:trPr>
          <w:trHeight w:val="294"/>
        </w:trPr>
        <w:tc>
          <w:tcPr>
            <w:tcW w:w="2200" w:type="dxa"/>
            <w:tcBorders>
              <w:top w:val="nil"/>
              <w:left w:val="nil"/>
              <w:bottom w:val="nil"/>
              <w:right w:val="nil"/>
            </w:tcBorders>
            <w:shd w:val="clear" w:color="auto" w:fill="auto"/>
            <w:noWrap/>
            <w:vAlign w:val="bottom"/>
            <w:hideMark/>
          </w:tcPr>
          <w:p w14:paraId="1576E2F1"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0CECE962"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77C2000F"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bottom w:val="nil"/>
              <w:right w:val="nil"/>
            </w:tcBorders>
            <w:shd w:val="clear" w:color="auto" w:fill="auto"/>
            <w:noWrap/>
            <w:vAlign w:val="bottom"/>
            <w:hideMark/>
          </w:tcPr>
          <w:p w14:paraId="688926C6"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70A16659"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7AE05E2A"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0EFA63C6" w14:textId="77777777" w:rsidTr="00F3010D">
        <w:trPr>
          <w:trHeight w:val="294"/>
        </w:trPr>
        <w:tc>
          <w:tcPr>
            <w:tcW w:w="2200" w:type="dxa"/>
            <w:tcBorders>
              <w:top w:val="nil"/>
              <w:left w:val="nil"/>
              <w:bottom w:val="nil"/>
              <w:right w:val="nil"/>
            </w:tcBorders>
            <w:shd w:val="clear" w:color="auto" w:fill="auto"/>
            <w:noWrap/>
            <w:vAlign w:val="bottom"/>
            <w:hideMark/>
          </w:tcPr>
          <w:p w14:paraId="0C18388E"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183E4CB2" w14:textId="77777777" w:rsidR="008645EB" w:rsidRPr="00530C83" w:rsidRDefault="008645EB" w:rsidP="008645EB">
            <w:pPr>
              <w:rPr>
                <w:rFonts w:eastAsia="Times New Roman"/>
                <w:sz w:val="20"/>
                <w:szCs w:val="20"/>
              </w:rPr>
            </w:pPr>
          </w:p>
        </w:tc>
        <w:tc>
          <w:tcPr>
            <w:tcW w:w="2398" w:type="dxa"/>
            <w:tcBorders>
              <w:top w:val="nil"/>
              <w:left w:val="nil"/>
              <w:bottom w:val="nil"/>
              <w:right w:val="nil"/>
            </w:tcBorders>
            <w:shd w:val="clear" w:color="auto" w:fill="auto"/>
            <w:noWrap/>
            <w:vAlign w:val="bottom"/>
            <w:hideMark/>
          </w:tcPr>
          <w:p w14:paraId="2911097B"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nil"/>
              <w:right w:val="nil"/>
            </w:tcBorders>
            <w:shd w:val="clear" w:color="auto" w:fill="auto"/>
            <w:noWrap/>
            <w:vAlign w:val="bottom"/>
            <w:hideMark/>
          </w:tcPr>
          <w:p w14:paraId="0DA56BBC"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1E22B9AE"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353A0C66"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4B4124EB" w14:textId="77777777" w:rsidTr="00F3010D">
        <w:trPr>
          <w:trHeight w:val="294"/>
        </w:trPr>
        <w:tc>
          <w:tcPr>
            <w:tcW w:w="2200" w:type="dxa"/>
            <w:tcBorders>
              <w:top w:val="nil"/>
              <w:left w:val="nil"/>
              <w:bottom w:val="nil"/>
              <w:right w:val="nil"/>
            </w:tcBorders>
            <w:shd w:val="clear" w:color="auto" w:fill="auto"/>
            <w:noWrap/>
            <w:vAlign w:val="bottom"/>
            <w:hideMark/>
          </w:tcPr>
          <w:p w14:paraId="36D257AE"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bottom w:val="nil"/>
              <w:right w:val="nil"/>
            </w:tcBorders>
            <w:shd w:val="clear" w:color="auto" w:fill="auto"/>
            <w:noWrap/>
            <w:vAlign w:val="bottom"/>
            <w:hideMark/>
          </w:tcPr>
          <w:p w14:paraId="3E7A8341"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H3</w:t>
            </w:r>
          </w:p>
        </w:tc>
        <w:tc>
          <w:tcPr>
            <w:tcW w:w="2398" w:type="dxa"/>
            <w:tcBorders>
              <w:top w:val="nil"/>
              <w:left w:val="nil"/>
              <w:bottom w:val="nil"/>
              <w:right w:val="nil"/>
            </w:tcBorders>
            <w:shd w:val="clear" w:color="auto" w:fill="auto"/>
            <w:noWrap/>
            <w:vAlign w:val="bottom"/>
            <w:hideMark/>
          </w:tcPr>
          <w:p w14:paraId="7D0A34AB"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Mean Speed</w:t>
            </w:r>
          </w:p>
        </w:tc>
        <w:tc>
          <w:tcPr>
            <w:tcW w:w="1159" w:type="dxa"/>
            <w:tcBorders>
              <w:top w:val="nil"/>
              <w:left w:val="nil"/>
              <w:bottom w:val="nil"/>
              <w:right w:val="nil"/>
            </w:tcBorders>
            <w:shd w:val="clear" w:color="auto" w:fill="auto"/>
            <w:noWrap/>
            <w:vAlign w:val="bottom"/>
            <w:hideMark/>
          </w:tcPr>
          <w:p w14:paraId="0B937F15"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nil"/>
              <w:right w:val="nil"/>
            </w:tcBorders>
            <w:shd w:val="clear" w:color="auto" w:fill="auto"/>
            <w:noWrap/>
            <w:vAlign w:val="bottom"/>
            <w:hideMark/>
          </w:tcPr>
          <w:p w14:paraId="347EFEF4"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nil"/>
              <w:right w:val="nil"/>
            </w:tcBorders>
            <w:shd w:val="clear" w:color="auto" w:fill="auto"/>
            <w:noWrap/>
            <w:vAlign w:val="bottom"/>
            <w:hideMark/>
          </w:tcPr>
          <w:p w14:paraId="0707A492"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74D8CFEC" w14:textId="77777777" w:rsidTr="00F3010D">
        <w:trPr>
          <w:trHeight w:val="294"/>
        </w:trPr>
        <w:tc>
          <w:tcPr>
            <w:tcW w:w="2200" w:type="dxa"/>
            <w:tcBorders>
              <w:top w:val="nil"/>
              <w:left w:val="nil"/>
              <w:right w:val="nil"/>
            </w:tcBorders>
            <w:shd w:val="clear" w:color="auto" w:fill="auto"/>
            <w:noWrap/>
            <w:vAlign w:val="bottom"/>
            <w:hideMark/>
          </w:tcPr>
          <w:p w14:paraId="1D3227D6"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right w:val="nil"/>
            </w:tcBorders>
            <w:shd w:val="clear" w:color="auto" w:fill="auto"/>
            <w:noWrap/>
            <w:vAlign w:val="bottom"/>
            <w:hideMark/>
          </w:tcPr>
          <w:p w14:paraId="282EF5C4" w14:textId="77777777" w:rsidR="008645EB" w:rsidRPr="00530C83" w:rsidRDefault="008645EB" w:rsidP="008645EB">
            <w:pPr>
              <w:rPr>
                <w:rFonts w:eastAsia="Times New Roman"/>
                <w:sz w:val="20"/>
                <w:szCs w:val="20"/>
              </w:rPr>
            </w:pPr>
          </w:p>
        </w:tc>
        <w:tc>
          <w:tcPr>
            <w:tcW w:w="2398" w:type="dxa"/>
            <w:tcBorders>
              <w:top w:val="nil"/>
              <w:left w:val="nil"/>
              <w:right w:val="nil"/>
            </w:tcBorders>
            <w:shd w:val="clear" w:color="auto" w:fill="auto"/>
            <w:noWrap/>
            <w:vAlign w:val="bottom"/>
            <w:hideMark/>
          </w:tcPr>
          <w:p w14:paraId="2C971C72"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85th Percentile</w:t>
            </w:r>
          </w:p>
        </w:tc>
        <w:tc>
          <w:tcPr>
            <w:tcW w:w="1159" w:type="dxa"/>
            <w:tcBorders>
              <w:top w:val="nil"/>
              <w:left w:val="nil"/>
              <w:right w:val="nil"/>
            </w:tcBorders>
            <w:shd w:val="clear" w:color="auto" w:fill="auto"/>
            <w:noWrap/>
            <w:vAlign w:val="bottom"/>
            <w:hideMark/>
          </w:tcPr>
          <w:p w14:paraId="3C2B1CC1"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right w:val="nil"/>
            </w:tcBorders>
            <w:shd w:val="clear" w:color="auto" w:fill="auto"/>
            <w:noWrap/>
            <w:vAlign w:val="bottom"/>
            <w:hideMark/>
          </w:tcPr>
          <w:p w14:paraId="5CFADBB2"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right w:val="nil"/>
            </w:tcBorders>
            <w:shd w:val="clear" w:color="auto" w:fill="auto"/>
            <w:noWrap/>
            <w:vAlign w:val="bottom"/>
            <w:hideMark/>
          </w:tcPr>
          <w:p w14:paraId="1ECB35B9"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r w:rsidR="008645EB" w:rsidRPr="00530C83" w14:paraId="73316286" w14:textId="77777777" w:rsidTr="00F3010D">
        <w:trPr>
          <w:trHeight w:val="294"/>
        </w:trPr>
        <w:tc>
          <w:tcPr>
            <w:tcW w:w="2200" w:type="dxa"/>
            <w:tcBorders>
              <w:top w:val="nil"/>
              <w:left w:val="nil"/>
              <w:bottom w:val="double" w:sz="4" w:space="0" w:color="auto"/>
              <w:right w:val="nil"/>
            </w:tcBorders>
            <w:shd w:val="clear" w:color="auto" w:fill="auto"/>
            <w:noWrap/>
            <w:vAlign w:val="bottom"/>
            <w:hideMark/>
          </w:tcPr>
          <w:p w14:paraId="3CAD8925" w14:textId="77777777" w:rsidR="008645EB" w:rsidRPr="00530C83" w:rsidRDefault="008645EB" w:rsidP="008645EB">
            <w:pPr>
              <w:rPr>
                <w:rFonts w:ascii="Calibri" w:eastAsia="Times New Roman" w:hAnsi="Calibri"/>
                <w:color w:val="000000"/>
                <w:sz w:val="20"/>
                <w:szCs w:val="20"/>
              </w:rPr>
            </w:pPr>
          </w:p>
        </w:tc>
        <w:tc>
          <w:tcPr>
            <w:tcW w:w="1251" w:type="dxa"/>
            <w:tcBorders>
              <w:top w:val="nil"/>
              <w:left w:val="nil"/>
              <w:bottom w:val="double" w:sz="4" w:space="0" w:color="auto"/>
              <w:right w:val="nil"/>
            </w:tcBorders>
            <w:shd w:val="clear" w:color="auto" w:fill="auto"/>
            <w:noWrap/>
            <w:vAlign w:val="bottom"/>
            <w:hideMark/>
          </w:tcPr>
          <w:p w14:paraId="68732662" w14:textId="77777777" w:rsidR="008645EB" w:rsidRPr="00530C83" w:rsidRDefault="008645EB" w:rsidP="008645EB">
            <w:pPr>
              <w:rPr>
                <w:rFonts w:eastAsia="Times New Roman"/>
                <w:sz w:val="20"/>
                <w:szCs w:val="20"/>
              </w:rPr>
            </w:pPr>
          </w:p>
        </w:tc>
        <w:tc>
          <w:tcPr>
            <w:tcW w:w="2398" w:type="dxa"/>
            <w:tcBorders>
              <w:top w:val="nil"/>
              <w:left w:val="nil"/>
              <w:bottom w:val="double" w:sz="4" w:space="0" w:color="auto"/>
              <w:right w:val="nil"/>
            </w:tcBorders>
            <w:shd w:val="clear" w:color="auto" w:fill="auto"/>
            <w:noWrap/>
            <w:vAlign w:val="bottom"/>
            <w:hideMark/>
          </w:tcPr>
          <w:p w14:paraId="2494648E" w14:textId="77777777" w:rsidR="008645EB" w:rsidRPr="00530C83" w:rsidRDefault="008645EB" w:rsidP="008645EB">
            <w:pPr>
              <w:rPr>
                <w:rFonts w:ascii="Calibri" w:eastAsia="Times New Roman" w:hAnsi="Calibri"/>
                <w:color w:val="000000"/>
                <w:sz w:val="20"/>
                <w:szCs w:val="20"/>
              </w:rPr>
            </w:pPr>
            <w:r w:rsidRPr="00530C83">
              <w:rPr>
                <w:rFonts w:ascii="Calibri" w:eastAsia="Times New Roman" w:hAnsi="Calibri"/>
                <w:color w:val="000000"/>
                <w:sz w:val="20"/>
                <w:szCs w:val="20"/>
              </w:rPr>
              <w:t>% Over Speed Limit</w:t>
            </w:r>
          </w:p>
        </w:tc>
        <w:tc>
          <w:tcPr>
            <w:tcW w:w="1159" w:type="dxa"/>
            <w:tcBorders>
              <w:top w:val="nil"/>
              <w:left w:val="nil"/>
              <w:bottom w:val="double" w:sz="4" w:space="0" w:color="auto"/>
              <w:right w:val="nil"/>
            </w:tcBorders>
            <w:shd w:val="clear" w:color="auto" w:fill="auto"/>
            <w:noWrap/>
            <w:vAlign w:val="bottom"/>
            <w:hideMark/>
          </w:tcPr>
          <w:p w14:paraId="6BE26517"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513" w:type="dxa"/>
            <w:tcBorders>
              <w:top w:val="nil"/>
              <w:left w:val="nil"/>
              <w:bottom w:val="double" w:sz="4" w:space="0" w:color="auto"/>
              <w:right w:val="nil"/>
            </w:tcBorders>
            <w:shd w:val="clear" w:color="auto" w:fill="auto"/>
            <w:noWrap/>
            <w:vAlign w:val="bottom"/>
            <w:hideMark/>
          </w:tcPr>
          <w:p w14:paraId="674D0476"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0</w:t>
            </w:r>
          </w:p>
        </w:tc>
        <w:tc>
          <w:tcPr>
            <w:tcW w:w="1386" w:type="dxa"/>
            <w:tcBorders>
              <w:top w:val="nil"/>
              <w:left w:val="nil"/>
              <w:bottom w:val="double" w:sz="4" w:space="0" w:color="auto"/>
              <w:right w:val="nil"/>
            </w:tcBorders>
            <w:shd w:val="clear" w:color="auto" w:fill="auto"/>
            <w:noWrap/>
            <w:vAlign w:val="bottom"/>
            <w:hideMark/>
          </w:tcPr>
          <w:p w14:paraId="10B10C4B" w14:textId="77777777" w:rsidR="008645EB" w:rsidRPr="00530C83" w:rsidRDefault="008645EB" w:rsidP="008645EB">
            <w:pPr>
              <w:jc w:val="right"/>
              <w:rPr>
                <w:rFonts w:ascii="Calibri" w:eastAsia="Times New Roman" w:hAnsi="Calibri"/>
                <w:color w:val="000000"/>
                <w:sz w:val="20"/>
                <w:szCs w:val="20"/>
              </w:rPr>
            </w:pPr>
            <w:r w:rsidRPr="00530C83">
              <w:rPr>
                <w:rFonts w:ascii="Calibri" w:eastAsia="Times New Roman" w:hAnsi="Calibri"/>
                <w:color w:val="000000"/>
                <w:sz w:val="20"/>
                <w:szCs w:val="20"/>
              </w:rPr>
              <w:t xml:space="preserve"> - </w:t>
            </w:r>
          </w:p>
        </w:tc>
      </w:tr>
    </w:tbl>
    <w:p w14:paraId="489DA13F" w14:textId="77777777" w:rsidR="00F3010D" w:rsidRPr="00530C83" w:rsidRDefault="00F3010D" w:rsidP="00F3010D"/>
    <w:p w14:paraId="623FBD62" w14:textId="77777777" w:rsidR="00F150C5" w:rsidRPr="00530C83" w:rsidRDefault="00F150C5" w:rsidP="004055C6">
      <w:pPr>
        <w:pStyle w:val="Heading3"/>
      </w:pPr>
      <w:bookmarkStart w:id="215" w:name="_Toc478394884"/>
      <w:bookmarkStart w:id="216" w:name="_Toc355422728"/>
      <w:r w:rsidRPr="00530C83">
        <w:t>Work Zone</w:t>
      </w:r>
      <w:bookmarkEnd w:id="215"/>
      <w:bookmarkEnd w:id="216"/>
    </w:p>
    <w:p w14:paraId="42514E17" w14:textId="77777777" w:rsidR="00224F6F" w:rsidRPr="00530C83" w:rsidRDefault="00224F6F" w:rsidP="00376758">
      <w:r w:rsidRPr="00530C83">
        <w:t>The following articles focused in part or in whole on work zones:</w:t>
      </w:r>
    </w:p>
    <w:p w14:paraId="442D9B00" w14:textId="77777777" w:rsidR="00224F6F" w:rsidRPr="00530C83" w:rsidRDefault="00BC018E" w:rsidP="00880F5C">
      <w:pPr>
        <w:pStyle w:val="ListParagraph"/>
        <w:numPr>
          <w:ilvl w:val="0"/>
          <w:numId w:val="22"/>
        </w:numPr>
      </w:pPr>
      <w:sdt>
        <w:sdtPr>
          <w:id w:val="-1403284819"/>
          <w:citation/>
        </w:sdtPr>
        <w:sdtContent>
          <w:r w:rsidR="00224F6F" w:rsidRPr="00530C83">
            <w:fldChar w:fldCharType="begin"/>
          </w:r>
          <w:r w:rsidR="00224F6F" w:rsidRPr="00530C83">
            <w:instrText xml:space="preserve"> CITATION Bow03 \l 1033 </w:instrText>
          </w:r>
          <w:r w:rsidR="00224F6F" w:rsidRPr="00530C83">
            <w:fldChar w:fldCharType="separate"/>
          </w:r>
          <w:r w:rsidR="00744E8A" w:rsidRPr="00530C83">
            <w:rPr>
              <w:noProof/>
            </w:rPr>
            <w:t>(Bowie, 2003)</w:t>
          </w:r>
          <w:r w:rsidR="00224F6F" w:rsidRPr="00530C83">
            <w:fldChar w:fldCharType="end"/>
          </w:r>
        </w:sdtContent>
      </w:sdt>
      <w:r w:rsidR="00475BC0" w:rsidRPr="00530C83">
        <w:t xml:space="preserve"> </w:t>
      </w:r>
    </w:p>
    <w:p w14:paraId="24A03641" w14:textId="77777777" w:rsidR="00224F6F" w:rsidRPr="00530C83" w:rsidRDefault="00BC018E" w:rsidP="00880F5C">
      <w:pPr>
        <w:pStyle w:val="ListParagraph"/>
        <w:numPr>
          <w:ilvl w:val="0"/>
          <w:numId w:val="22"/>
        </w:numPr>
      </w:pPr>
      <w:sdt>
        <w:sdtPr>
          <w:id w:val="1637672765"/>
          <w:citation/>
        </w:sdtPr>
        <w:sdtContent>
          <w:r w:rsidR="00224F6F" w:rsidRPr="00530C83">
            <w:fldChar w:fldCharType="begin"/>
          </w:r>
          <w:r w:rsidR="00224F6F" w:rsidRPr="00530C83">
            <w:instrText xml:space="preserve"> CITATION Bre06 \l 1033 </w:instrText>
          </w:r>
          <w:r w:rsidR="00224F6F" w:rsidRPr="00530C83">
            <w:fldChar w:fldCharType="separate"/>
          </w:r>
          <w:r w:rsidR="00744E8A" w:rsidRPr="00530C83">
            <w:rPr>
              <w:noProof/>
            </w:rPr>
            <w:t>(Brewer, Pestie, &amp; Schneider, 2006)</w:t>
          </w:r>
          <w:r w:rsidR="00224F6F" w:rsidRPr="00530C83">
            <w:fldChar w:fldCharType="end"/>
          </w:r>
        </w:sdtContent>
      </w:sdt>
      <w:r w:rsidR="00475BC0" w:rsidRPr="00530C83">
        <w:t xml:space="preserve"> </w:t>
      </w:r>
    </w:p>
    <w:p w14:paraId="314E1AA1" w14:textId="77777777" w:rsidR="00C911CB" w:rsidRPr="00530C83" w:rsidRDefault="00BC018E" w:rsidP="00880F5C">
      <w:pPr>
        <w:pStyle w:val="ListParagraph"/>
        <w:numPr>
          <w:ilvl w:val="0"/>
          <w:numId w:val="22"/>
        </w:numPr>
      </w:pPr>
      <w:sdt>
        <w:sdtPr>
          <w:id w:val="-1682121810"/>
          <w:citation/>
        </w:sdtPr>
        <w:sdtContent>
          <w:r w:rsidR="00C911CB" w:rsidRPr="00530C83">
            <w:fldChar w:fldCharType="begin"/>
          </w:r>
          <w:r w:rsidR="00C911CB" w:rsidRPr="00530C83">
            <w:instrText xml:space="preserve">CITATION Fon01 \t  \l 1033 </w:instrText>
          </w:r>
          <w:r w:rsidR="00C911CB" w:rsidRPr="00530C83">
            <w:fldChar w:fldCharType="separate"/>
          </w:r>
          <w:r w:rsidR="00744E8A" w:rsidRPr="00530C83">
            <w:rPr>
              <w:noProof/>
            </w:rPr>
            <w:t>(Fontaine &amp; Carlson, 2001)</w:t>
          </w:r>
          <w:r w:rsidR="00C911CB" w:rsidRPr="00530C83">
            <w:fldChar w:fldCharType="end"/>
          </w:r>
        </w:sdtContent>
      </w:sdt>
    </w:p>
    <w:p w14:paraId="1C60631D" w14:textId="77777777" w:rsidR="00224F6F" w:rsidRPr="00530C83" w:rsidRDefault="00BC018E" w:rsidP="00880F5C">
      <w:pPr>
        <w:pStyle w:val="ListParagraph"/>
        <w:numPr>
          <w:ilvl w:val="0"/>
          <w:numId w:val="22"/>
        </w:numPr>
      </w:pPr>
      <w:sdt>
        <w:sdtPr>
          <w:id w:val="2099744097"/>
          <w:citation/>
        </w:sdtPr>
        <w:sdtContent>
          <w:r w:rsidR="00224F6F" w:rsidRPr="00530C83">
            <w:fldChar w:fldCharType="begin"/>
          </w:r>
          <w:r w:rsidR="00224F6F" w:rsidRPr="00530C83">
            <w:instrText xml:space="preserve"> CITATION Fon \l 1033 </w:instrText>
          </w:r>
          <w:r w:rsidR="00224F6F" w:rsidRPr="00530C83">
            <w:fldChar w:fldCharType="separate"/>
          </w:r>
          <w:r w:rsidR="00744E8A" w:rsidRPr="00530C83">
            <w:rPr>
              <w:noProof/>
            </w:rPr>
            <w:t>(Fontaine, Innovative traffic control devices for improving safety at rural short-term maintenance work zones, 2008)</w:t>
          </w:r>
          <w:r w:rsidR="00224F6F" w:rsidRPr="00530C83">
            <w:fldChar w:fldCharType="end"/>
          </w:r>
        </w:sdtContent>
      </w:sdt>
      <w:r w:rsidR="00475BC0" w:rsidRPr="00530C83">
        <w:t xml:space="preserve"> </w:t>
      </w:r>
    </w:p>
    <w:p w14:paraId="38C71418" w14:textId="77777777" w:rsidR="00224F6F" w:rsidRPr="00530C83" w:rsidRDefault="00BC018E" w:rsidP="00880F5C">
      <w:pPr>
        <w:pStyle w:val="ListParagraph"/>
        <w:numPr>
          <w:ilvl w:val="0"/>
          <w:numId w:val="22"/>
        </w:numPr>
      </w:pPr>
      <w:sdt>
        <w:sdtPr>
          <w:id w:val="798189515"/>
          <w:citation/>
        </w:sdtPr>
        <w:sdtContent>
          <w:r w:rsidR="00224F6F" w:rsidRPr="00530C83">
            <w:fldChar w:fldCharType="begin"/>
          </w:r>
          <w:r w:rsidR="00224F6F" w:rsidRPr="00530C83">
            <w:instrText xml:space="preserve">CITATION Eva \t  \l 1033 </w:instrText>
          </w:r>
          <w:r w:rsidR="00224F6F" w:rsidRPr="00530C83">
            <w:fldChar w:fldCharType="separate"/>
          </w:r>
          <w:r w:rsidR="00744E8A" w:rsidRPr="00530C83">
            <w:rPr>
              <w:noProof/>
            </w:rPr>
            <w:t>(Gambatese &amp; Jafarnejad, 2015)</w:t>
          </w:r>
          <w:r w:rsidR="00224F6F" w:rsidRPr="00530C83">
            <w:fldChar w:fldCharType="end"/>
          </w:r>
        </w:sdtContent>
      </w:sdt>
      <w:r w:rsidR="00475BC0" w:rsidRPr="00530C83">
        <w:t xml:space="preserve"> </w:t>
      </w:r>
    </w:p>
    <w:p w14:paraId="485ABE46" w14:textId="77777777" w:rsidR="00224F6F" w:rsidRPr="00530C83" w:rsidRDefault="00BC018E" w:rsidP="00880F5C">
      <w:pPr>
        <w:pStyle w:val="ListParagraph"/>
        <w:numPr>
          <w:ilvl w:val="0"/>
          <w:numId w:val="22"/>
        </w:numPr>
      </w:pPr>
      <w:sdt>
        <w:sdtPr>
          <w:id w:val="765202702"/>
          <w:citation/>
        </w:sdtPr>
        <w:sdtContent>
          <w:r w:rsidR="00224F6F" w:rsidRPr="00530C83">
            <w:fldChar w:fldCharType="begin"/>
          </w:r>
          <w:r w:rsidR="00224F6F" w:rsidRPr="00530C83">
            <w:instrText xml:space="preserve">CITATION Gam14 \t  \l 1033 </w:instrText>
          </w:r>
          <w:r w:rsidR="00224F6F" w:rsidRPr="00530C83">
            <w:fldChar w:fldCharType="separate"/>
          </w:r>
          <w:r w:rsidR="00744E8A" w:rsidRPr="00530C83">
            <w:rPr>
              <w:noProof/>
            </w:rPr>
            <w:t>(Gambatese &amp; Zhang, 2014)</w:t>
          </w:r>
          <w:r w:rsidR="00224F6F" w:rsidRPr="00530C83">
            <w:fldChar w:fldCharType="end"/>
          </w:r>
        </w:sdtContent>
      </w:sdt>
      <w:r w:rsidR="00475BC0" w:rsidRPr="00530C83">
        <w:t xml:space="preserve"> </w:t>
      </w:r>
    </w:p>
    <w:p w14:paraId="5C42704D" w14:textId="77777777" w:rsidR="00224F6F" w:rsidRPr="00530C83" w:rsidRDefault="00BC018E" w:rsidP="00880F5C">
      <w:pPr>
        <w:pStyle w:val="ListParagraph"/>
        <w:numPr>
          <w:ilvl w:val="0"/>
          <w:numId w:val="22"/>
        </w:numPr>
      </w:pPr>
      <w:sdt>
        <w:sdtPr>
          <w:id w:val="-1853870137"/>
          <w:citation/>
        </w:sdtPr>
        <w:sdtContent>
          <w:r w:rsidR="00224F6F" w:rsidRPr="00530C83">
            <w:fldChar w:fldCharType="begin"/>
          </w:r>
          <w:r w:rsidR="00224F6F" w:rsidRPr="00530C83">
            <w:instrText xml:space="preserve"> CITATION Haj11 \l 1033 </w:instrText>
          </w:r>
          <w:r w:rsidR="00224F6F" w:rsidRPr="00530C83">
            <w:fldChar w:fldCharType="separate"/>
          </w:r>
          <w:r w:rsidR="00744E8A" w:rsidRPr="00530C83">
            <w:rPr>
              <w:noProof/>
            </w:rPr>
            <w:t>(Hajbabie, Medina, Wang, Benekohal, &amp; Chitturi, 2011)</w:t>
          </w:r>
          <w:r w:rsidR="00224F6F" w:rsidRPr="00530C83">
            <w:fldChar w:fldCharType="end"/>
          </w:r>
        </w:sdtContent>
      </w:sdt>
      <w:r w:rsidR="00475BC0" w:rsidRPr="00530C83">
        <w:t xml:space="preserve"> </w:t>
      </w:r>
    </w:p>
    <w:p w14:paraId="7BDB10E3" w14:textId="77777777" w:rsidR="00224F6F" w:rsidRPr="00530C83" w:rsidRDefault="00BC018E" w:rsidP="00880F5C">
      <w:pPr>
        <w:pStyle w:val="ListParagraph"/>
        <w:numPr>
          <w:ilvl w:val="0"/>
          <w:numId w:val="22"/>
        </w:numPr>
      </w:pPr>
      <w:sdt>
        <w:sdtPr>
          <w:id w:val="1159574567"/>
          <w:citation/>
        </w:sdtPr>
        <w:sdtContent>
          <w:r w:rsidR="00224F6F" w:rsidRPr="00530C83">
            <w:fldChar w:fldCharType="begin"/>
          </w:r>
          <w:r w:rsidR="00224F6F" w:rsidRPr="00530C83">
            <w:instrText xml:space="preserve"> CITATION Mat07 \l 1033 </w:instrText>
          </w:r>
          <w:r w:rsidR="00224F6F" w:rsidRPr="00530C83">
            <w:fldChar w:fldCharType="separate"/>
          </w:r>
          <w:r w:rsidR="00744E8A" w:rsidRPr="00530C83">
            <w:rPr>
              <w:noProof/>
            </w:rPr>
            <w:t>(Mattox, Sarasua, Ogle, Eckenrode, &amp; Dunning, 2007)</w:t>
          </w:r>
          <w:r w:rsidR="00224F6F" w:rsidRPr="00530C83">
            <w:fldChar w:fldCharType="end"/>
          </w:r>
        </w:sdtContent>
      </w:sdt>
      <w:r w:rsidR="00475BC0" w:rsidRPr="00530C83">
        <w:t xml:space="preserve"> </w:t>
      </w:r>
    </w:p>
    <w:p w14:paraId="1E23C948" w14:textId="77777777" w:rsidR="00224F6F" w:rsidRPr="00530C83" w:rsidRDefault="00BC018E" w:rsidP="00880F5C">
      <w:pPr>
        <w:pStyle w:val="ListParagraph"/>
        <w:numPr>
          <w:ilvl w:val="0"/>
          <w:numId w:val="22"/>
        </w:numPr>
      </w:pPr>
      <w:sdt>
        <w:sdtPr>
          <w:id w:val="-1462266228"/>
          <w:citation/>
        </w:sdtPr>
        <w:sdtContent>
          <w:r w:rsidR="00224F6F" w:rsidRPr="00530C83">
            <w:fldChar w:fldCharType="begin"/>
          </w:r>
          <w:r w:rsidR="00C911CB" w:rsidRPr="00530C83">
            <w:instrText xml:space="preserve">CITATION McC01 \t  \l 1033 </w:instrText>
          </w:r>
          <w:r w:rsidR="00224F6F" w:rsidRPr="00530C83">
            <w:fldChar w:fldCharType="separate"/>
          </w:r>
          <w:r w:rsidR="00744E8A" w:rsidRPr="00530C83">
            <w:rPr>
              <w:noProof/>
            </w:rPr>
            <w:t>(McCoy &amp; Pesti, 2001)</w:t>
          </w:r>
          <w:r w:rsidR="00224F6F" w:rsidRPr="00530C83">
            <w:fldChar w:fldCharType="end"/>
          </w:r>
        </w:sdtContent>
      </w:sdt>
      <w:r w:rsidR="00475BC0" w:rsidRPr="00530C83">
        <w:t xml:space="preserve"> </w:t>
      </w:r>
    </w:p>
    <w:p w14:paraId="5DED8986" w14:textId="77777777" w:rsidR="00224F6F" w:rsidRPr="00530C83" w:rsidRDefault="00BC018E" w:rsidP="00880F5C">
      <w:pPr>
        <w:pStyle w:val="ListParagraph"/>
        <w:numPr>
          <w:ilvl w:val="0"/>
          <w:numId w:val="22"/>
        </w:numPr>
      </w:pPr>
      <w:sdt>
        <w:sdtPr>
          <w:id w:val="-802231135"/>
          <w:citation/>
        </w:sdtPr>
        <w:sdtContent>
          <w:r w:rsidR="00224F6F" w:rsidRPr="00530C83">
            <w:fldChar w:fldCharType="begin"/>
          </w:r>
          <w:r w:rsidR="00224F6F" w:rsidRPr="00530C83">
            <w:instrText xml:space="preserve">CITATION McC95 \t  \l 1033 </w:instrText>
          </w:r>
          <w:r w:rsidR="00224F6F" w:rsidRPr="00530C83">
            <w:fldChar w:fldCharType="separate"/>
          </w:r>
          <w:r w:rsidR="00744E8A" w:rsidRPr="00530C83">
            <w:rPr>
              <w:noProof/>
            </w:rPr>
            <w:t>(McCoy, Bonneson, &amp; Kollbaum, 1995)</w:t>
          </w:r>
          <w:r w:rsidR="00224F6F" w:rsidRPr="00530C83">
            <w:fldChar w:fldCharType="end"/>
          </w:r>
        </w:sdtContent>
      </w:sdt>
      <w:r w:rsidR="00475BC0" w:rsidRPr="00530C83">
        <w:t xml:space="preserve"> </w:t>
      </w:r>
    </w:p>
    <w:p w14:paraId="7CC1C69F" w14:textId="77777777" w:rsidR="00224F6F" w:rsidRPr="00530C83" w:rsidRDefault="00BC018E" w:rsidP="00880F5C">
      <w:pPr>
        <w:pStyle w:val="ListParagraph"/>
        <w:numPr>
          <w:ilvl w:val="0"/>
          <w:numId w:val="22"/>
        </w:numPr>
      </w:pPr>
      <w:sdt>
        <w:sdtPr>
          <w:id w:val="1052200152"/>
          <w:citation/>
        </w:sdtPr>
        <w:sdtContent>
          <w:r w:rsidR="00224F6F" w:rsidRPr="00530C83">
            <w:fldChar w:fldCharType="begin"/>
          </w:r>
          <w:r w:rsidR="00224F6F" w:rsidRPr="00530C83">
            <w:instrText xml:space="preserve"> CITATION Med09 \l 1033 </w:instrText>
          </w:r>
          <w:r w:rsidR="00224F6F" w:rsidRPr="00530C83">
            <w:fldChar w:fldCharType="separate"/>
          </w:r>
          <w:r w:rsidR="00744E8A" w:rsidRPr="00530C83">
            <w:rPr>
              <w:noProof/>
            </w:rPr>
            <w:t>(Medina, Benekohal, Hajbabaie, Wang, &amp; Chitturi, 2009)</w:t>
          </w:r>
          <w:r w:rsidR="00224F6F" w:rsidRPr="00530C83">
            <w:fldChar w:fldCharType="end"/>
          </w:r>
        </w:sdtContent>
      </w:sdt>
      <w:r w:rsidR="00475BC0" w:rsidRPr="00530C83">
        <w:t xml:space="preserve"> </w:t>
      </w:r>
    </w:p>
    <w:p w14:paraId="30EDC603" w14:textId="77777777" w:rsidR="00224F6F" w:rsidRPr="00530C83" w:rsidRDefault="00BC018E" w:rsidP="00880F5C">
      <w:pPr>
        <w:pStyle w:val="ListParagraph"/>
        <w:numPr>
          <w:ilvl w:val="0"/>
          <w:numId w:val="22"/>
        </w:numPr>
      </w:pPr>
      <w:sdt>
        <w:sdtPr>
          <w:id w:val="1459917833"/>
          <w:citation/>
        </w:sdtPr>
        <w:sdtContent>
          <w:r w:rsidR="00224F6F" w:rsidRPr="00530C83">
            <w:fldChar w:fldCharType="begin"/>
          </w:r>
          <w:r w:rsidR="00224F6F" w:rsidRPr="00530C83">
            <w:instrText xml:space="preserve"> CITATION Mey00 \l 1033 </w:instrText>
          </w:r>
          <w:r w:rsidR="00224F6F" w:rsidRPr="00530C83">
            <w:fldChar w:fldCharType="separate"/>
          </w:r>
          <w:r w:rsidR="00744E8A" w:rsidRPr="00530C83">
            <w:rPr>
              <w:noProof/>
            </w:rPr>
            <w:t>(Meyer, 2000)</w:t>
          </w:r>
          <w:r w:rsidR="00224F6F" w:rsidRPr="00530C83">
            <w:fldChar w:fldCharType="end"/>
          </w:r>
        </w:sdtContent>
      </w:sdt>
      <w:r w:rsidR="00475BC0" w:rsidRPr="00530C83">
        <w:t xml:space="preserve"> </w:t>
      </w:r>
    </w:p>
    <w:p w14:paraId="2CD22B7F" w14:textId="77777777" w:rsidR="00224F6F" w:rsidRPr="00530C83" w:rsidRDefault="00BC018E" w:rsidP="00880F5C">
      <w:pPr>
        <w:pStyle w:val="ListParagraph"/>
        <w:numPr>
          <w:ilvl w:val="0"/>
          <w:numId w:val="22"/>
        </w:numPr>
      </w:pPr>
      <w:sdt>
        <w:sdtPr>
          <w:id w:val="-2018758904"/>
          <w:citation/>
        </w:sdtPr>
        <w:sdtContent>
          <w:r w:rsidR="00224F6F" w:rsidRPr="00530C83">
            <w:fldChar w:fldCharType="begin"/>
          </w:r>
          <w:r w:rsidR="00224F6F" w:rsidRPr="00530C83">
            <w:instrText xml:space="preserve"> CITATION Pes11 \l 1033 </w:instrText>
          </w:r>
          <w:r w:rsidR="00224F6F" w:rsidRPr="00530C83">
            <w:fldChar w:fldCharType="separate"/>
          </w:r>
          <w:r w:rsidR="00744E8A" w:rsidRPr="00530C83">
            <w:rPr>
              <w:noProof/>
            </w:rPr>
            <w:t>(Pesti &amp; McCoy, 2011)</w:t>
          </w:r>
          <w:r w:rsidR="00224F6F" w:rsidRPr="00530C83">
            <w:fldChar w:fldCharType="end"/>
          </w:r>
        </w:sdtContent>
      </w:sdt>
      <w:r w:rsidR="00014C16" w:rsidRPr="00530C83">
        <w:t xml:space="preserve"> </w:t>
      </w:r>
    </w:p>
    <w:p w14:paraId="15DB68C7" w14:textId="77777777" w:rsidR="00224F6F" w:rsidRPr="00530C83" w:rsidRDefault="00BC018E" w:rsidP="00880F5C">
      <w:pPr>
        <w:pStyle w:val="ListParagraph"/>
        <w:numPr>
          <w:ilvl w:val="0"/>
          <w:numId w:val="22"/>
        </w:numPr>
      </w:pPr>
      <w:sdt>
        <w:sdtPr>
          <w:id w:val="-1667625137"/>
          <w:citation/>
        </w:sdtPr>
        <w:sdtContent>
          <w:r w:rsidR="00224F6F" w:rsidRPr="00530C83">
            <w:fldChar w:fldCharType="begin"/>
          </w:r>
          <w:r w:rsidR="00224F6F" w:rsidRPr="00530C83">
            <w:instrText xml:space="preserve"> CITATION Red \l 1033 </w:instrText>
          </w:r>
          <w:r w:rsidR="00224F6F" w:rsidRPr="00530C83">
            <w:fldChar w:fldCharType="separate"/>
          </w:r>
          <w:r w:rsidR="00744E8A" w:rsidRPr="00530C83">
            <w:rPr>
              <w:noProof/>
            </w:rPr>
            <w:t>(Reddy, Datta, Savolainen, &amp; Pinapaka, 2008)</w:t>
          </w:r>
          <w:r w:rsidR="00224F6F" w:rsidRPr="00530C83">
            <w:fldChar w:fldCharType="end"/>
          </w:r>
        </w:sdtContent>
      </w:sdt>
      <w:r w:rsidR="00475BC0" w:rsidRPr="00530C83">
        <w:t xml:space="preserve"> </w:t>
      </w:r>
    </w:p>
    <w:p w14:paraId="1D4F5244" w14:textId="77777777" w:rsidR="00224F6F" w:rsidRPr="00530C83" w:rsidRDefault="00BC018E" w:rsidP="00880F5C">
      <w:pPr>
        <w:pStyle w:val="ListParagraph"/>
        <w:numPr>
          <w:ilvl w:val="0"/>
          <w:numId w:val="22"/>
        </w:numPr>
      </w:pPr>
      <w:sdt>
        <w:sdtPr>
          <w:id w:val="-1742637095"/>
          <w:citation/>
        </w:sdtPr>
        <w:sdtContent>
          <w:r w:rsidR="00224F6F" w:rsidRPr="00530C83">
            <w:fldChar w:fldCharType="begin"/>
          </w:r>
          <w:r w:rsidR="00224F6F" w:rsidRPr="00530C83">
            <w:instrText xml:space="preserve"> CITATION Rob121 \l 1033 </w:instrText>
          </w:r>
          <w:r w:rsidR="00224F6F" w:rsidRPr="00530C83">
            <w:fldChar w:fldCharType="separate"/>
          </w:r>
          <w:r w:rsidR="00744E8A" w:rsidRPr="00530C83">
            <w:rPr>
              <w:noProof/>
            </w:rPr>
            <w:t>(Roberts &amp; Smaglik, 2012)</w:t>
          </w:r>
          <w:r w:rsidR="00224F6F" w:rsidRPr="00530C83">
            <w:fldChar w:fldCharType="end"/>
          </w:r>
        </w:sdtContent>
      </w:sdt>
      <w:r w:rsidR="00475BC0" w:rsidRPr="00530C83">
        <w:t xml:space="preserve"> </w:t>
      </w:r>
    </w:p>
    <w:p w14:paraId="0713C87C" w14:textId="77777777" w:rsidR="00224F6F" w:rsidRPr="00530C83" w:rsidRDefault="00BC018E" w:rsidP="00880F5C">
      <w:pPr>
        <w:pStyle w:val="ListParagraph"/>
        <w:numPr>
          <w:ilvl w:val="0"/>
          <w:numId w:val="22"/>
        </w:numPr>
      </w:pPr>
      <w:sdt>
        <w:sdtPr>
          <w:id w:val="737279453"/>
          <w:citation/>
        </w:sdtPr>
        <w:sdtContent>
          <w:r w:rsidR="00224F6F" w:rsidRPr="00530C83">
            <w:fldChar w:fldCharType="begin"/>
          </w:r>
          <w:r w:rsidR="00224F6F" w:rsidRPr="00530C83">
            <w:instrText xml:space="preserve"> CITATION Sar06 \l 1033 </w:instrText>
          </w:r>
          <w:r w:rsidR="00224F6F" w:rsidRPr="00530C83">
            <w:fldChar w:fldCharType="separate"/>
          </w:r>
          <w:r w:rsidR="00744E8A" w:rsidRPr="00530C83">
            <w:rPr>
              <w:noProof/>
            </w:rPr>
            <w:t>(Sarasua, Ogle, &amp; Chowdhury, 2006)</w:t>
          </w:r>
          <w:r w:rsidR="00224F6F" w:rsidRPr="00530C83">
            <w:fldChar w:fldCharType="end"/>
          </w:r>
        </w:sdtContent>
      </w:sdt>
      <w:r w:rsidR="00475BC0" w:rsidRPr="00530C83">
        <w:t xml:space="preserve"> </w:t>
      </w:r>
    </w:p>
    <w:p w14:paraId="1CFEDEFE" w14:textId="77777777" w:rsidR="005274F5" w:rsidRPr="00530C83" w:rsidRDefault="00BC018E" w:rsidP="00880F5C">
      <w:pPr>
        <w:pStyle w:val="ListParagraph"/>
        <w:numPr>
          <w:ilvl w:val="0"/>
          <w:numId w:val="22"/>
        </w:numPr>
      </w:pPr>
      <w:sdt>
        <w:sdtPr>
          <w:id w:val="1905174605"/>
          <w:citation/>
        </w:sdtPr>
        <w:sdtContent>
          <w:r w:rsidR="00224F6F" w:rsidRPr="00530C83">
            <w:fldChar w:fldCharType="begin"/>
          </w:r>
          <w:r w:rsidR="00224F6F" w:rsidRPr="00530C83">
            <w:instrText xml:space="preserve"> CITATION Ten09 \l 1033 </w:instrText>
          </w:r>
          <w:r w:rsidR="00224F6F" w:rsidRPr="00530C83">
            <w:fldChar w:fldCharType="separate"/>
          </w:r>
          <w:r w:rsidR="00744E8A" w:rsidRPr="00530C83">
            <w:rPr>
              <w:noProof/>
            </w:rPr>
            <w:t>(Teng, Xu, Li, Kwigizile, &amp; Gibby, 2009)</w:t>
          </w:r>
          <w:r w:rsidR="00224F6F" w:rsidRPr="00530C83">
            <w:fldChar w:fldCharType="end"/>
          </w:r>
        </w:sdtContent>
      </w:sdt>
      <w:r w:rsidR="00475BC0" w:rsidRPr="00530C83">
        <w:t xml:space="preserve"> </w:t>
      </w:r>
    </w:p>
    <w:p w14:paraId="78BD749C" w14:textId="3A1A7F11" w:rsidR="00224F6F" w:rsidRPr="00530C83" w:rsidRDefault="003508D3" w:rsidP="00376758">
      <w:r w:rsidRPr="00530C83">
        <w:t xml:space="preserve">The particular hypotheses and significant findings for each of the studies are reported in the Section </w:t>
      </w:r>
      <w:r w:rsidRPr="00530C83">
        <w:fldChar w:fldCharType="begin"/>
      </w:r>
      <w:r w:rsidRPr="00530C83">
        <w:instrText xml:space="preserve"> REF _Ref470784965 \r \h </w:instrText>
      </w:r>
      <w:r w:rsidR="00B30C36" w:rsidRPr="00530C83">
        <w:instrText xml:space="preserve"> \* MERGEFORMAT </w:instrText>
      </w:r>
      <w:r w:rsidRPr="00530C83">
        <w:fldChar w:fldCharType="separate"/>
      </w:r>
      <w:r w:rsidR="004055C6">
        <w:t>17.1</w:t>
      </w:r>
      <w:r w:rsidRPr="00530C83">
        <w:fldChar w:fldCharType="end"/>
      </w:r>
      <w:r w:rsidR="00FB4E24" w:rsidRPr="00530C83">
        <w:t xml:space="preserve"> (</w:t>
      </w:r>
      <w:r w:rsidR="002E0344" w:rsidRPr="00530C83">
        <w:fldChar w:fldCharType="begin"/>
      </w:r>
      <w:r w:rsidR="002E0344" w:rsidRPr="00530C83">
        <w:instrText xml:space="preserve"> REF _Ref478047852 \h </w:instrText>
      </w:r>
      <w:r w:rsidR="00530C83">
        <w:instrText xml:space="preserve"> \* MERGEFORMAT </w:instrText>
      </w:r>
      <w:r w:rsidR="002E0344" w:rsidRPr="00530C83">
        <w:fldChar w:fldCharType="separate"/>
      </w:r>
      <w:r w:rsidR="004055C6" w:rsidRPr="00530C83">
        <w:t>Appendix C: Studies Linked to Vote-count</w:t>
      </w:r>
      <w:r w:rsidR="002E0344" w:rsidRPr="00530C83">
        <w:fldChar w:fldCharType="end"/>
      </w:r>
      <w:r w:rsidR="00FB4E24" w:rsidRPr="00530C83">
        <w:t>)</w:t>
      </w:r>
      <w:r w:rsidRPr="00530C83">
        <w:t xml:space="preserve">. The information beside each study needs briefly to defined.  As an example, consider the study in the first row of </w:t>
      </w:r>
      <w:commentRangeStart w:id="217"/>
      <w:r w:rsidR="003E2359">
        <w:fldChar w:fldCharType="begin"/>
      </w:r>
      <w:r w:rsidR="003E2359">
        <w:instrText xml:space="preserve"> REF _Ref478393783 \h </w:instrText>
      </w:r>
      <w:r w:rsidR="003E2359">
        <w:fldChar w:fldCharType="separate"/>
      </w:r>
      <w:r w:rsidR="004055C6">
        <w:t>Table C</w:t>
      </w:r>
      <w:r w:rsidR="004055C6">
        <w:rPr>
          <w:noProof/>
        </w:rPr>
        <w:t>1</w:t>
      </w:r>
      <w:r w:rsidR="003E2359">
        <w:fldChar w:fldCharType="end"/>
      </w:r>
      <w:r w:rsidR="003108A3" w:rsidRPr="00530C83">
        <w:fldChar w:fldCharType="begin"/>
      </w:r>
      <w:r w:rsidR="003108A3" w:rsidRPr="00530C83">
        <w:instrText xml:space="preserve"> REF _Ref470792603 \h </w:instrText>
      </w:r>
      <w:r w:rsidR="00B30C36" w:rsidRPr="00530C83">
        <w:instrText xml:space="preserve"> \* MERGEFORMAT </w:instrText>
      </w:r>
      <w:r w:rsidR="003108A3" w:rsidRPr="00530C83">
        <w:fldChar w:fldCharType="separate"/>
      </w:r>
      <w:r w:rsidR="004055C6">
        <w:rPr>
          <w:b/>
        </w:rPr>
        <w:t>Error! Reference source not found.</w:t>
      </w:r>
      <w:r w:rsidR="003108A3" w:rsidRPr="00530C83">
        <w:fldChar w:fldCharType="end"/>
      </w:r>
      <w:commentRangeEnd w:id="217"/>
      <w:r w:rsidR="00796C22">
        <w:rPr>
          <w:rStyle w:val="CommentReference"/>
        </w:rPr>
        <w:commentReference w:id="217"/>
      </w:r>
      <w:r w:rsidR="00BF1CD2" w:rsidRPr="00530C83">
        <w:t xml:space="preserve"> in </w:t>
      </w:r>
      <w:r w:rsidR="00BF1CD2" w:rsidRPr="00530C83">
        <w:fldChar w:fldCharType="begin"/>
      </w:r>
      <w:r w:rsidR="00BF1CD2" w:rsidRPr="00530C83">
        <w:instrText xml:space="preserve"> REF _Ref478047852 \h </w:instrText>
      </w:r>
      <w:r w:rsidR="00530C83">
        <w:instrText xml:space="preserve"> \* MERGEFORMAT </w:instrText>
      </w:r>
      <w:r w:rsidR="00BF1CD2" w:rsidRPr="00530C83">
        <w:fldChar w:fldCharType="separate"/>
      </w:r>
      <w:r w:rsidR="004055C6" w:rsidRPr="00530C83">
        <w:t>Appendix C: Studies Linked to Vote-count</w:t>
      </w:r>
      <w:r w:rsidR="00BF1CD2" w:rsidRPr="00530C83">
        <w:fldChar w:fldCharType="end"/>
      </w:r>
      <w:r w:rsidR="003108A3" w:rsidRPr="00530C83">
        <w:t xml:space="preserve"> </w:t>
      </w:r>
      <w:sdt>
        <w:sdtPr>
          <w:id w:val="571625219"/>
          <w:citation/>
        </w:sdtPr>
        <w:sdtContent>
          <w:r w:rsidR="003108A3" w:rsidRPr="00530C83">
            <w:fldChar w:fldCharType="begin"/>
          </w:r>
          <w:r w:rsidR="003108A3" w:rsidRPr="00530C83">
            <w:instrText xml:space="preserve"> CITATION Bow03 \l 1033 </w:instrText>
          </w:r>
          <w:r w:rsidR="003108A3" w:rsidRPr="00530C83">
            <w:fldChar w:fldCharType="separate"/>
          </w:r>
          <w:r w:rsidR="00744E8A" w:rsidRPr="00530C83">
            <w:rPr>
              <w:noProof/>
            </w:rPr>
            <w:t>(Bowie, 2003)</w:t>
          </w:r>
          <w:r w:rsidR="003108A3" w:rsidRPr="00530C83">
            <w:fldChar w:fldCharType="end"/>
          </w:r>
        </w:sdtContent>
      </w:sdt>
      <w:r w:rsidR="003108A3" w:rsidRPr="00530C83">
        <w:t xml:space="preserve">.  </w:t>
      </w:r>
      <w:r w:rsidR="003108A3" w:rsidRPr="00530C83">
        <w:lastRenderedPageBreak/>
        <w:t>There were two analyses undertaken (column labeled “Cases”).  These two analyses were reported for both the mean speed at the DSFS (H1: Mean) and the mean speed down</w:t>
      </w:r>
      <w:r w:rsidR="00C84D1D" w:rsidRPr="00530C83">
        <w:t xml:space="preserve">stream of the DSFS (H2: Mean). </w:t>
      </w:r>
      <w:r w:rsidR="003108A3" w:rsidRPr="00530C83">
        <w:t xml:space="preserve">In both </w:t>
      </w:r>
      <w:r w:rsidR="00E33760" w:rsidRPr="00530C83">
        <w:t>cases,</w:t>
      </w:r>
      <w:r w:rsidR="003108A3" w:rsidRPr="00530C83">
        <w:t xml:space="preserve"> there was a decrease (“</w:t>
      </w:r>
      <w:r w:rsidR="00E33760" w:rsidRPr="00530C83">
        <w:t>-</w:t>
      </w:r>
      <w:r w:rsidR="00205C07" w:rsidRPr="00530C83">
        <w:t>“</w:t>
      </w:r>
      <w:r w:rsidR="003108A3" w:rsidRPr="00530C83">
        <w:t>) in the mean speed.</w:t>
      </w:r>
    </w:p>
    <w:p w14:paraId="172F89AC" w14:textId="77777777" w:rsidR="00E857FC" w:rsidRPr="00530C83" w:rsidRDefault="00196974" w:rsidP="00A82313">
      <w:pPr>
        <w:pStyle w:val="Heading4"/>
      </w:pPr>
      <w:r w:rsidRPr="00530C83">
        <w:t>Vote-count</w:t>
      </w:r>
    </w:p>
    <w:p w14:paraId="15C14ED9" w14:textId="6AF8E8BC" w:rsidR="001F5612" w:rsidRPr="00530C83" w:rsidRDefault="00180C5B" w:rsidP="009A0D26">
      <w:r w:rsidRPr="00530C83">
        <w:t xml:space="preserve">A total of </w:t>
      </w:r>
      <w:r w:rsidR="00B94AE2" w:rsidRPr="00530C83">
        <w:t xml:space="preserve">17 </w:t>
      </w:r>
      <w:r w:rsidR="001B38C1" w:rsidRPr="00530C83">
        <w:t xml:space="preserve">articles </w:t>
      </w:r>
      <w:r w:rsidRPr="00530C83">
        <w:t>were reviewed which focused on</w:t>
      </w:r>
      <w:r w:rsidR="001B38C1" w:rsidRPr="00530C83">
        <w:t xml:space="preserve"> the effect of the DSFS in work zones.  </w:t>
      </w:r>
      <w:r w:rsidRPr="00530C83">
        <w:t xml:space="preserve">With respect to the changes in the mean speed at the DSFS, </w:t>
      </w:r>
      <w:r w:rsidR="009C1BE2" w:rsidRPr="00530C83">
        <w:t xml:space="preserve">53 </w:t>
      </w:r>
      <w:r w:rsidR="00024C52" w:rsidRPr="00530C83">
        <w:t>analyses were undertaken of changes in the mean speed at the DSFS (H1)</w:t>
      </w:r>
      <w:r w:rsidR="001B38C1" w:rsidRPr="00530C83">
        <w:t xml:space="preserve">.  </w:t>
      </w:r>
      <w:r w:rsidR="00024C52" w:rsidRPr="00530C83">
        <w:t xml:space="preserve">Of the </w:t>
      </w:r>
      <w:r w:rsidR="009C1BE2" w:rsidRPr="00530C83">
        <w:t>5</w:t>
      </w:r>
      <w:r w:rsidR="00BF1CD2" w:rsidRPr="00530C83">
        <w:t>2</w:t>
      </w:r>
      <w:r w:rsidR="009C1BE2" w:rsidRPr="00530C83">
        <w:t xml:space="preserve"> </w:t>
      </w:r>
      <w:r w:rsidR="00024C52" w:rsidRPr="00530C83">
        <w:t xml:space="preserve">analyses, </w:t>
      </w:r>
      <w:r w:rsidR="009C1BE2" w:rsidRPr="00530C83">
        <w:t xml:space="preserve">45 </w:t>
      </w:r>
      <w:r w:rsidR="00024C52" w:rsidRPr="00530C83">
        <w:t>were consistent with a reduction in the mean speed at the DSFS</w:t>
      </w:r>
      <w:r w:rsidR="00F10D58" w:rsidRPr="00530C83">
        <w:t xml:space="preserve"> (8</w:t>
      </w:r>
      <w:r w:rsidR="009C1BE2" w:rsidRPr="00530C83">
        <w:t>6.5</w:t>
      </w:r>
      <w:r w:rsidR="00F10D58" w:rsidRPr="00530C83">
        <w:t>%)</w:t>
      </w:r>
      <w:r w:rsidR="00024C52" w:rsidRPr="00530C83">
        <w:t xml:space="preserve">. </w:t>
      </w:r>
      <w:r w:rsidRPr="00530C83">
        <w:t xml:space="preserve">Seven of the </w:t>
      </w:r>
      <w:r w:rsidR="00024C52" w:rsidRPr="00530C83">
        <w:t>analyses indicated no change in the mean speed</w:t>
      </w:r>
      <w:r w:rsidR="00C84D1D" w:rsidRPr="00530C83">
        <w:t xml:space="preserve">. </w:t>
      </w:r>
      <w:r w:rsidR="003E2C27" w:rsidRPr="00530C83">
        <w:t>These seven analyses were spread over three studies</w:t>
      </w:r>
      <w:r w:rsidR="00ED0AAD" w:rsidRPr="00530C83">
        <w:t xml:space="preserve"> </w:t>
      </w:r>
      <w:sdt>
        <w:sdtPr>
          <w:id w:val="1036085461"/>
          <w:citation/>
        </w:sdtPr>
        <w:sdtContent>
          <w:r w:rsidR="00ED0AAD" w:rsidRPr="00530C83">
            <w:fldChar w:fldCharType="begin"/>
          </w:r>
          <w:r w:rsidR="00C84D1D" w:rsidRPr="00530C83">
            <w:instrText>CITATION Gam14 \t  \m Fon \t  \l 1033  \m Sar06</w:instrText>
          </w:r>
          <w:r w:rsidR="00ED0AAD" w:rsidRPr="00530C83">
            <w:fldChar w:fldCharType="separate"/>
          </w:r>
          <w:r w:rsidR="00744E8A" w:rsidRPr="00530C83">
            <w:rPr>
              <w:noProof/>
            </w:rPr>
            <w:t>(Gambatese &amp; Zhang, 2014; Fontaine, 2008; Sarasua, Ogle, &amp; Chowdhury, 2006)</w:t>
          </w:r>
          <w:r w:rsidR="00ED0AAD" w:rsidRPr="00530C83">
            <w:fldChar w:fldCharType="end"/>
          </w:r>
        </w:sdtContent>
      </w:sdt>
      <w:r w:rsidR="00ED0AAD" w:rsidRPr="00530C83">
        <w:t xml:space="preserve"> </w:t>
      </w:r>
      <w:r w:rsidR="00024C52" w:rsidRPr="00530C83">
        <w:t>(</w:t>
      </w:r>
      <w:r w:rsidR="00024C52" w:rsidRPr="00530C83">
        <w:fldChar w:fldCharType="begin"/>
      </w:r>
      <w:r w:rsidR="00024C52" w:rsidRPr="00530C83">
        <w:instrText xml:space="preserve"> REF _Ref470582381 \h </w:instrText>
      </w:r>
      <w:r w:rsidR="00B30C36" w:rsidRPr="00530C83">
        <w:instrText xml:space="preserve"> \* MERGEFORMAT </w:instrText>
      </w:r>
      <w:r w:rsidR="00024C52" w:rsidRPr="00530C83">
        <w:fldChar w:fldCharType="separate"/>
      </w:r>
      <w:r w:rsidR="004055C6" w:rsidRPr="008E46DF">
        <w:t xml:space="preserve">Figure </w:t>
      </w:r>
      <w:r w:rsidR="004055C6">
        <w:rPr>
          <w:noProof/>
        </w:rPr>
        <w:t>8</w:t>
      </w:r>
      <w:r w:rsidR="00024C52" w:rsidRPr="00530C83">
        <w:fldChar w:fldCharType="end"/>
      </w:r>
      <w:r w:rsidR="00024C52" w:rsidRPr="00530C83">
        <w:t>)</w:t>
      </w:r>
      <w:r w:rsidRPr="00530C83">
        <w:t>.</w:t>
      </w:r>
      <w:r w:rsidR="00F10D58" w:rsidRPr="00530C83">
        <w:t xml:space="preserve"> The relative number of studies favoring H2 (8</w:t>
      </w:r>
      <w:r w:rsidR="009C1BE2" w:rsidRPr="00530C83">
        <w:t>5</w:t>
      </w:r>
      <w:r w:rsidR="00F10D58" w:rsidRPr="00530C83">
        <w:t>.7%) and H3 (90.</w:t>
      </w:r>
      <w:r w:rsidR="009C1BE2" w:rsidRPr="00530C83">
        <w:t>2</w:t>
      </w:r>
      <w:r w:rsidR="00F10D58" w:rsidRPr="00530C83">
        <w:t>%) were roughly consistent with those favoring H1.</w:t>
      </w:r>
    </w:p>
    <w:p w14:paraId="33FA999F" w14:textId="77777777" w:rsidR="009C1BE2" w:rsidRPr="00530C83" w:rsidRDefault="009C1BE2" w:rsidP="009A0D26"/>
    <w:p w14:paraId="2FE44AD8" w14:textId="64DB7018" w:rsidR="00B61548" w:rsidRPr="00530C83" w:rsidRDefault="00B61548" w:rsidP="009A0D26">
      <w:r w:rsidRPr="00530C83">
        <w:t xml:space="preserve">Note that the information in </w:t>
      </w:r>
      <w:r w:rsidR="003E2359">
        <w:fldChar w:fldCharType="begin"/>
      </w:r>
      <w:r w:rsidR="003E2359">
        <w:instrText xml:space="preserve"> REF _Ref478393783 \h </w:instrText>
      </w:r>
      <w:r w:rsidR="003E2359">
        <w:fldChar w:fldCharType="separate"/>
      </w:r>
      <w:r w:rsidR="004055C6">
        <w:t>Table C</w:t>
      </w:r>
      <w:r w:rsidR="004055C6">
        <w:rPr>
          <w:noProof/>
        </w:rPr>
        <w:t>1</w:t>
      </w:r>
      <w:r w:rsidR="003E2359">
        <w:fldChar w:fldCharType="end"/>
      </w:r>
      <w:r w:rsidR="003E2359">
        <w:t xml:space="preserve"> </w:t>
      </w:r>
      <w:r w:rsidR="00CC2FFA" w:rsidRPr="00530C83">
        <w:t xml:space="preserve">in </w:t>
      </w:r>
      <w:r w:rsidR="00BF1CD2" w:rsidRPr="00530C83">
        <w:fldChar w:fldCharType="begin"/>
      </w:r>
      <w:r w:rsidR="00BF1CD2" w:rsidRPr="00530C83">
        <w:instrText xml:space="preserve"> REF _Ref478047852 \h </w:instrText>
      </w:r>
      <w:r w:rsidR="00530C83">
        <w:instrText xml:space="preserve"> \* MERGEFORMAT </w:instrText>
      </w:r>
      <w:r w:rsidR="00BF1CD2" w:rsidRPr="00530C83">
        <w:fldChar w:fldCharType="separate"/>
      </w:r>
      <w:r w:rsidR="004055C6" w:rsidRPr="00530C83">
        <w:t>Appendix C: Studies Linked to Vote-count</w:t>
      </w:r>
      <w:r w:rsidR="00BF1CD2" w:rsidRPr="00530C83">
        <w:fldChar w:fldCharType="end"/>
      </w:r>
      <w:r w:rsidR="00BF1CD2" w:rsidRPr="00530C83">
        <w:t xml:space="preserve"> </w:t>
      </w:r>
      <w:r w:rsidRPr="00530C83">
        <w:t>can be used to determine which studies contributed to which co</w:t>
      </w:r>
      <w:r w:rsidR="003E2359">
        <w:t>unt. C</w:t>
      </w:r>
      <w:r w:rsidRPr="00530C83">
        <w:t>onsider the studies that showed no change in the mean speed at the DSFS (</w:t>
      </w:r>
      <w:r w:rsidR="004F7C19" w:rsidRPr="00530C83">
        <w:t xml:space="preserve">H1).  </w:t>
      </w:r>
      <w:r w:rsidR="00CC2FFA" w:rsidRPr="00530C83">
        <w:t>Lo</w:t>
      </w:r>
      <w:r w:rsidR="004F7C19" w:rsidRPr="00530C83">
        <w:t xml:space="preserve">oking at “H1: Mean” and “0” we see that three of the analyses were reported in one study </w:t>
      </w:r>
      <w:sdt>
        <w:sdtPr>
          <w:id w:val="-1817483009"/>
          <w:citation/>
        </w:sdtPr>
        <w:sdtContent>
          <w:r w:rsidR="004F7C19" w:rsidRPr="00530C83">
            <w:fldChar w:fldCharType="begin"/>
          </w:r>
          <w:r w:rsidR="003E2C27" w:rsidRPr="00530C83">
            <w:instrText xml:space="preserve">CITATION Fon \t  \l 1033 </w:instrText>
          </w:r>
          <w:r w:rsidR="004F7C19" w:rsidRPr="00530C83">
            <w:fldChar w:fldCharType="separate"/>
          </w:r>
          <w:r w:rsidR="00744E8A" w:rsidRPr="00530C83">
            <w:rPr>
              <w:noProof/>
            </w:rPr>
            <w:t>(Fontaine, 2008)</w:t>
          </w:r>
          <w:r w:rsidR="004F7C19" w:rsidRPr="00530C83">
            <w:fldChar w:fldCharType="end"/>
          </w:r>
        </w:sdtContent>
      </w:sdt>
      <w:r w:rsidR="004F7C19" w:rsidRPr="00530C83">
        <w:t xml:space="preserve">, two in a second study </w:t>
      </w:r>
      <w:sdt>
        <w:sdtPr>
          <w:id w:val="-1631701318"/>
          <w:citation/>
        </w:sdtPr>
        <w:sdtContent>
          <w:r w:rsidR="004F7C19" w:rsidRPr="00530C83">
            <w:fldChar w:fldCharType="begin"/>
          </w:r>
          <w:r w:rsidR="004F7C19" w:rsidRPr="00530C83">
            <w:instrText xml:space="preserve">CITATION Gam14 \t  \l 1033 </w:instrText>
          </w:r>
          <w:r w:rsidR="004F7C19" w:rsidRPr="00530C83">
            <w:fldChar w:fldCharType="separate"/>
          </w:r>
          <w:r w:rsidR="00744E8A" w:rsidRPr="00530C83">
            <w:rPr>
              <w:noProof/>
            </w:rPr>
            <w:t>(Gambatese &amp; Zhang, 2014)</w:t>
          </w:r>
          <w:r w:rsidR="004F7C19" w:rsidRPr="00530C83">
            <w:fldChar w:fldCharType="end"/>
          </w:r>
        </w:sdtContent>
      </w:sdt>
      <w:r w:rsidR="004F7C19" w:rsidRPr="00530C83">
        <w:t xml:space="preserve">, and the final two in a third study </w:t>
      </w:r>
      <w:sdt>
        <w:sdtPr>
          <w:id w:val="1906102785"/>
          <w:citation/>
        </w:sdtPr>
        <w:sdtContent>
          <w:r w:rsidR="004F7C19" w:rsidRPr="00530C83">
            <w:fldChar w:fldCharType="begin"/>
          </w:r>
          <w:r w:rsidR="004F7C19" w:rsidRPr="00530C83">
            <w:instrText xml:space="preserve"> CITATION Sar06 \l 1033 </w:instrText>
          </w:r>
          <w:r w:rsidR="004F7C19" w:rsidRPr="00530C83">
            <w:fldChar w:fldCharType="separate"/>
          </w:r>
          <w:r w:rsidR="00744E8A" w:rsidRPr="00530C83">
            <w:rPr>
              <w:noProof/>
            </w:rPr>
            <w:t>(Sarasua, Ogle, &amp; Chowdhury, 2006)</w:t>
          </w:r>
          <w:r w:rsidR="004F7C19" w:rsidRPr="00530C83">
            <w:fldChar w:fldCharType="end"/>
          </w:r>
        </w:sdtContent>
      </w:sdt>
      <w:r w:rsidR="004D221C" w:rsidRPr="00530C83">
        <w:t>.</w:t>
      </w:r>
    </w:p>
    <w:p w14:paraId="64181164" w14:textId="77777777" w:rsidR="004F7C19" w:rsidRPr="00530C83" w:rsidRDefault="004F7C19" w:rsidP="009A0D26"/>
    <w:p w14:paraId="250A1166" w14:textId="6FE5E5F4" w:rsidR="003859D2" w:rsidRPr="008E46DF" w:rsidRDefault="00155A5B" w:rsidP="008E46DF">
      <w:pPr>
        <w:pStyle w:val="Caption"/>
      </w:pPr>
      <w:r w:rsidRPr="00530C83">
        <w:rPr>
          <w:noProof/>
        </w:rPr>
        <w:drawing>
          <wp:anchor distT="0" distB="0" distL="114300" distR="114300" simplePos="0" relativeHeight="251684864" behindDoc="0" locked="0" layoutInCell="1" allowOverlap="1" wp14:anchorId="05C1590B" wp14:editId="52CEC3E0">
            <wp:simplePos x="0" y="0"/>
            <wp:positionH relativeFrom="margin">
              <wp:align>center</wp:align>
            </wp:positionH>
            <wp:positionV relativeFrom="paragraph">
              <wp:posOffset>10584</wp:posOffset>
            </wp:positionV>
            <wp:extent cx="5760720" cy="2743200"/>
            <wp:effectExtent l="0" t="0" r="11430" b="0"/>
            <wp:wrapTopAndBottom/>
            <wp:docPr id="12" name="Chart 12">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BB74FA7-C681-438F-AD73-9F57D3EF6E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bookmarkStart w:id="218" w:name="_Ref470582381"/>
      <w:r w:rsidR="00205BAC" w:rsidRPr="008E46DF">
        <w:t xml:space="preserve">Figure </w:t>
      </w:r>
      <w:fldSimple w:instr=" SEQ Figure \* ARABIC ">
        <w:r w:rsidR="004055C6">
          <w:rPr>
            <w:noProof/>
          </w:rPr>
          <w:t>8</w:t>
        </w:r>
      </w:fldSimple>
      <w:bookmarkEnd w:id="218"/>
      <w:r w:rsidR="00205BAC" w:rsidRPr="008E46DF">
        <w:t>.  Work Zones: H1</w:t>
      </w:r>
    </w:p>
    <w:p w14:paraId="0E4A41D0" w14:textId="143C1C01" w:rsidR="00024C52" w:rsidRPr="00530C83" w:rsidRDefault="00024C52" w:rsidP="001149C5">
      <w:r w:rsidRPr="00530C83">
        <w:t>With respect to changes in the</w:t>
      </w:r>
      <w:r w:rsidR="00F10D58" w:rsidRPr="00530C83">
        <w:t xml:space="preserve"> mean</w:t>
      </w:r>
      <w:r w:rsidRPr="00530C83">
        <w:t xml:space="preserve"> </w:t>
      </w:r>
      <w:r w:rsidR="00F10D58" w:rsidRPr="00530C83">
        <w:t>speed at the downstream sensor</w:t>
      </w:r>
      <w:r w:rsidR="008E46DF">
        <w:t>,</w:t>
      </w:r>
      <w:r w:rsidR="00F10D58" w:rsidRPr="00530C83">
        <w:t xml:space="preserve"> while the DSFS was activated, a total of 6</w:t>
      </w:r>
      <w:r w:rsidR="00982BA8" w:rsidRPr="00530C83">
        <w:t>4</w:t>
      </w:r>
      <w:r w:rsidR="00F10D58" w:rsidRPr="00530C83">
        <w:t xml:space="preserve"> analyses were reported (H2). Of these, 4</w:t>
      </w:r>
      <w:r w:rsidR="00982BA8" w:rsidRPr="00530C83">
        <w:t>5</w:t>
      </w:r>
      <w:r w:rsidR="00F10D58" w:rsidRPr="00530C83">
        <w:t xml:space="preserve"> were consistent with a decrease in the mean speed at the downstream sensor</w:t>
      </w:r>
      <w:r w:rsidR="007D64A0" w:rsidRPr="00530C83">
        <w:t xml:space="preserve"> (</w:t>
      </w:r>
      <w:r w:rsidR="00982BA8" w:rsidRPr="00530C83">
        <w:t>70.3</w:t>
      </w:r>
      <w:r w:rsidR="007D64A0" w:rsidRPr="00530C83">
        <w:t>%)</w:t>
      </w:r>
      <w:r w:rsidR="00F10D58" w:rsidRPr="00530C83">
        <w:t>, 13 with no change in the mean speed</w:t>
      </w:r>
      <w:r w:rsidR="007D64A0" w:rsidRPr="00530C83">
        <w:t xml:space="preserve"> (2</w:t>
      </w:r>
      <w:r w:rsidR="00982BA8" w:rsidRPr="00530C83">
        <w:t>0</w:t>
      </w:r>
      <w:r w:rsidR="007D64A0" w:rsidRPr="00530C83">
        <w:t>.3%)</w:t>
      </w:r>
      <w:r w:rsidR="00F10D58" w:rsidRPr="00530C83">
        <w:t>, and 6 with an actual increase in the mean speed</w:t>
      </w:r>
      <w:r w:rsidR="007D64A0" w:rsidRPr="00530C83">
        <w:t xml:space="preserve"> (9.</w:t>
      </w:r>
      <w:r w:rsidR="00982BA8" w:rsidRPr="00530C83">
        <w:t>4</w:t>
      </w:r>
      <w:r w:rsidR="007D64A0" w:rsidRPr="00530C83">
        <w:t>%)</w:t>
      </w:r>
      <w:r w:rsidR="005C50B3" w:rsidRPr="00530C83">
        <w:t xml:space="preserve">. </w:t>
      </w:r>
      <w:r w:rsidR="003E2C27" w:rsidRPr="00530C83">
        <w:t>Similar changes are noted in the 85</w:t>
      </w:r>
      <w:r w:rsidR="003E2C27" w:rsidRPr="00530C83">
        <w:rPr>
          <w:vertAlign w:val="superscript"/>
        </w:rPr>
        <w:t>th</w:t>
      </w:r>
      <w:r w:rsidR="003E2C27" w:rsidRPr="00530C83">
        <w:t xml:space="preserve"> percentile speed and the percentage of drivers t</w:t>
      </w:r>
      <w:r w:rsidR="00A268BD" w:rsidRPr="00530C83">
        <w:t>raveling over the speed limit (</w:t>
      </w:r>
      <w:r w:rsidR="00B361EF" w:rsidRPr="00530C83">
        <w:fldChar w:fldCharType="begin"/>
      </w:r>
      <w:r w:rsidR="00B361EF" w:rsidRPr="00530C83">
        <w:instrText xml:space="preserve"> REF _Ref470583114 \h </w:instrText>
      </w:r>
      <w:r w:rsidR="00B30C36" w:rsidRPr="00530C83">
        <w:instrText xml:space="preserve"> \* MERGEFORMAT </w:instrText>
      </w:r>
      <w:r w:rsidR="00B361EF" w:rsidRPr="00530C83">
        <w:fldChar w:fldCharType="separate"/>
      </w:r>
      <w:r w:rsidR="004055C6" w:rsidRPr="00530C83">
        <w:t xml:space="preserve">Figure </w:t>
      </w:r>
      <w:r w:rsidR="004055C6">
        <w:rPr>
          <w:noProof/>
        </w:rPr>
        <w:t>9</w:t>
      </w:r>
      <w:r w:rsidR="00B361EF" w:rsidRPr="00530C83">
        <w:fldChar w:fldCharType="end"/>
      </w:r>
      <w:r w:rsidR="00A268BD" w:rsidRPr="00530C83">
        <w:t>)</w:t>
      </w:r>
      <w:r w:rsidR="00B361EF" w:rsidRPr="00530C83">
        <w:t>.</w:t>
      </w:r>
    </w:p>
    <w:p w14:paraId="51CB7BD0" w14:textId="77777777" w:rsidR="003859D2" w:rsidRPr="00530C83" w:rsidRDefault="003859D2" w:rsidP="009A0D26"/>
    <w:p w14:paraId="608AA606" w14:textId="408768E4" w:rsidR="005916A1" w:rsidRPr="00530C83" w:rsidRDefault="00155A5B" w:rsidP="008E46DF">
      <w:pPr>
        <w:pStyle w:val="Caption"/>
      </w:pPr>
      <w:r w:rsidRPr="00530C83">
        <w:rPr>
          <w:noProof/>
        </w:rPr>
        <w:lastRenderedPageBreak/>
        <w:drawing>
          <wp:anchor distT="0" distB="0" distL="114300" distR="114300" simplePos="0" relativeHeight="251686912" behindDoc="0" locked="0" layoutInCell="1" allowOverlap="1" wp14:anchorId="3D2E7130" wp14:editId="56FE49C0">
            <wp:simplePos x="0" y="0"/>
            <wp:positionH relativeFrom="margin">
              <wp:align>center</wp:align>
            </wp:positionH>
            <wp:positionV relativeFrom="paragraph">
              <wp:posOffset>0</wp:posOffset>
            </wp:positionV>
            <wp:extent cx="5760720" cy="2743200"/>
            <wp:effectExtent l="0" t="0" r="11430" b="0"/>
            <wp:wrapTopAndBottom/>
            <wp:docPr id="13" name="Chart 13">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2D2A5C00-B9E4-40B8-A052-72F9868970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bookmarkStart w:id="219" w:name="_Ref470583114"/>
      <w:r w:rsidR="005916A1" w:rsidRPr="00530C83">
        <w:t xml:space="preserve">Figure </w:t>
      </w:r>
      <w:fldSimple w:instr=" SEQ Figure \* ARABIC ">
        <w:r w:rsidR="004055C6">
          <w:rPr>
            <w:noProof/>
          </w:rPr>
          <w:t>9</w:t>
        </w:r>
      </w:fldSimple>
      <w:bookmarkEnd w:id="219"/>
      <w:r w:rsidR="005916A1" w:rsidRPr="00530C83">
        <w:t>.  Work Zones: H2</w:t>
      </w:r>
    </w:p>
    <w:p w14:paraId="42101F8D" w14:textId="3040CD42" w:rsidR="00B361EF" w:rsidRPr="00530C83" w:rsidRDefault="00B361EF" w:rsidP="001149C5">
      <w:r w:rsidRPr="00530C83">
        <w:t xml:space="preserve">Finally, with respect to changes in the mean speed at the DSFS after the DSFS is </w:t>
      </w:r>
      <w:r w:rsidR="00B61548" w:rsidRPr="00530C83">
        <w:t>de</w:t>
      </w:r>
      <w:r w:rsidRPr="00530C83">
        <w:t xml:space="preserve">activated, there were very few such analyses, in fact only </w:t>
      </w:r>
      <w:r w:rsidR="00B61548" w:rsidRPr="00530C83">
        <w:t xml:space="preserve">three </w:t>
      </w:r>
      <w:r w:rsidRPr="00530C83">
        <w:t xml:space="preserve">such analyses (H3).  </w:t>
      </w:r>
      <w:r w:rsidR="00CC2FFA" w:rsidRPr="00530C83">
        <w:t xml:space="preserve">All </w:t>
      </w:r>
      <w:r w:rsidRPr="00530C83">
        <w:t xml:space="preserve">showed a halo effect (a continued reduction in the mean speed of the DSFS after </w:t>
      </w:r>
      <w:r w:rsidR="00B61548" w:rsidRPr="00530C83">
        <w:t>de</w:t>
      </w:r>
      <w:r w:rsidRPr="00530C83">
        <w:t>activation below what it was before activation).  The halo effect existed as well for the 85</w:t>
      </w:r>
      <w:r w:rsidRPr="00530C83">
        <w:rPr>
          <w:vertAlign w:val="superscript"/>
        </w:rPr>
        <w:t>th</w:t>
      </w:r>
      <w:r w:rsidRPr="00530C83">
        <w:t xml:space="preserve"> percentile speed and the percentage of drivers traveling over the speed limit</w:t>
      </w:r>
      <w:r w:rsidR="001149C5" w:rsidRPr="00530C83">
        <w:t xml:space="preserve"> (</w:t>
      </w:r>
      <w:r w:rsidR="001149C5" w:rsidRPr="00530C83">
        <w:fldChar w:fldCharType="begin"/>
      </w:r>
      <w:r w:rsidR="001149C5" w:rsidRPr="00530C83">
        <w:instrText xml:space="preserve"> REF _Ref470583507 \h </w:instrText>
      </w:r>
      <w:r w:rsidR="00B30C36" w:rsidRPr="00530C83">
        <w:instrText xml:space="preserve"> \* MERGEFORMAT </w:instrText>
      </w:r>
      <w:r w:rsidR="001149C5" w:rsidRPr="00530C83">
        <w:fldChar w:fldCharType="separate"/>
      </w:r>
      <w:r w:rsidR="004055C6" w:rsidRPr="00530C83">
        <w:t xml:space="preserve">Figure </w:t>
      </w:r>
      <w:r w:rsidR="004055C6">
        <w:rPr>
          <w:noProof/>
        </w:rPr>
        <w:t>10</w:t>
      </w:r>
      <w:r w:rsidR="001149C5" w:rsidRPr="00530C83">
        <w:fldChar w:fldCharType="end"/>
      </w:r>
      <w:r w:rsidR="001149C5" w:rsidRPr="00530C83">
        <w:t>)</w:t>
      </w:r>
      <w:r w:rsidRPr="00530C83">
        <w:t>.</w:t>
      </w:r>
    </w:p>
    <w:p w14:paraId="7F974939" w14:textId="77777777" w:rsidR="005916A1" w:rsidRPr="00530C83" w:rsidRDefault="005916A1" w:rsidP="005916A1"/>
    <w:p w14:paraId="20CB182F" w14:textId="3AD452B5" w:rsidR="00D209BC" w:rsidRPr="00530C83" w:rsidRDefault="00155A5B" w:rsidP="008E46DF">
      <w:pPr>
        <w:pStyle w:val="Caption"/>
      </w:pPr>
      <w:r w:rsidRPr="00530C83">
        <w:rPr>
          <w:noProof/>
        </w:rPr>
        <w:drawing>
          <wp:anchor distT="0" distB="0" distL="114300" distR="114300" simplePos="0" relativeHeight="251688960" behindDoc="0" locked="0" layoutInCell="1" allowOverlap="1" wp14:anchorId="0B16624A" wp14:editId="53F8C9E0">
            <wp:simplePos x="0" y="0"/>
            <wp:positionH relativeFrom="margin">
              <wp:align>center</wp:align>
            </wp:positionH>
            <wp:positionV relativeFrom="paragraph">
              <wp:posOffset>67318</wp:posOffset>
            </wp:positionV>
            <wp:extent cx="5760720" cy="2743200"/>
            <wp:effectExtent l="0" t="0" r="11430" b="0"/>
            <wp:wrapTopAndBottom/>
            <wp:docPr id="15" name="Chart 15">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27E8D40A-2921-4024-9864-5E71B3511A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bookmarkStart w:id="220" w:name="_Ref470583507"/>
      <w:r w:rsidR="00D209BC" w:rsidRPr="00530C83">
        <w:t xml:space="preserve">Figure </w:t>
      </w:r>
      <w:fldSimple w:instr=" SEQ Figure \* ARABIC ">
        <w:r w:rsidR="004055C6">
          <w:rPr>
            <w:noProof/>
          </w:rPr>
          <w:t>10</w:t>
        </w:r>
      </w:fldSimple>
      <w:bookmarkEnd w:id="220"/>
      <w:r w:rsidR="00D209BC" w:rsidRPr="00530C83">
        <w:t>.  Work Zones: H</w:t>
      </w:r>
      <w:r w:rsidR="003B241B" w:rsidRPr="00530C83">
        <w:t>3</w:t>
      </w:r>
    </w:p>
    <w:p w14:paraId="2A6B8FF4" w14:textId="77777777" w:rsidR="00646181" w:rsidRPr="00530C83" w:rsidRDefault="00627B70" w:rsidP="00A82313">
      <w:pPr>
        <w:pStyle w:val="Heading4"/>
      </w:pPr>
      <w:r w:rsidRPr="00530C83">
        <w:t>Implementation Characteristics</w:t>
      </w:r>
      <w:r w:rsidR="004D221C" w:rsidRPr="00530C83">
        <w:t xml:space="preserve">  </w:t>
      </w:r>
    </w:p>
    <w:p w14:paraId="7B7E450D" w14:textId="4538192E" w:rsidR="001A24A6" w:rsidRPr="00530C83" w:rsidRDefault="001A24A6" w:rsidP="009A0D26">
      <w:r w:rsidRPr="00530C83">
        <w:t xml:space="preserve">An example of an implementation of a </w:t>
      </w:r>
      <w:r w:rsidR="0069128A" w:rsidRPr="00530C83">
        <w:t xml:space="preserve">mobile </w:t>
      </w:r>
      <w:r w:rsidRPr="00530C83">
        <w:t xml:space="preserve">DSFS in a work zone is displayed in </w:t>
      </w:r>
      <w:r w:rsidRPr="00530C83">
        <w:fldChar w:fldCharType="begin"/>
      </w:r>
      <w:r w:rsidRPr="00530C83">
        <w:instrText xml:space="preserve"> REF _Ref470795093 \h </w:instrText>
      </w:r>
      <w:r w:rsidR="00B30C36" w:rsidRPr="00530C83">
        <w:instrText xml:space="preserve"> \* MERGEFORMAT </w:instrText>
      </w:r>
      <w:r w:rsidRPr="00530C83">
        <w:fldChar w:fldCharType="separate"/>
      </w:r>
      <w:r w:rsidR="004055C6" w:rsidRPr="00530C83">
        <w:t xml:space="preserve">Figure </w:t>
      </w:r>
      <w:r w:rsidR="004055C6">
        <w:rPr>
          <w:noProof/>
        </w:rPr>
        <w:t>11</w:t>
      </w:r>
      <w:r w:rsidRPr="00530C83">
        <w:fldChar w:fldCharType="end"/>
      </w:r>
      <w:r w:rsidR="006A0CDF" w:rsidRPr="00530C83">
        <w:t xml:space="preserve"> </w:t>
      </w:r>
      <w:sdt>
        <w:sdtPr>
          <w:id w:val="-1163929619"/>
          <w:citation/>
        </w:sdtPr>
        <w:sdtContent>
          <w:r w:rsidR="006A0CDF" w:rsidRPr="00530C83">
            <w:fldChar w:fldCharType="begin"/>
          </w:r>
          <w:r w:rsidR="006A0CDF" w:rsidRPr="00530C83">
            <w:instrText xml:space="preserve">CITATION Eva \t  \l 1033 </w:instrText>
          </w:r>
          <w:r w:rsidR="006A0CDF" w:rsidRPr="00530C83">
            <w:fldChar w:fldCharType="separate"/>
          </w:r>
          <w:r w:rsidR="00744E8A" w:rsidRPr="00530C83">
            <w:rPr>
              <w:noProof/>
            </w:rPr>
            <w:t>(Gambatese &amp; Jafarnejad, 2015)</w:t>
          </w:r>
          <w:r w:rsidR="006A0CDF" w:rsidRPr="00530C83">
            <w:fldChar w:fldCharType="end"/>
          </w:r>
        </w:sdtContent>
      </w:sdt>
      <w:r w:rsidR="0069128A" w:rsidRPr="00530C83">
        <w:t>.  The mobile unit was mounted on a truck.  A number of different maintenance operations were</w:t>
      </w:r>
      <w:r w:rsidR="005A5C28" w:rsidRPr="00530C83">
        <w:t xml:space="preserve"> being</w:t>
      </w:r>
      <w:r w:rsidR="0069128A" w:rsidRPr="00530C83">
        <w:t xml:space="preserve"> undertaken </w:t>
      </w:r>
      <w:r w:rsidR="005A5C28" w:rsidRPr="00530C83">
        <w:t xml:space="preserve">at the time the mobile unit was present </w:t>
      </w:r>
      <w:r w:rsidR="0069128A" w:rsidRPr="00530C83">
        <w:lastRenderedPageBreak/>
        <w:t xml:space="preserve">including: (a) inspecting light poles with a stop at each light pole and a lane closure and (b) cleaning the drains along the right shoulder of the roadway, also with stops but without a complete lane closure. Within the maintenance work zone, the truck </w:t>
      </w:r>
      <w:r w:rsidR="005A5C28" w:rsidRPr="00530C83">
        <w:t xml:space="preserve">equipped with the DSFS </w:t>
      </w:r>
      <w:r w:rsidR="0069128A" w:rsidRPr="00530C83">
        <w:t>moved a</w:t>
      </w:r>
      <w:r w:rsidR="00CC2FFA" w:rsidRPr="00530C83">
        <w:t>t a s</w:t>
      </w:r>
      <w:r w:rsidR="0069128A" w:rsidRPr="00530C83">
        <w:t>low speed (usually 5-10 mph) behind the maintenance equipment conducting the work to provide</w:t>
      </w:r>
      <w:r w:rsidR="003E2C27" w:rsidRPr="00530C83">
        <w:t xml:space="preserve"> a</w:t>
      </w:r>
      <w:r w:rsidR="0069128A" w:rsidRPr="00530C83">
        <w:t xml:space="preserve"> warning to approaching vehicles about the work zone and to advise</w:t>
      </w:r>
      <w:r w:rsidR="005A5C28" w:rsidRPr="00530C83">
        <w:t xml:space="preserve"> drivers of</w:t>
      </w:r>
      <w:r w:rsidR="0069128A" w:rsidRPr="00530C83">
        <w:t xml:space="preserve"> a decrease in speed</w:t>
      </w:r>
      <w:r w:rsidR="005A5C28" w:rsidRPr="00530C83">
        <w:t xml:space="preserve"> (Shadow Vehicle 2 in </w:t>
      </w:r>
      <w:r w:rsidR="005A5C28" w:rsidRPr="00530C83">
        <w:fldChar w:fldCharType="begin"/>
      </w:r>
      <w:r w:rsidR="005A5C28" w:rsidRPr="00530C83">
        <w:instrText xml:space="preserve"> REF _Ref470795093 \h </w:instrText>
      </w:r>
      <w:r w:rsidR="00B30C36" w:rsidRPr="00530C83">
        <w:instrText xml:space="preserve"> \* MERGEFORMAT </w:instrText>
      </w:r>
      <w:r w:rsidR="005A5C28" w:rsidRPr="00530C83">
        <w:fldChar w:fldCharType="separate"/>
      </w:r>
      <w:r w:rsidR="004055C6" w:rsidRPr="00530C83">
        <w:t xml:space="preserve">Figure </w:t>
      </w:r>
      <w:r w:rsidR="004055C6">
        <w:rPr>
          <w:noProof/>
        </w:rPr>
        <w:t>11</w:t>
      </w:r>
      <w:r w:rsidR="005A5C28" w:rsidRPr="00530C83">
        <w:fldChar w:fldCharType="end"/>
      </w:r>
      <w:r w:rsidR="005A5C28" w:rsidRPr="00530C83">
        <w:t>)</w:t>
      </w:r>
      <w:r w:rsidR="0069128A" w:rsidRPr="00530C83">
        <w:t>.</w:t>
      </w:r>
      <w:r w:rsidR="005A5C28" w:rsidRPr="00530C83">
        <w:t xml:space="preserve">  Importantly, there was a vehicle upstream of the vehicle with the DSFS which provided warning information </w:t>
      </w:r>
      <w:r w:rsidR="00741110" w:rsidRPr="00530C83">
        <w:t>(either a four</w:t>
      </w:r>
      <w:r w:rsidR="00CC2FFA" w:rsidRPr="00530C83">
        <w:t>-</w:t>
      </w:r>
      <w:r w:rsidR="00741110" w:rsidRPr="00530C83">
        <w:t xml:space="preserve">dot pattern or an arrow when encroaching a lane with a narrow shoulder; Shadow Vehicle 1 in </w:t>
      </w:r>
      <w:r w:rsidR="00741110" w:rsidRPr="00530C83">
        <w:fldChar w:fldCharType="begin"/>
      </w:r>
      <w:r w:rsidR="00741110" w:rsidRPr="00530C83">
        <w:instrText xml:space="preserve"> REF _Ref470795093 \h </w:instrText>
      </w:r>
      <w:r w:rsidR="00B30C36" w:rsidRPr="00530C83">
        <w:instrText xml:space="preserve"> \* MERGEFORMAT </w:instrText>
      </w:r>
      <w:r w:rsidR="00741110" w:rsidRPr="00530C83">
        <w:fldChar w:fldCharType="separate"/>
      </w:r>
      <w:r w:rsidR="004055C6" w:rsidRPr="00530C83">
        <w:t xml:space="preserve">Figure </w:t>
      </w:r>
      <w:r w:rsidR="004055C6">
        <w:rPr>
          <w:noProof/>
        </w:rPr>
        <w:t>11</w:t>
      </w:r>
      <w:r w:rsidR="00741110" w:rsidRPr="00530C83">
        <w:fldChar w:fldCharType="end"/>
      </w:r>
      <w:r w:rsidR="00741110" w:rsidRPr="00530C83">
        <w:t>.).  Additionally, the work vehicle itself had the capability of displaying the same information as the Shadow Vehicle 1. These additional vehicle</w:t>
      </w:r>
      <w:r w:rsidR="00CC2FFA" w:rsidRPr="00530C83">
        <w:t>s</w:t>
      </w:r>
      <w:r w:rsidR="00741110" w:rsidRPr="00530C83">
        <w:t xml:space="preserve"> are unlike</w:t>
      </w:r>
      <w:r w:rsidR="00CC2FFA" w:rsidRPr="00530C83">
        <w:t>ly</w:t>
      </w:r>
      <w:r w:rsidR="00741110" w:rsidRPr="00530C83">
        <w:t xml:space="preserve"> to influence the effect of the activation of the DSFS at the DSFS (H1) or the deactivation of the DSFS at the DSFS (H3).  But, there is reason to believe that the presence of the information on Shadow Vehicle 1 and the work vehicle may have influenced the speed of drivers downstream of the DSFS when the DSFS was </w:t>
      </w:r>
      <w:r w:rsidR="00A268BD" w:rsidRPr="00530C83">
        <w:rPr>
          <w:noProof/>
        </w:rPr>
        <w:drawing>
          <wp:anchor distT="0" distB="0" distL="114300" distR="114300" simplePos="0" relativeHeight="251700224" behindDoc="0" locked="0" layoutInCell="1" allowOverlap="1" wp14:anchorId="5548BC57" wp14:editId="7482F25F">
            <wp:simplePos x="0" y="0"/>
            <wp:positionH relativeFrom="margin">
              <wp:posOffset>1355426</wp:posOffset>
            </wp:positionH>
            <wp:positionV relativeFrom="paragraph">
              <wp:posOffset>2453890</wp:posOffset>
            </wp:positionV>
            <wp:extent cx="3119718" cy="4265862"/>
            <wp:effectExtent l="0" t="0" r="5080" b="190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3805" b="8980"/>
                    <a:stretch/>
                  </pic:blipFill>
                  <pic:spPr bwMode="auto">
                    <a:xfrm>
                      <a:off x="0" y="0"/>
                      <a:ext cx="3119718" cy="42658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1110" w:rsidRPr="00530C83">
        <w:t>activated.</w:t>
      </w:r>
      <w:r w:rsidR="00C3338C" w:rsidRPr="00530C83">
        <w:t xml:space="preserve">  </w:t>
      </w:r>
    </w:p>
    <w:p w14:paraId="362BF384" w14:textId="77777777" w:rsidR="001A24A6" w:rsidRPr="00530C83" w:rsidRDefault="001A24A6" w:rsidP="0069128A">
      <w:pPr>
        <w:keepNext/>
      </w:pPr>
    </w:p>
    <w:p w14:paraId="4F29E917" w14:textId="77777777" w:rsidR="001A24A6" w:rsidRPr="00530C83" w:rsidRDefault="001A24A6" w:rsidP="0069128A">
      <w:pPr>
        <w:keepNext/>
      </w:pPr>
    </w:p>
    <w:p w14:paraId="15E004E7" w14:textId="77777777" w:rsidR="001A24A6" w:rsidRPr="00530C83" w:rsidRDefault="001A24A6" w:rsidP="0069128A">
      <w:pPr>
        <w:keepNext/>
      </w:pPr>
    </w:p>
    <w:p w14:paraId="4E28DAD3" w14:textId="77777777" w:rsidR="001A24A6" w:rsidRPr="00530C83" w:rsidRDefault="001A24A6" w:rsidP="0069128A">
      <w:pPr>
        <w:keepNext/>
      </w:pPr>
    </w:p>
    <w:p w14:paraId="105FA061" w14:textId="77777777" w:rsidR="001A24A6" w:rsidRPr="00530C83" w:rsidRDefault="001A24A6" w:rsidP="0069128A">
      <w:pPr>
        <w:keepNext/>
      </w:pPr>
    </w:p>
    <w:p w14:paraId="3F9866E8" w14:textId="77777777" w:rsidR="001A24A6" w:rsidRPr="00530C83" w:rsidRDefault="001A24A6" w:rsidP="0069128A">
      <w:pPr>
        <w:keepNext/>
      </w:pPr>
    </w:p>
    <w:p w14:paraId="54B09890" w14:textId="77777777" w:rsidR="001A24A6" w:rsidRPr="00530C83" w:rsidRDefault="001A24A6" w:rsidP="0069128A">
      <w:pPr>
        <w:keepNext/>
      </w:pPr>
    </w:p>
    <w:p w14:paraId="15D9B4B1" w14:textId="77777777" w:rsidR="001A24A6" w:rsidRPr="00530C83" w:rsidRDefault="001A24A6" w:rsidP="0069128A">
      <w:pPr>
        <w:keepNext/>
      </w:pPr>
    </w:p>
    <w:p w14:paraId="5BF59EC0" w14:textId="77777777" w:rsidR="001A24A6" w:rsidRPr="00530C83" w:rsidRDefault="001A24A6" w:rsidP="0069128A">
      <w:pPr>
        <w:keepNext/>
      </w:pPr>
    </w:p>
    <w:p w14:paraId="78D80B48" w14:textId="77777777" w:rsidR="001A24A6" w:rsidRPr="00530C83" w:rsidRDefault="001A24A6" w:rsidP="0069128A">
      <w:pPr>
        <w:keepNext/>
      </w:pPr>
    </w:p>
    <w:p w14:paraId="1335B9B4" w14:textId="77777777" w:rsidR="001A24A6" w:rsidRPr="00530C83" w:rsidRDefault="001A24A6" w:rsidP="0069128A">
      <w:pPr>
        <w:keepNext/>
      </w:pPr>
    </w:p>
    <w:p w14:paraId="0F21DB47" w14:textId="77777777" w:rsidR="001A24A6" w:rsidRPr="00530C83" w:rsidRDefault="001A24A6" w:rsidP="0069128A">
      <w:pPr>
        <w:keepNext/>
      </w:pPr>
    </w:p>
    <w:p w14:paraId="20E5DEB4" w14:textId="77777777" w:rsidR="001A24A6" w:rsidRPr="00530C83" w:rsidRDefault="001A24A6" w:rsidP="0069128A">
      <w:pPr>
        <w:keepNext/>
      </w:pPr>
    </w:p>
    <w:p w14:paraId="2D9D63CD" w14:textId="77777777" w:rsidR="001A24A6" w:rsidRPr="00530C83" w:rsidRDefault="001A24A6" w:rsidP="0069128A">
      <w:pPr>
        <w:keepNext/>
      </w:pPr>
    </w:p>
    <w:p w14:paraId="0A0A8319" w14:textId="77777777" w:rsidR="001A24A6" w:rsidRPr="00530C83" w:rsidRDefault="001A24A6" w:rsidP="0069128A">
      <w:pPr>
        <w:keepNext/>
      </w:pPr>
    </w:p>
    <w:p w14:paraId="5053FE78" w14:textId="77777777" w:rsidR="001A24A6" w:rsidRPr="00530C83" w:rsidRDefault="001A24A6" w:rsidP="0069128A">
      <w:pPr>
        <w:keepNext/>
      </w:pPr>
    </w:p>
    <w:p w14:paraId="415617C3" w14:textId="77777777" w:rsidR="001A24A6" w:rsidRPr="00530C83" w:rsidRDefault="001A24A6" w:rsidP="0069128A">
      <w:pPr>
        <w:keepNext/>
      </w:pPr>
    </w:p>
    <w:p w14:paraId="1EDA6956" w14:textId="77777777" w:rsidR="001A24A6" w:rsidRPr="00530C83" w:rsidRDefault="001A24A6" w:rsidP="0069128A">
      <w:pPr>
        <w:keepNext/>
      </w:pPr>
    </w:p>
    <w:p w14:paraId="3C07C562" w14:textId="77777777" w:rsidR="001A24A6" w:rsidRPr="00530C83" w:rsidRDefault="001A24A6" w:rsidP="0069128A">
      <w:pPr>
        <w:keepNext/>
      </w:pPr>
    </w:p>
    <w:p w14:paraId="112C22D6" w14:textId="77777777" w:rsidR="001A24A6" w:rsidRPr="00530C83" w:rsidRDefault="001A24A6" w:rsidP="0069128A">
      <w:pPr>
        <w:keepNext/>
      </w:pPr>
    </w:p>
    <w:p w14:paraId="6541243C" w14:textId="77777777" w:rsidR="001A24A6" w:rsidRPr="00530C83" w:rsidRDefault="001A24A6" w:rsidP="0069128A">
      <w:pPr>
        <w:keepNext/>
      </w:pPr>
    </w:p>
    <w:p w14:paraId="0F18105B" w14:textId="77777777" w:rsidR="001A24A6" w:rsidRPr="00530C83" w:rsidRDefault="001A24A6" w:rsidP="0069128A">
      <w:pPr>
        <w:keepNext/>
      </w:pPr>
    </w:p>
    <w:p w14:paraId="29381E85" w14:textId="77777777" w:rsidR="001A24A6" w:rsidRPr="00530C83" w:rsidRDefault="001A24A6" w:rsidP="0069128A">
      <w:pPr>
        <w:keepNext/>
      </w:pPr>
    </w:p>
    <w:p w14:paraId="68F79547" w14:textId="77777777" w:rsidR="001A24A6" w:rsidRPr="00530C83" w:rsidRDefault="001A24A6" w:rsidP="0069128A">
      <w:pPr>
        <w:keepNext/>
      </w:pPr>
    </w:p>
    <w:p w14:paraId="7D26B123" w14:textId="77777777" w:rsidR="001A24A6" w:rsidRPr="00530C83" w:rsidRDefault="001A24A6" w:rsidP="0069128A">
      <w:pPr>
        <w:keepNext/>
      </w:pPr>
    </w:p>
    <w:p w14:paraId="50667E94" w14:textId="77777777" w:rsidR="001A24A6" w:rsidRPr="00530C83" w:rsidRDefault="001A24A6" w:rsidP="00337360">
      <w:pPr>
        <w:pStyle w:val="Caption"/>
      </w:pPr>
      <w:bookmarkStart w:id="221" w:name="_Ref470795093"/>
      <w:r w:rsidRPr="00530C83">
        <w:t xml:space="preserve">Figure </w:t>
      </w:r>
      <w:fldSimple w:instr=" SEQ Figure \* ARABIC ">
        <w:r w:rsidR="004055C6">
          <w:rPr>
            <w:noProof/>
          </w:rPr>
          <w:t>11</w:t>
        </w:r>
      </w:fldSimple>
      <w:bookmarkEnd w:id="221"/>
      <w:r w:rsidRPr="00530C83">
        <w:t>.  Example work zone implementation of DSFS.</w:t>
      </w:r>
      <w:r w:rsidR="006A0CDF" w:rsidRPr="00530C83">
        <w:t xml:space="preserve"> </w:t>
      </w:r>
      <w:sdt>
        <w:sdtPr>
          <w:id w:val="174772942"/>
          <w:citation/>
        </w:sdtPr>
        <w:sdtContent>
          <w:r w:rsidR="006A0CDF" w:rsidRPr="00530C83">
            <w:fldChar w:fldCharType="begin"/>
          </w:r>
          <w:r w:rsidR="006A0CDF" w:rsidRPr="00530C83">
            <w:instrText xml:space="preserve">CITATION Eva \t  \l 1033 </w:instrText>
          </w:r>
          <w:r w:rsidR="006A0CDF" w:rsidRPr="00530C83">
            <w:fldChar w:fldCharType="separate"/>
          </w:r>
          <w:r w:rsidR="00744E8A" w:rsidRPr="00530C83">
            <w:rPr>
              <w:noProof/>
            </w:rPr>
            <w:t>(Gambatese &amp; Jafarnejad, 2015)</w:t>
          </w:r>
          <w:r w:rsidR="006A0CDF" w:rsidRPr="00530C83">
            <w:fldChar w:fldCharType="end"/>
          </w:r>
        </w:sdtContent>
      </w:sdt>
    </w:p>
    <w:p w14:paraId="0712DF24" w14:textId="77777777" w:rsidR="00646181" w:rsidRPr="00530C83" w:rsidRDefault="00627B70" w:rsidP="00A82313">
      <w:pPr>
        <w:pStyle w:val="Heading4"/>
      </w:pPr>
      <w:r w:rsidRPr="00530C83">
        <w:t xml:space="preserve">Exceptions  </w:t>
      </w:r>
    </w:p>
    <w:p w14:paraId="7A0726B7" w14:textId="6CD2BBA6" w:rsidR="001F5612" w:rsidRPr="00530C83" w:rsidRDefault="0069128A" w:rsidP="009A0D26">
      <w:r w:rsidRPr="00530C83">
        <w:t xml:space="preserve">There were three studies which reported no change in speeds in some of the sites at the DSFS (H1).  First, in </w:t>
      </w:r>
      <w:r w:rsidR="001B38C1" w:rsidRPr="00530C83">
        <w:t xml:space="preserve">one study there was no </w:t>
      </w:r>
      <w:r w:rsidR="00514907" w:rsidRPr="00530C83">
        <w:t xml:space="preserve">statistically significant </w:t>
      </w:r>
      <w:r w:rsidR="001B38C1" w:rsidRPr="00530C83">
        <w:t>effect of the DSFS on the mean speed</w:t>
      </w:r>
      <w:r w:rsidRPr="00530C83">
        <w:t xml:space="preserve"> </w:t>
      </w:r>
      <w:r w:rsidR="00C3338C" w:rsidRPr="00530C83">
        <w:t xml:space="preserve">at </w:t>
      </w:r>
      <w:r w:rsidR="00054912" w:rsidRPr="00530C83">
        <w:t xml:space="preserve">each of the two </w:t>
      </w:r>
      <w:r w:rsidRPr="00530C83">
        <w:t>sites</w:t>
      </w:r>
      <w:r w:rsidR="00054912" w:rsidRPr="00530C83">
        <w:t xml:space="preserve"> analyzed in the study</w:t>
      </w:r>
      <w:r w:rsidR="001B38C1" w:rsidRPr="00530C83">
        <w:t xml:space="preserve"> </w:t>
      </w:r>
      <w:sdt>
        <w:sdtPr>
          <w:id w:val="608713600"/>
          <w:citation/>
        </w:sdtPr>
        <w:sdtContent>
          <w:r w:rsidR="001B38C1" w:rsidRPr="00530C83">
            <w:fldChar w:fldCharType="begin"/>
          </w:r>
          <w:r w:rsidR="001B38C1" w:rsidRPr="00530C83">
            <w:instrText xml:space="preserve">CITATION Gam14 \t  \l 1033 </w:instrText>
          </w:r>
          <w:r w:rsidR="001B38C1" w:rsidRPr="00530C83">
            <w:fldChar w:fldCharType="separate"/>
          </w:r>
          <w:r w:rsidR="00744E8A" w:rsidRPr="00530C83">
            <w:rPr>
              <w:noProof/>
            </w:rPr>
            <w:t>(Gambatese &amp; Zhang, 2014)</w:t>
          </w:r>
          <w:r w:rsidR="001B38C1" w:rsidRPr="00530C83">
            <w:fldChar w:fldCharType="end"/>
          </w:r>
        </w:sdtContent>
      </w:sdt>
      <w:r w:rsidR="001B38C1" w:rsidRPr="00530C83">
        <w:t xml:space="preserve">.  </w:t>
      </w:r>
      <w:r w:rsidR="006A658F" w:rsidRPr="00530C83">
        <w:t>In this study, t</w:t>
      </w:r>
      <w:r w:rsidR="00514907" w:rsidRPr="00530C83">
        <w:t xml:space="preserve">he DSFS was evaluated by itself only on Day 3 of the first case study (on other days, the DSFS </w:t>
      </w:r>
      <w:r w:rsidR="00514907" w:rsidRPr="00530C83">
        <w:lastRenderedPageBreak/>
        <w:t>was evaluated in combination with a portable changeable message sign, PCMS, which displayed messages such as, “slow for workers</w:t>
      </w:r>
      <w:ins w:id="222" w:author="USDOT_User" w:date="2017-04-06T08:49:00Z">
        <w:r w:rsidR="00796C22">
          <w:t>,</w:t>
        </w:r>
      </w:ins>
      <w:r w:rsidR="00514907" w:rsidRPr="00530C83">
        <w:t>”</w:t>
      </w:r>
      <w:del w:id="223" w:author="USDOT_User" w:date="2017-04-06T08:49:00Z">
        <w:r w:rsidR="00514907" w:rsidRPr="00530C83" w:rsidDel="00796C22">
          <w:delText>,</w:delText>
        </w:r>
      </w:del>
      <w:r w:rsidR="00514907" w:rsidRPr="00530C83">
        <w:t xml:space="preserve"> “workers in roadway</w:t>
      </w:r>
      <w:ins w:id="224" w:author="USDOT_User" w:date="2017-04-06T08:49:00Z">
        <w:r w:rsidR="00796C22">
          <w:t>,</w:t>
        </w:r>
      </w:ins>
      <w:r w:rsidR="00514907" w:rsidRPr="00530C83">
        <w:t>”</w:t>
      </w:r>
      <w:del w:id="225" w:author="USDOT_User" w:date="2017-04-06T08:49:00Z">
        <w:r w:rsidR="00514907" w:rsidRPr="00530C83" w:rsidDel="00796C22">
          <w:delText>,</w:delText>
        </w:r>
      </w:del>
      <w:r w:rsidR="00514907" w:rsidRPr="00530C83">
        <w:t xml:space="preserve"> and “narrow lane”</w:t>
      </w:r>
      <w:r w:rsidR="00C3338C" w:rsidRPr="00530C83">
        <w:t>)</w:t>
      </w:r>
      <w:r w:rsidR="00514907" w:rsidRPr="00530C83">
        <w:t xml:space="preserve">.  There were two travel lanes in one direction on a section of highway which was being paved.  The two lanes tapered to one lane where the paving began somewhere downstream.  </w:t>
      </w:r>
      <w:r w:rsidR="001F5612" w:rsidRPr="00530C83">
        <w:t xml:space="preserve">On Day 3 of </w:t>
      </w:r>
      <w:r w:rsidR="00514907" w:rsidRPr="00530C83">
        <w:t>the first case study,</w:t>
      </w:r>
      <w:r w:rsidR="001F5612" w:rsidRPr="00530C83">
        <w:t xml:space="preserve"> the contractor paved the roadway shoulder and fully closed the slow lane, moving the passing traffic farther away from the actual work taking place. One </w:t>
      </w:r>
      <w:r w:rsidR="00514907" w:rsidRPr="00530C83">
        <w:t>might</w:t>
      </w:r>
      <w:r w:rsidR="001F5612" w:rsidRPr="00530C83">
        <w:t xml:space="preserve"> expect that the vehicle speeds would be greater in this case than if the work were directly adjacent</w:t>
      </w:r>
      <w:r w:rsidR="00514907" w:rsidRPr="00530C83">
        <w:t xml:space="preserve"> to</w:t>
      </w:r>
      <w:r w:rsidR="001F5612" w:rsidRPr="00530C83">
        <w:t xml:space="preserve"> the travel lane. That is, when a closed, “buffer” lane is provided, vehicle speeds tend to increase. </w:t>
      </w:r>
    </w:p>
    <w:p w14:paraId="7F6534FC" w14:textId="77777777" w:rsidR="001F5612" w:rsidRPr="00530C83" w:rsidRDefault="001F5612" w:rsidP="009A0D26"/>
    <w:p w14:paraId="68AEA726" w14:textId="77777777" w:rsidR="001B38C1" w:rsidRPr="00530C83" w:rsidRDefault="001B38C1" w:rsidP="009A0D26">
      <w:r w:rsidRPr="00530C83">
        <w:t xml:space="preserve">In a second study, the </w:t>
      </w:r>
      <w:r w:rsidR="00180C5B" w:rsidRPr="00530C83">
        <w:t>results were mixed</w:t>
      </w:r>
      <w:r w:rsidR="00774FCD" w:rsidRPr="00530C83">
        <w:t xml:space="preserve"> </w:t>
      </w:r>
      <w:sdt>
        <w:sdtPr>
          <w:id w:val="-117607514"/>
          <w:citation/>
        </w:sdtPr>
        <w:sdtContent>
          <w:r w:rsidR="00774FCD" w:rsidRPr="00530C83">
            <w:fldChar w:fldCharType="begin"/>
          </w:r>
          <w:r w:rsidR="003E2C27" w:rsidRPr="00530C83">
            <w:instrText xml:space="preserve">CITATION Fon \t  \l 1033 </w:instrText>
          </w:r>
          <w:r w:rsidR="00774FCD" w:rsidRPr="00530C83">
            <w:fldChar w:fldCharType="separate"/>
          </w:r>
          <w:r w:rsidR="00744E8A" w:rsidRPr="00530C83">
            <w:rPr>
              <w:noProof/>
            </w:rPr>
            <w:t>(Fontaine, 2008)</w:t>
          </w:r>
          <w:r w:rsidR="00774FCD" w:rsidRPr="00530C83">
            <w:fldChar w:fldCharType="end"/>
          </w:r>
        </w:sdtContent>
      </w:sdt>
      <w:r w:rsidR="00180C5B" w:rsidRPr="00530C83">
        <w:t xml:space="preserve">.  There were </w:t>
      </w:r>
      <w:r w:rsidR="00054912" w:rsidRPr="00530C83">
        <w:t xml:space="preserve">two </w:t>
      </w:r>
      <w:r w:rsidR="00180C5B" w:rsidRPr="00530C83">
        <w:t xml:space="preserve">sites. </w:t>
      </w:r>
      <w:r w:rsidR="00774FCD" w:rsidRPr="00530C83">
        <w:t xml:space="preserve"> The speeds of trucks and cars were measured separately.  </w:t>
      </w:r>
      <w:r w:rsidR="00054912" w:rsidRPr="00530C83">
        <w:t xml:space="preserve">Thus, there are four measurements of speed over the two sites.  </w:t>
      </w:r>
      <w:r w:rsidR="00774FCD" w:rsidRPr="00530C83">
        <w:t xml:space="preserve">Broken out by vehicle class, </w:t>
      </w:r>
      <w:r w:rsidR="002D3770" w:rsidRPr="00530C83">
        <w:t xml:space="preserve">significant </w:t>
      </w:r>
      <w:r w:rsidR="00774FCD" w:rsidRPr="00530C83">
        <w:t>reductions in speed were observed at only one of two sites for trucks.  No</w:t>
      </w:r>
      <w:r w:rsidR="002D3770" w:rsidRPr="00530C83">
        <w:t xml:space="preserve"> significant</w:t>
      </w:r>
      <w:r w:rsidR="00774FCD" w:rsidRPr="00530C83">
        <w:t xml:space="preserve"> reductions in speed were observed for cars.  </w:t>
      </w:r>
      <w:r w:rsidR="002D3770" w:rsidRPr="00530C83">
        <w:t xml:space="preserve">However, importantly, at all five sensors, the speeds were lower </w:t>
      </w:r>
      <w:r w:rsidR="00D400EB" w:rsidRPr="00530C83">
        <w:t xml:space="preserve">for all vehicles </w:t>
      </w:r>
      <w:r w:rsidR="002D3770" w:rsidRPr="00530C83">
        <w:t xml:space="preserve">when the DSFS was present.  At the location </w:t>
      </w:r>
      <w:r w:rsidR="00EA2B85" w:rsidRPr="00530C83">
        <w:t>with a reverse curve</w:t>
      </w:r>
      <w:r w:rsidR="002D3770" w:rsidRPr="00530C83">
        <w:t xml:space="preserve">, the reduction in speed for cars and trucks </w:t>
      </w:r>
      <w:r w:rsidR="00EA2B85" w:rsidRPr="00530C83">
        <w:t xml:space="preserve">at the curve </w:t>
      </w:r>
      <w:r w:rsidR="002D3770" w:rsidRPr="00530C83">
        <w:t>when the DSFS was present compared to when standard work zone signa</w:t>
      </w:r>
      <w:r w:rsidR="00EA2B85" w:rsidRPr="00530C83">
        <w:t>ge was present was large, respectively -</w:t>
      </w:r>
      <w:r w:rsidR="005C50B3" w:rsidRPr="00530C83">
        <w:t>9</w:t>
      </w:r>
      <w:r w:rsidR="00EA2B85" w:rsidRPr="00530C83">
        <w:t xml:space="preserve"> and -</w:t>
      </w:r>
      <w:r w:rsidR="005C50B3" w:rsidRPr="00530C83">
        <w:t>7</w:t>
      </w:r>
      <w:r w:rsidR="00EA2B85" w:rsidRPr="00530C83">
        <w:t xml:space="preserve"> </w:t>
      </w:r>
      <w:r w:rsidR="005C50B3" w:rsidRPr="00530C83">
        <w:t>mph</w:t>
      </w:r>
      <w:r w:rsidR="00EA2B85" w:rsidRPr="00530C83">
        <w:t>.  At the location with an activity area, the reduction in speed was smaller for cars than it was for trucks, but sti</w:t>
      </w:r>
      <w:r w:rsidR="005C50B3" w:rsidRPr="00530C83">
        <w:t>ll in evidence (respectively -1.4</w:t>
      </w:r>
      <w:r w:rsidR="00EA2B85" w:rsidRPr="00530C83">
        <w:t xml:space="preserve"> and -</w:t>
      </w:r>
      <w:r w:rsidR="005C50B3" w:rsidRPr="00530C83">
        <w:t>9.8</w:t>
      </w:r>
      <w:r w:rsidR="00EA2B85" w:rsidRPr="00530C83">
        <w:t xml:space="preserve"> </w:t>
      </w:r>
      <w:r w:rsidR="005C50B3" w:rsidRPr="00530C83">
        <w:t>mph</w:t>
      </w:r>
      <w:r w:rsidR="00EA2B85" w:rsidRPr="00530C83">
        <w:t>).</w:t>
      </w:r>
      <w:r w:rsidR="0063779E" w:rsidRPr="00530C83">
        <w:t xml:space="preserve">  The authors themselves suggest that it may be the location of the DSFS which is critical.  </w:t>
      </w:r>
      <w:r w:rsidR="00E33760" w:rsidRPr="00530C83">
        <w:t>Also,</w:t>
      </w:r>
      <w:r w:rsidR="0063779E" w:rsidRPr="00530C83">
        <w:t xml:space="preserve"> a factor here is that the observations were collected for only one day, thus making a small effect size </w:t>
      </w:r>
      <w:r w:rsidR="00D400EB" w:rsidRPr="00530C83">
        <w:t xml:space="preserve">difficult </w:t>
      </w:r>
      <w:r w:rsidR="0063779E" w:rsidRPr="00530C83">
        <w:t>to detect.</w:t>
      </w:r>
    </w:p>
    <w:p w14:paraId="0F4F4389" w14:textId="77777777" w:rsidR="00774FCD" w:rsidRPr="00530C83" w:rsidRDefault="00774FCD" w:rsidP="009A0D26"/>
    <w:p w14:paraId="6EDE935E" w14:textId="77777777" w:rsidR="00774FCD" w:rsidRPr="00530C83" w:rsidRDefault="00774FCD" w:rsidP="00FD46FA">
      <w:r w:rsidRPr="00530C83">
        <w:t xml:space="preserve">In the third study, only two of the 17 sites that were analyzed showed no reduction in speed </w:t>
      </w:r>
      <w:sdt>
        <w:sdtPr>
          <w:id w:val="1165817566"/>
          <w:citation/>
        </w:sdtPr>
        <w:sdtContent>
          <w:r w:rsidRPr="00530C83">
            <w:fldChar w:fldCharType="begin"/>
          </w:r>
          <w:r w:rsidRPr="00530C83">
            <w:instrText xml:space="preserve"> CITATION Sar06 \l 1033 </w:instrText>
          </w:r>
          <w:r w:rsidRPr="00530C83">
            <w:fldChar w:fldCharType="separate"/>
          </w:r>
          <w:r w:rsidR="00744E8A" w:rsidRPr="00530C83">
            <w:rPr>
              <w:noProof/>
            </w:rPr>
            <w:t>(Sarasua, Ogle, &amp; Chowdhury, 2006)</w:t>
          </w:r>
          <w:r w:rsidRPr="00530C83">
            <w:fldChar w:fldCharType="end"/>
          </w:r>
        </w:sdtContent>
      </w:sdt>
      <w:r w:rsidR="0063779E" w:rsidRPr="00530C83">
        <w:t>.</w:t>
      </w:r>
      <w:r w:rsidR="00FD46FA" w:rsidRPr="00530C83">
        <w:t xml:space="preserve"> These occurred in maintenance </w:t>
      </w:r>
      <w:r w:rsidR="00203FDE" w:rsidRPr="00530C83">
        <w:t>sites where the driver’s</w:t>
      </w:r>
      <w:r w:rsidR="00FD46FA" w:rsidRPr="00530C83">
        <w:t xml:space="preserve"> speed</w:t>
      </w:r>
      <w:r w:rsidR="00203FDE" w:rsidRPr="00530C83">
        <w:t xml:space="preserve"> was displayed along with a changeable message sign which told the driver to stay alert if the driver was traveling at or below the speed limit and displayed one of two signs depending on whether a police officer was posted downstream of the sign: “Watch Speed” – no officer – or “Fines Ahead” – officer presen</w:t>
      </w:r>
      <w:r w:rsidR="00054912" w:rsidRPr="00530C83">
        <w:t>t</w:t>
      </w:r>
      <w:r w:rsidR="00203FDE" w:rsidRPr="00530C83">
        <w:t>. The authors themselves present a convincing case for why speeds were not reduced significantly in the maintenance sites: “</w:t>
      </w:r>
      <w:r w:rsidR="00FD46FA" w:rsidRPr="00530C83">
        <w:t>A primary reason for this is the inability of the vehicles to speed in the</w:t>
      </w:r>
      <w:r w:rsidR="00DD15C9" w:rsidRPr="00530C83">
        <w:t xml:space="preserve"> </w:t>
      </w:r>
      <w:r w:rsidR="00FD46FA" w:rsidRPr="00530C83">
        <w:t>maintenance sites studied due to lane closures, shifting of traffic, and the maintenance activity.</w:t>
      </w:r>
      <w:r w:rsidR="00DD15C9" w:rsidRPr="00530C83">
        <w:t xml:space="preserve"> </w:t>
      </w:r>
      <w:r w:rsidR="00FD46FA" w:rsidRPr="00530C83">
        <w:t>The speed reduction range</w:t>
      </w:r>
      <w:r w:rsidR="007655A1" w:rsidRPr="00530C83">
        <w:t>…</w:t>
      </w:r>
      <w:r w:rsidR="00DD15C9" w:rsidRPr="00530C83">
        <w:t xml:space="preserve"> </w:t>
      </w:r>
      <w:r w:rsidR="00FD46FA" w:rsidRPr="00530C83">
        <w:t>was from 0.20</w:t>
      </w:r>
      <w:r w:rsidR="000048B7" w:rsidRPr="00530C83">
        <w:t xml:space="preserve"> </w:t>
      </w:r>
      <w:r w:rsidR="00FD46FA" w:rsidRPr="00530C83">
        <w:t>to 3.7 mph. In many cases,</w:t>
      </w:r>
      <w:r w:rsidR="00DD15C9" w:rsidRPr="00530C83">
        <w:t xml:space="preserve"> </w:t>
      </w:r>
      <w:r w:rsidR="00FD46FA" w:rsidRPr="00530C83">
        <w:t>the actual speeds of vehicles traveling through the maintenance work zone were not high enough</w:t>
      </w:r>
      <w:r w:rsidR="00DD15C9" w:rsidRPr="00530C83">
        <w:t xml:space="preserve"> </w:t>
      </w:r>
      <w:r w:rsidR="00FD46FA" w:rsidRPr="00530C83">
        <w:t>to trigger the warning message and thus the vehicles tend to travel at their original speed</w:t>
      </w:r>
      <w:r w:rsidR="00DD15C9" w:rsidRPr="00530C83">
        <w:t>.”</w:t>
      </w:r>
    </w:p>
    <w:p w14:paraId="6BC86A9E" w14:textId="77777777" w:rsidR="00DD15C9" w:rsidRPr="00530C83" w:rsidRDefault="00DD15C9" w:rsidP="00FD46FA"/>
    <w:p w14:paraId="02AF17C7" w14:textId="77777777" w:rsidR="00DD15C9" w:rsidRPr="00530C83" w:rsidRDefault="00DD15C9" w:rsidP="00FD46FA">
      <w:r w:rsidRPr="00530C83">
        <w:t xml:space="preserve">In summary, the seven exceptions to the finding of a decrease in the mean speed at the DSFS when it was activated are all arguably reasonable ones. </w:t>
      </w:r>
      <w:r w:rsidR="00795AAD" w:rsidRPr="00530C83">
        <w:t xml:space="preserve">A buffer lane may well serve to decrease the effect of a DSFS </w:t>
      </w:r>
      <w:sdt>
        <w:sdtPr>
          <w:id w:val="-1847092522"/>
          <w:citation/>
        </w:sdtPr>
        <w:sdtContent>
          <w:r w:rsidR="00795AAD" w:rsidRPr="00530C83">
            <w:fldChar w:fldCharType="begin"/>
          </w:r>
          <w:r w:rsidR="00795AAD" w:rsidRPr="00530C83">
            <w:instrText xml:space="preserve">CITATION Gam14 \t  \l 1033 </w:instrText>
          </w:r>
          <w:r w:rsidR="00795AAD" w:rsidRPr="00530C83">
            <w:fldChar w:fldCharType="separate"/>
          </w:r>
          <w:r w:rsidR="00744E8A" w:rsidRPr="00530C83">
            <w:rPr>
              <w:noProof/>
            </w:rPr>
            <w:t>(Gambatese &amp; Zhang, 2014)</w:t>
          </w:r>
          <w:r w:rsidR="00795AAD" w:rsidRPr="00530C83">
            <w:fldChar w:fldCharType="end"/>
          </w:r>
        </w:sdtContent>
      </w:sdt>
      <w:r w:rsidR="00795AAD" w:rsidRPr="00530C83">
        <w:t xml:space="preserve">.  Small sample sizes could easily reduce the power of the statistical test </w:t>
      </w:r>
      <w:sdt>
        <w:sdtPr>
          <w:id w:val="1637225303"/>
          <w:citation/>
        </w:sdtPr>
        <w:sdtContent>
          <w:r w:rsidR="00795AAD" w:rsidRPr="00530C83">
            <w:fldChar w:fldCharType="begin"/>
          </w:r>
          <w:r w:rsidR="00054912" w:rsidRPr="00530C83">
            <w:instrText xml:space="preserve">CITATION Fon \t  \l 1033 </w:instrText>
          </w:r>
          <w:r w:rsidR="00795AAD" w:rsidRPr="00530C83">
            <w:fldChar w:fldCharType="separate"/>
          </w:r>
          <w:r w:rsidR="00744E8A" w:rsidRPr="00530C83">
            <w:rPr>
              <w:noProof/>
            </w:rPr>
            <w:t>(Fontaine, 2008)</w:t>
          </w:r>
          <w:r w:rsidR="00795AAD" w:rsidRPr="00530C83">
            <w:fldChar w:fldCharType="end"/>
          </w:r>
        </w:sdtContent>
      </w:sdt>
      <w:r w:rsidR="00795AAD" w:rsidRPr="00530C83">
        <w:t>.  And when there is very little ability to speed in a maintenance site as a function of the road geometry, a DSFS would not be expected to slow down the vehicles by much if anything</w:t>
      </w:r>
      <w:r w:rsidR="00054912" w:rsidRPr="00530C83">
        <w:t xml:space="preserve"> </w:t>
      </w:r>
      <w:sdt>
        <w:sdtPr>
          <w:id w:val="-262299913"/>
          <w:citation/>
        </w:sdtPr>
        <w:sdtContent>
          <w:r w:rsidR="00054912" w:rsidRPr="00530C83">
            <w:fldChar w:fldCharType="begin"/>
          </w:r>
          <w:r w:rsidR="00054912" w:rsidRPr="00530C83">
            <w:instrText xml:space="preserve"> CITATION Sar06 \l 1033 </w:instrText>
          </w:r>
          <w:r w:rsidR="00054912" w:rsidRPr="00530C83">
            <w:fldChar w:fldCharType="separate"/>
          </w:r>
          <w:r w:rsidR="00744E8A" w:rsidRPr="00530C83">
            <w:rPr>
              <w:noProof/>
            </w:rPr>
            <w:t>(Sarasua, Ogle, &amp; Chowdhury, 2006)</w:t>
          </w:r>
          <w:r w:rsidR="00054912" w:rsidRPr="00530C83">
            <w:fldChar w:fldCharType="end"/>
          </w:r>
        </w:sdtContent>
      </w:sdt>
      <w:r w:rsidR="00795AAD" w:rsidRPr="00530C83">
        <w:t xml:space="preserve">.  </w:t>
      </w:r>
      <w:r w:rsidRPr="00530C83">
        <w:t xml:space="preserve"> Moreover, </w:t>
      </w:r>
      <w:r w:rsidR="00795AAD" w:rsidRPr="00530C83">
        <w:t xml:space="preserve">it is worth noting that </w:t>
      </w:r>
      <w:r w:rsidRPr="00530C83">
        <w:t xml:space="preserve">in all </w:t>
      </w:r>
      <w:r w:rsidR="00795AAD" w:rsidRPr="00530C83">
        <w:t>seven exceptions</w:t>
      </w:r>
      <w:r w:rsidRPr="00530C83">
        <w:t xml:space="preserve"> there was a </w:t>
      </w:r>
      <w:r w:rsidR="000C1153" w:rsidRPr="00530C83">
        <w:t xml:space="preserve">non-statistically significant </w:t>
      </w:r>
      <w:r w:rsidRPr="00530C83">
        <w:t xml:space="preserve">decrease in speed.  </w:t>
      </w:r>
    </w:p>
    <w:p w14:paraId="51F6F56E" w14:textId="77777777" w:rsidR="00F150C5" w:rsidRPr="00530C83" w:rsidRDefault="00F150C5" w:rsidP="004055C6">
      <w:pPr>
        <w:pStyle w:val="Heading3"/>
      </w:pPr>
      <w:bookmarkStart w:id="226" w:name="_Toc478394885"/>
      <w:bookmarkStart w:id="227" w:name="_Toc355422729"/>
      <w:r w:rsidRPr="00530C83">
        <w:t>School Zone</w:t>
      </w:r>
      <w:bookmarkEnd w:id="226"/>
      <w:bookmarkEnd w:id="227"/>
    </w:p>
    <w:p w14:paraId="0A325A07" w14:textId="77777777" w:rsidR="0070415D" w:rsidRPr="00530C83" w:rsidRDefault="0070415D" w:rsidP="0070415D">
      <w:r w:rsidRPr="00530C83">
        <w:t>The following articles focused in part or in whole on school zones:</w:t>
      </w:r>
    </w:p>
    <w:p w14:paraId="48B46295" w14:textId="77777777" w:rsidR="003D12A3" w:rsidRPr="00530C83" w:rsidRDefault="00BC018E" w:rsidP="00880F5C">
      <w:pPr>
        <w:pStyle w:val="ListParagraph"/>
        <w:numPr>
          <w:ilvl w:val="0"/>
          <w:numId w:val="23"/>
        </w:numPr>
      </w:pPr>
      <w:sdt>
        <w:sdtPr>
          <w:id w:val="-1902210560"/>
          <w:citation/>
        </w:sdtPr>
        <w:sdtContent>
          <w:r w:rsidR="003D12A3" w:rsidRPr="00530C83">
            <w:fldChar w:fldCharType="begin"/>
          </w:r>
          <w:r w:rsidR="003D12A3" w:rsidRPr="00530C83">
            <w:instrText xml:space="preserve"> CITATION Jei12 \l 1033 </w:instrText>
          </w:r>
          <w:r w:rsidR="003D12A3" w:rsidRPr="00530C83">
            <w:fldChar w:fldCharType="separate"/>
          </w:r>
          <w:r w:rsidR="00744E8A" w:rsidRPr="00530C83">
            <w:rPr>
              <w:noProof/>
            </w:rPr>
            <w:t>(Jeihani, Ardeshiri, &amp; Naeeni, 2012)</w:t>
          </w:r>
          <w:r w:rsidR="003D12A3" w:rsidRPr="00530C83">
            <w:fldChar w:fldCharType="end"/>
          </w:r>
        </w:sdtContent>
      </w:sdt>
    </w:p>
    <w:p w14:paraId="4B36D621" w14:textId="77777777" w:rsidR="00C34C79" w:rsidRPr="00530C83" w:rsidRDefault="00BC018E" w:rsidP="00880F5C">
      <w:pPr>
        <w:pStyle w:val="ListParagraph"/>
        <w:numPr>
          <w:ilvl w:val="0"/>
          <w:numId w:val="23"/>
        </w:numPr>
      </w:pPr>
      <w:sdt>
        <w:sdtPr>
          <w:id w:val="-280877534"/>
          <w:citation/>
        </w:sdtPr>
        <w:sdtContent>
          <w:r w:rsidR="00C34C79" w:rsidRPr="00530C83">
            <w:fldChar w:fldCharType="begin"/>
          </w:r>
          <w:r w:rsidR="00C34C79" w:rsidRPr="00530C83">
            <w:instrText xml:space="preserve"> CITATION Lee05 \l 1033 </w:instrText>
          </w:r>
          <w:r w:rsidR="00C34C79" w:rsidRPr="00530C83">
            <w:fldChar w:fldCharType="separate"/>
          </w:r>
          <w:r w:rsidR="00744E8A" w:rsidRPr="00530C83">
            <w:rPr>
              <w:noProof/>
            </w:rPr>
            <w:t>(Lee, Lee, Choi, &amp; Oh, 2005)</w:t>
          </w:r>
          <w:r w:rsidR="00C34C79" w:rsidRPr="00530C83">
            <w:fldChar w:fldCharType="end"/>
          </w:r>
        </w:sdtContent>
      </w:sdt>
    </w:p>
    <w:p w14:paraId="11C18E53" w14:textId="77777777" w:rsidR="00211D2F" w:rsidRPr="00530C83" w:rsidRDefault="00BC018E" w:rsidP="00880F5C">
      <w:pPr>
        <w:pStyle w:val="ListParagraph"/>
        <w:numPr>
          <w:ilvl w:val="0"/>
          <w:numId w:val="23"/>
        </w:numPr>
      </w:pPr>
      <w:sdt>
        <w:sdtPr>
          <w:id w:val="1247846838"/>
          <w:citation/>
        </w:sdtPr>
        <w:sdtContent>
          <w:r w:rsidR="00211D2F" w:rsidRPr="00530C83">
            <w:fldChar w:fldCharType="begin"/>
          </w:r>
          <w:r w:rsidR="00211D2F" w:rsidRPr="00530C83">
            <w:instrText xml:space="preserve"> CITATION OBr12 \l 1033 </w:instrText>
          </w:r>
          <w:r w:rsidR="00211D2F" w:rsidRPr="00530C83">
            <w:fldChar w:fldCharType="separate"/>
          </w:r>
          <w:r w:rsidR="00744E8A" w:rsidRPr="00530C83">
            <w:rPr>
              <w:noProof/>
            </w:rPr>
            <w:t>(O'Brien &amp; Simpson, 2012)</w:t>
          </w:r>
          <w:r w:rsidR="00211D2F" w:rsidRPr="00530C83">
            <w:fldChar w:fldCharType="end"/>
          </w:r>
        </w:sdtContent>
      </w:sdt>
    </w:p>
    <w:p w14:paraId="497DD3ED" w14:textId="77777777" w:rsidR="00155A5B" w:rsidRPr="00530C83" w:rsidRDefault="00BC018E" w:rsidP="00880F5C">
      <w:pPr>
        <w:pStyle w:val="ListParagraph"/>
        <w:numPr>
          <w:ilvl w:val="0"/>
          <w:numId w:val="23"/>
        </w:numPr>
      </w:pPr>
      <w:sdt>
        <w:sdtPr>
          <w:id w:val="881364164"/>
          <w:citation/>
        </w:sdtPr>
        <w:sdtContent>
          <w:r w:rsidR="003D12A3" w:rsidRPr="00530C83">
            <w:fldChar w:fldCharType="begin"/>
          </w:r>
          <w:r w:rsidR="003D12A3" w:rsidRPr="00530C83">
            <w:instrText xml:space="preserve"> CITATION Sai05 \l 1033 </w:instrText>
          </w:r>
          <w:r w:rsidR="003D12A3" w:rsidRPr="00530C83">
            <w:fldChar w:fldCharType="separate"/>
          </w:r>
          <w:r w:rsidR="00744E8A" w:rsidRPr="00530C83">
            <w:rPr>
              <w:noProof/>
            </w:rPr>
            <w:t>(Saito &amp; Ash, 2005)</w:t>
          </w:r>
          <w:r w:rsidR="003D12A3" w:rsidRPr="00530C83">
            <w:fldChar w:fldCharType="end"/>
          </w:r>
        </w:sdtContent>
      </w:sdt>
    </w:p>
    <w:p w14:paraId="7B3819C3" w14:textId="77777777" w:rsidR="003D12A3" w:rsidRPr="00530C83" w:rsidRDefault="00BC018E" w:rsidP="00880F5C">
      <w:pPr>
        <w:pStyle w:val="ListParagraph"/>
        <w:numPr>
          <w:ilvl w:val="0"/>
          <w:numId w:val="23"/>
        </w:numPr>
      </w:pPr>
      <w:sdt>
        <w:sdtPr>
          <w:id w:val="-533883485"/>
          <w:citation/>
        </w:sdtPr>
        <w:sdtContent>
          <w:r w:rsidR="003D12A3" w:rsidRPr="00530C83">
            <w:fldChar w:fldCharType="begin"/>
          </w:r>
          <w:r w:rsidR="003D12A3" w:rsidRPr="00530C83">
            <w:instrText xml:space="preserve"> CITATION Ull05 \l 1033 </w:instrText>
          </w:r>
          <w:r w:rsidR="003D12A3" w:rsidRPr="00530C83">
            <w:fldChar w:fldCharType="separate"/>
          </w:r>
          <w:r w:rsidR="00744E8A" w:rsidRPr="00530C83">
            <w:rPr>
              <w:noProof/>
            </w:rPr>
            <w:t>(Ullman &amp; Rose, 2005)</w:t>
          </w:r>
          <w:r w:rsidR="003D12A3" w:rsidRPr="00530C83">
            <w:fldChar w:fldCharType="end"/>
          </w:r>
        </w:sdtContent>
      </w:sdt>
    </w:p>
    <w:p w14:paraId="324158E8" w14:textId="0BB6816E" w:rsidR="00731C09" w:rsidRPr="00530C83" w:rsidRDefault="00731C09" w:rsidP="009C1BE2">
      <w:r w:rsidRPr="00530C83">
        <w:t xml:space="preserve">The particular hypotheses and significant findings for each of the studies on </w:t>
      </w:r>
      <w:r w:rsidR="00A02386" w:rsidRPr="00530C83">
        <w:t>school zones</w:t>
      </w:r>
      <w:r w:rsidRPr="00530C83">
        <w:t xml:space="preserve"> are in the </w:t>
      </w:r>
      <w:r w:rsidR="00A268BD" w:rsidRPr="00530C83">
        <w:fldChar w:fldCharType="begin"/>
      </w:r>
      <w:r w:rsidR="00A268BD" w:rsidRPr="00530C83">
        <w:instrText xml:space="preserve"> REF _Ref478047852 \h </w:instrText>
      </w:r>
      <w:r w:rsidR="00530C83">
        <w:instrText xml:space="preserve"> \* MERGEFORMAT </w:instrText>
      </w:r>
      <w:r w:rsidR="00A268BD" w:rsidRPr="00530C83">
        <w:fldChar w:fldCharType="separate"/>
      </w:r>
      <w:r w:rsidR="004055C6" w:rsidRPr="00530C83">
        <w:t>Appendix C: Studies Linked to Vote-count</w:t>
      </w:r>
      <w:r w:rsidR="00A268BD" w:rsidRPr="00530C83">
        <w:fldChar w:fldCharType="end"/>
      </w:r>
      <w:r w:rsidRPr="00530C83">
        <w:t xml:space="preserve">, Section </w:t>
      </w:r>
      <w:r w:rsidR="00A02386" w:rsidRPr="00530C83">
        <w:fldChar w:fldCharType="begin"/>
      </w:r>
      <w:r w:rsidR="00A02386" w:rsidRPr="00530C83">
        <w:instrText xml:space="preserve"> REF _Ref471156977 \r \h </w:instrText>
      </w:r>
      <w:r w:rsidR="00B30C36" w:rsidRPr="00530C83">
        <w:instrText xml:space="preserve"> \* MERGEFORMAT </w:instrText>
      </w:r>
      <w:r w:rsidR="00A02386" w:rsidRPr="00530C83">
        <w:fldChar w:fldCharType="separate"/>
      </w:r>
      <w:r w:rsidR="004055C6">
        <w:t>17.2</w:t>
      </w:r>
      <w:r w:rsidR="00A02386" w:rsidRPr="00530C83">
        <w:fldChar w:fldCharType="end"/>
      </w:r>
      <w:r w:rsidR="005A3078">
        <w:t xml:space="preserve">, </w:t>
      </w:r>
      <w:r w:rsidR="005A3078">
        <w:fldChar w:fldCharType="begin"/>
      </w:r>
      <w:r w:rsidR="005A3078">
        <w:instrText xml:space="preserve"> REF _Ref478393884 \h </w:instrText>
      </w:r>
      <w:r w:rsidR="005A3078">
        <w:fldChar w:fldCharType="separate"/>
      </w:r>
      <w:r w:rsidR="004055C6">
        <w:t>Table C</w:t>
      </w:r>
      <w:r w:rsidR="004055C6">
        <w:rPr>
          <w:noProof/>
        </w:rPr>
        <w:t>2</w:t>
      </w:r>
      <w:r w:rsidR="005A3078">
        <w:fldChar w:fldCharType="end"/>
      </w:r>
      <w:r w:rsidRPr="00530C83">
        <w:t>.</w:t>
      </w:r>
    </w:p>
    <w:p w14:paraId="0FFC9AEB" w14:textId="77777777" w:rsidR="000C7CCA" w:rsidRPr="00530C83" w:rsidRDefault="00196974" w:rsidP="00A82313">
      <w:pPr>
        <w:pStyle w:val="Heading4"/>
      </w:pPr>
      <w:r w:rsidRPr="00530C83">
        <w:t>Vote-count</w:t>
      </w:r>
    </w:p>
    <w:p w14:paraId="68CFECA8" w14:textId="77777777" w:rsidR="00870AE0" w:rsidRPr="00530C83" w:rsidRDefault="00870AE0" w:rsidP="009C1BE2">
      <w:r w:rsidRPr="00530C83">
        <w:t xml:space="preserve">A total of five studies were reviewed which focused on school zones.  </w:t>
      </w:r>
      <w:r w:rsidR="00F939F0" w:rsidRPr="00530C83">
        <w:t xml:space="preserve">With respect to the mean speed at the DSFS, a significant decrease in speed was recorded at </w:t>
      </w:r>
      <w:r w:rsidR="000C7CCA" w:rsidRPr="00530C83">
        <w:t>12</w:t>
      </w:r>
      <w:r w:rsidR="00F939F0" w:rsidRPr="00530C83">
        <w:t xml:space="preserve"> sites</w:t>
      </w:r>
      <w:r w:rsidR="000C7CCA" w:rsidRPr="00530C83">
        <w:t xml:space="preserve"> and </w:t>
      </w:r>
      <w:r w:rsidR="00F939F0" w:rsidRPr="00530C83">
        <w:t>an increase in speed a</w:t>
      </w:r>
      <w:r w:rsidR="005320D9" w:rsidRPr="00530C83">
        <w:t>t three s</w:t>
      </w:r>
      <w:r w:rsidR="00F939F0" w:rsidRPr="00530C83">
        <w:t xml:space="preserve">ites </w:t>
      </w:r>
      <w:sdt>
        <w:sdtPr>
          <w:id w:val="-528792467"/>
          <w:citation/>
        </w:sdtPr>
        <w:sdtContent>
          <w:r w:rsidR="00ED0AAD" w:rsidRPr="00530C83">
            <w:fldChar w:fldCharType="begin"/>
          </w:r>
          <w:r w:rsidR="00ED0AAD" w:rsidRPr="00530C83">
            <w:instrText xml:space="preserve"> CITATION Sai05 \l 1033 </w:instrText>
          </w:r>
          <w:r w:rsidR="00ED0AAD" w:rsidRPr="00530C83">
            <w:fldChar w:fldCharType="separate"/>
          </w:r>
          <w:r w:rsidR="00744E8A" w:rsidRPr="00530C83">
            <w:rPr>
              <w:noProof/>
            </w:rPr>
            <w:t>(Saito &amp; Ash, 2005)</w:t>
          </w:r>
          <w:r w:rsidR="00ED0AAD" w:rsidRPr="00530C83">
            <w:fldChar w:fldCharType="end"/>
          </w:r>
        </w:sdtContent>
      </w:sdt>
      <w:r w:rsidR="00ED0AAD" w:rsidRPr="00530C83">
        <w:t xml:space="preserve"> </w:t>
      </w:r>
      <w:r w:rsidR="00F939F0" w:rsidRPr="00530C83">
        <w:t>(H1).  Importantly the measure</w:t>
      </w:r>
      <w:r w:rsidR="005320D9" w:rsidRPr="00530C83">
        <w:t>s that captured the drivers who were traveling the fastest, the 85</w:t>
      </w:r>
      <w:r w:rsidR="005320D9" w:rsidRPr="00530C83">
        <w:rPr>
          <w:vertAlign w:val="superscript"/>
        </w:rPr>
        <w:t>th</w:t>
      </w:r>
      <w:r w:rsidR="005320D9" w:rsidRPr="00530C83">
        <w:t xml:space="preserve"> percentile measures and the percentage of drivers of drivers over the speed limit measures, showed significant decreases in speed</w:t>
      </w:r>
      <w:r w:rsidR="000C7CCA" w:rsidRPr="00530C83">
        <w:t xml:space="preserve"> as well except for one site which showed no change in the 85</w:t>
      </w:r>
      <w:r w:rsidR="000C7CCA" w:rsidRPr="00530C83">
        <w:rPr>
          <w:vertAlign w:val="superscript"/>
        </w:rPr>
        <w:t>th</w:t>
      </w:r>
      <w:r w:rsidR="000C7CCA" w:rsidRPr="00530C83">
        <w:t xml:space="preserve"> percentile speed</w:t>
      </w:r>
      <w:r w:rsidR="00F939F0" w:rsidRPr="00530C83">
        <w:t xml:space="preserve"> </w:t>
      </w:r>
      <w:sdt>
        <w:sdtPr>
          <w:id w:val="-1254972593"/>
          <w:citation/>
        </w:sdtPr>
        <w:sdtContent>
          <w:r w:rsidR="000C7CCA" w:rsidRPr="00530C83">
            <w:fldChar w:fldCharType="begin"/>
          </w:r>
          <w:r w:rsidR="000C7CCA" w:rsidRPr="00530C83">
            <w:instrText xml:space="preserve"> CITATION Ull05 \l 1033 </w:instrText>
          </w:r>
          <w:r w:rsidR="000C7CCA" w:rsidRPr="00530C83">
            <w:fldChar w:fldCharType="separate"/>
          </w:r>
          <w:r w:rsidR="00744E8A" w:rsidRPr="00530C83">
            <w:rPr>
              <w:noProof/>
            </w:rPr>
            <w:t>(Ullman &amp; Rose, 2005)</w:t>
          </w:r>
          <w:r w:rsidR="000C7CCA" w:rsidRPr="00530C83">
            <w:fldChar w:fldCharType="end"/>
          </w:r>
        </w:sdtContent>
      </w:sdt>
      <w:r w:rsidR="005320D9" w:rsidRPr="00530C83">
        <w:t>.</w:t>
      </w:r>
      <w:r w:rsidR="00786E7E" w:rsidRPr="00530C83">
        <w:t xml:space="preserve">  </w:t>
      </w:r>
    </w:p>
    <w:p w14:paraId="59849274" w14:textId="77777777" w:rsidR="008E46DF" w:rsidRDefault="000C7CCA" w:rsidP="008E46DF">
      <w:pPr>
        <w:keepNext/>
      </w:pPr>
      <w:r w:rsidRPr="00530C83">
        <w:rPr>
          <w:noProof/>
        </w:rPr>
        <w:drawing>
          <wp:anchor distT="0" distB="0" distL="114300" distR="114300" simplePos="0" relativeHeight="251710464" behindDoc="0" locked="0" layoutInCell="1" allowOverlap="1" wp14:anchorId="3A805EAB" wp14:editId="75EA8443">
            <wp:simplePos x="0" y="0"/>
            <wp:positionH relativeFrom="margin">
              <wp:align>center</wp:align>
            </wp:positionH>
            <wp:positionV relativeFrom="paragraph">
              <wp:posOffset>193040</wp:posOffset>
            </wp:positionV>
            <wp:extent cx="5760720" cy="2743200"/>
            <wp:effectExtent l="0" t="0" r="11430" b="0"/>
            <wp:wrapTopAndBottom/>
            <wp:docPr id="29" name="Chart 29">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16E4055-73DA-413B-BCB0-F6E72D0395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4CC167A9" w14:textId="4DF341DC" w:rsidR="00155A5B" w:rsidRPr="008E46DF" w:rsidRDefault="00FB1EDF" w:rsidP="008E46DF">
      <w:pPr>
        <w:pStyle w:val="Caption"/>
      </w:pPr>
      <w:r w:rsidRPr="008E46DF">
        <w:t xml:space="preserve">Figure </w:t>
      </w:r>
      <w:fldSimple w:instr=" SEQ Figure \* ARABIC ">
        <w:r w:rsidR="004055C6">
          <w:rPr>
            <w:noProof/>
          </w:rPr>
          <w:t>12</w:t>
        </w:r>
      </w:fldSimple>
      <w:r w:rsidRPr="008E46DF">
        <w:t>. School Zone: H1</w:t>
      </w:r>
    </w:p>
    <w:p w14:paraId="32B2A7D2" w14:textId="77777777" w:rsidR="00F150C5" w:rsidRPr="00530C83" w:rsidRDefault="00786E7E" w:rsidP="00F150C5">
      <w:r w:rsidRPr="00530C83">
        <w:t xml:space="preserve">Two studies look at the change in speed downstream of the DSFS after it was activated (H2).  One showed a decrease at the one site analyzed </w:t>
      </w:r>
      <w:sdt>
        <w:sdtPr>
          <w:id w:val="1326093474"/>
          <w:citation/>
        </w:sdtPr>
        <w:sdtContent>
          <w:r w:rsidRPr="00530C83">
            <w:fldChar w:fldCharType="begin"/>
          </w:r>
          <w:r w:rsidRPr="00530C83">
            <w:instrText xml:space="preserve"> CITATION Lee05 \l 1033 </w:instrText>
          </w:r>
          <w:r w:rsidRPr="00530C83">
            <w:fldChar w:fldCharType="separate"/>
          </w:r>
          <w:r w:rsidR="00744E8A" w:rsidRPr="00530C83">
            <w:rPr>
              <w:noProof/>
            </w:rPr>
            <w:t>(Lee, Lee, Choi, &amp; Oh, 2005)</w:t>
          </w:r>
          <w:r w:rsidRPr="00530C83">
            <w:fldChar w:fldCharType="end"/>
          </w:r>
        </w:sdtContent>
      </w:sdt>
      <w:r w:rsidRPr="00530C83">
        <w:t xml:space="preserve">.  The other showed increases at the three sites analyzed </w:t>
      </w:r>
      <w:sdt>
        <w:sdtPr>
          <w:id w:val="741301652"/>
          <w:citation/>
        </w:sdtPr>
        <w:sdtContent>
          <w:r w:rsidRPr="00530C83">
            <w:fldChar w:fldCharType="begin"/>
          </w:r>
          <w:r w:rsidRPr="00530C83">
            <w:instrText xml:space="preserve"> CITATION Jei12 \l 1033 </w:instrText>
          </w:r>
          <w:r w:rsidRPr="00530C83">
            <w:fldChar w:fldCharType="separate"/>
          </w:r>
          <w:r w:rsidR="00744E8A" w:rsidRPr="00530C83">
            <w:rPr>
              <w:noProof/>
            </w:rPr>
            <w:t>(Jeihani, Ardeshiri, &amp; Naeeni, 2012)</w:t>
          </w:r>
          <w:r w:rsidRPr="00530C83">
            <w:fldChar w:fldCharType="end"/>
          </w:r>
        </w:sdtContent>
      </w:sdt>
      <w:r w:rsidRPr="00530C83">
        <w:t>.</w:t>
      </w:r>
      <w:r w:rsidR="00054912" w:rsidRPr="00530C83">
        <w:t xml:space="preserve">  One study reported a decrease in the 85</w:t>
      </w:r>
      <w:r w:rsidR="00054912" w:rsidRPr="00530C83">
        <w:rPr>
          <w:vertAlign w:val="superscript"/>
        </w:rPr>
        <w:t>th</w:t>
      </w:r>
      <w:r w:rsidR="00054912" w:rsidRPr="00530C83">
        <w:t xml:space="preserve"> percentile speed </w:t>
      </w:r>
      <w:sdt>
        <w:sdtPr>
          <w:id w:val="1866793929"/>
          <w:citation/>
        </w:sdtPr>
        <w:sdtContent>
          <w:r w:rsidR="00166804" w:rsidRPr="00530C83">
            <w:fldChar w:fldCharType="begin"/>
          </w:r>
          <w:r w:rsidR="00166804" w:rsidRPr="00530C83">
            <w:instrText xml:space="preserve"> CITATION Lee05 \l 1033 </w:instrText>
          </w:r>
          <w:r w:rsidR="00166804" w:rsidRPr="00530C83">
            <w:fldChar w:fldCharType="separate"/>
          </w:r>
          <w:r w:rsidR="00744E8A" w:rsidRPr="00530C83">
            <w:rPr>
              <w:noProof/>
            </w:rPr>
            <w:t>(Lee, Lee, Choi, &amp; Oh, 2005)</w:t>
          </w:r>
          <w:r w:rsidR="00166804" w:rsidRPr="00530C83">
            <w:fldChar w:fldCharType="end"/>
          </w:r>
        </w:sdtContent>
      </w:sdt>
      <w:r w:rsidR="00054912" w:rsidRPr="00530C83">
        <w:t>.</w:t>
      </w:r>
    </w:p>
    <w:p w14:paraId="0ADCEC93" w14:textId="77777777" w:rsidR="0038787C" w:rsidRPr="00530C83" w:rsidRDefault="0038787C" w:rsidP="00F150C5"/>
    <w:p w14:paraId="1D5A1FF2" w14:textId="2554E34B" w:rsidR="00FB1EDF" w:rsidRPr="00530C83" w:rsidRDefault="00FB1EDF" w:rsidP="008E46DF">
      <w:pPr>
        <w:pStyle w:val="Caption"/>
      </w:pPr>
      <w:r w:rsidRPr="00530C83">
        <w:rPr>
          <w:noProof/>
        </w:rPr>
        <w:lastRenderedPageBreak/>
        <w:drawing>
          <wp:anchor distT="0" distB="0" distL="114300" distR="114300" simplePos="0" relativeHeight="251693056" behindDoc="0" locked="0" layoutInCell="1" allowOverlap="1" wp14:anchorId="058DA3D1" wp14:editId="0C48BD87">
            <wp:simplePos x="0" y="0"/>
            <wp:positionH relativeFrom="margin">
              <wp:align>center</wp:align>
            </wp:positionH>
            <wp:positionV relativeFrom="paragraph">
              <wp:posOffset>124137</wp:posOffset>
            </wp:positionV>
            <wp:extent cx="5760720" cy="2743200"/>
            <wp:effectExtent l="0" t="0" r="11430" b="0"/>
            <wp:wrapTopAndBottom/>
            <wp:docPr id="18" name="Chart 18">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66F0204-633B-4469-8B16-AE4D1A98A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sidRPr="00530C83">
        <w:t xml:space="preserve">Figure </w:t>
      </w:r>
      <w:fldSimple w:instr=" SEQ Figure \* ARABIC ">
        <w:r w:rsidR="004055C6">
          <w:rPr>
            <w:noProof/>
          </w:rPr>
          <w:t>13</w:t>
        </w:r>
      </w:fldSimple>
      <w:r w:rsidRPr="00530C83">
        <w:t>.  School Zone: H2</w:t>
      </w:r>
    </w:p>
    <w:p w14:paraId="2588487A" w14:textId="77777777" w:rsidR="000C7CCA" w:rsidRPr="00530C83" w:rsidRDefault="000C7CCA" w:rsidP="00F9099F">
      <w:r w:rsidRPr="00530C83">
        <w:t>There were no studies which examined the halo effect (H3).</w:t>
      </w:r>
    </w:p>
    <w:p w14:paraId="785147AF" w14:textId="77777777" w:rsidR="00FB1EDF" w:rsidRPr="00530C83" w:rsidRDefault="00FB1EDF" w:rsidP="00F150C5"/>
    <w:p w14:paraId="6137FCD5" w14:textId="77777777" w:rsidR="00F9099F" w:rsidRPr="00530C83" w:rsidRDefault="0037385F" w:rsidP="00A82313">
      <w:pPr>
        <w:pStyle w:val="Heading4"/>
      </w:pPr>
      <w:r w:rsidRPr="00530C83">
        <w:t>Implementation Characteristics</w:t>
      </w:r>
    </w:p>
    <w:p w14:paraId="3BEB65C0" w14:textId="16B69914" w:rsidR="00F9099F" w:rsidRPr="00530C83" w:rsidRDefault="00F9099F" w:rsidP="00F9099F">
      <w:r w:rsidRPr="00530C83">
        <w:t xml:space="preserve">An illustrative DSFS in a school zone is displayed below in </w:t>
      </w:r>
      <w:r w:rsidRPr="00530C83">
        <w:fldChar w:fldCharType="begin"/>
      </w:r>
      <w:r w:rsidRPr="00530C83">
        <w:instrText xml:space="preserve"> REF _Ref472178569 \h </w:instrText>
      </w:r>
      <w:r w:rsidR="00B30C36" w:rsidRPr="00530C83">
        <w:instrText xml:space="preserve"> \* MERGEFORMAT </w:instrText>
      </w:r>
      <w:r w:rsidRPr="00530C83">
        <w:fldChar w:fldCharType="separate"/>
      </w:r>
      <w:r w:rsidR="004055C6" w:rsidRPr="00530C83">
        <w:t xml:space="preserve">Figure </w:t>
      </w:r>
      <w:r w:rsidR="004055C6">
        <w:rPr>
          <w:noProof/>
        </w:rPr>
        <w:t>14</w:t>
      </w:r>
      <w:r w:rsidRPr="00530C83">
        <w:fldChar w:fldCharType="end"/>
      </w:r>
      <w:r w:rsidRPr="00530C83">
        <w:t xml:space="preserve"> </w:t>
      </w:r>
      <w:sdt>
        <w:sdtPr>
          <w:id w:val="1553263421"/>
          <w:citation/>
        </w:sdtPr>
        <w:sdtContent>
          <w:r w:rsidRPr="00530C83">
            <w:fldChar w:fldCharType="begin"/>
          </w:r>
          <w:r w:rsidRPr="00530C83">
            <w:instrText xml:space="preserve"> CITATION Sai05 \l 1033 </w:instrText>
          </w:r>
          <w:r w:rsidRPr="00530C83">
            <w:fldChar w:fldCharType="separate"/>
          </w:r>
          <w:r w:rsidR="00744E8A" w:rsidRPr="00530C83">
            <w:rPr>
              <w:noProof/>
            </w:rPr>
            <w:t>(Saito &amp; Ash, 2005)</w:t>
          </w:r>
          <w:r w:rsidRPr="00530C83">
            <w:fldChar w:fldCharType="end"/>
          </w:r>
        </w:sdtContent>
      </w:sdt>
      <w:r w:rsidRPr="00530C83">
        <w:t xml:space="preserve">.  </w:t>
      </w:r>
      <w:r w:rsidR="00807859" w:rsidRPr="00530C83">
        <w:t>The signs were activated only during the time the school was in session.  Small LED lights in the numbers would flash if drivers were traveling above the speed limit (25 mph).</w:t>
      </w:r>
    </w:p>
    <w:p w14:paraId="50AB3F94" w14:textId="77777777" w:rsidR="00F9099F" w:rsidRPr="00530C83" w:rsidRDefault="00F9099F" w:rsidP="00F9099F"/>
    <w:p w14:paraId="54B2FFE2" w14:textId="77777777" w:rsidR="00F9099F" w:rsidRPr="00530C83" w:rsidRDefault="00F9099F" w:rsidP="00F9099F">
      <w:pPr>
        <w:keepNext/>
      </w:pPr>
      <w:r w:rsidRPr="00530C83">
        <w:rPr>
          <w:noProof/>
        </w:rPr>
        <w:drawing>
          <wp:anchor distT="0" distB="0" distL="114300" distR="114300" simplePos="0" relativeHeight="251712512" behindDoc="0" locked="0" layoutInCell="1" allowOverlap="1" wp14:anchorId="0E6101B6" wp14:editId="3A8B6B20">
            <wp:simplePos x="0" y="0"/>
            <wp:positionH relativeFrom="margin">
              <wp:align>center</wp:align>
            </wp:positionH>
            <wp:positionV relativeFrom="paragraph">
              <wp:posOffset>2540</wp:posOffset>
            </wp:positionV>
            <wp:extent cx="2743200" cy="1691640"/>
            <wp:effectExtent l="0" t="0" r="0" b="381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3200" cy="1691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F6940" w14:textId="77777777" w:rsidR="00F9099F" w:rsidRPr="00530C83" w:rsidRDefault="00F9099F" w:rsidP="00F9099F">
      <w:pPr>
        <w:keepNext/>
      </w:pPr>
    </w:p>
    <w:p w14:paraId="5445A885" w14:textId="77777777" w:rsidR="00F9099F" w:rsidRPr="00530C83" w:rsidRDefault="00F9099F" w:rsidP="00F9099F">
      <w:pPr>
        <w:keepNext/>
      </w:pPr>
    </w:p>
    <w:p w14:paraId="0F5EE24B" w14:textId="77777777" w:rsidR="00F9099F" w:rsidRPr="00530C83" w:rsidRDefault="00F9099F" w:rsidP="00F9099F">
      <w:pPr>
        <w:keepNext/>
      </w:pPr>
    </w:p>
    <w:p w14:paraId="461C00E8" w14:textId="77777777" w:rsidR="00F9099F" w:rsidRPr="00530C83" w:rsidRDefault="00F9099F" w:rsidP="00F9099F">
      <w:pPr>
        <w:keepNext/>
      </w:pPr>
    </w:p>
    <w:p w14:paraId="3B5B9DD2" w14:textId="77777777" w:rsidR="00F9099F" w:rsidRPr="00530C83" w:rsidRDefault="00F9099F" w:rsidP="00F9099F">
      <w:pPr>
        <w:keepNext/>
      </w:pPr>
    </w:p>
    <w:p w14:paraId="44C25D73" w14:textId="77777777" w:rsidR="00F9099F" w:rsidRPr="00530C83" w:rsidRDefault="00F9099F" w:rsidP="00F9099F">
      <w:pPr>
        <w:keepNext/>
      </w:pPr>
    </w:p>
    <w:p w14:paraId="6F87EEA6" w14:textId="77777777" w:rsidR="00F9099F" w:rsidRPr="00530C83" w:rsidRDefault="00F9099F" w:rsidP="00F9099F">
      <w:pPr>
        <w:keepNext/>
      </w:pPr>
    </w:p>
    <w:p w14:paraId="4CDB4965" w14:textId="77777777" w:rsidR="00F9099F" w:rsidRPr="00530C83" w:rsidRDefault="00F9099F" w:rsidP="00F9099F">
      <w:pPr>
        <w:keepNext/>
      </w:pPr>
    </w:p>
    <w:p w14:paraId="139B8189" w14:textId="77777777" w:rsidR="00F9099F" w:rsidRPr="00530C83" w:rsidRDefault="00F9099F" w:rsidP="00F9099F">
      <w:pPr>
        <w:keepNext/>
      </w:pPr>
    </w:p>
    <w:p w14:paraId="4FC51014" w14:textId="77777777" w:rsidR="00F9099F" w:rsidRPr="00530C83" w:rsidRDefault="00F9099F" w:rsidP="00B13156">
      <w:pPr>
        <w:pStyle w:val="Caption"/>
      </w:pPr>
      <w:bookmarkStart w:id="228" w:name="_Ref472178569"/>
      <w:r w:rsidRPr="00530C83">
        <w:t xml:space="preserve">Figure </w:t>
      </w:r>
      <w:fldSimple w:instr=" SEQ Figure \* ARABIC ">
        <w:r w:rsidR="004055C6">
          <w:rPr>
            <w:noProof/>
          </w:rPr>
          <w:t>14</w:t>
        </w:r>
      </w:fldSimple>
      <w:bookmarkEnd w:id="228"/>
      <w:r w:rsidRPr="00530C83">
        <w:t xml:space="preserve">. DSFS in school zone.  </w:t>
      </w:r>
      <w:commentRangeStart w:id="229"/>
      <w:sdt>
        <w:sdtPr>
          <w:id w:val="1473635664"/>
          <w:citation/>
        </w:sdtPr>
        <w:sdtContent>
          <w:r w:rsidRPr="00530C83">
            <w:fldChar w:fldCharType="begin"/>
          </w:r>
          <w:r w:rsidRPr="00530C83">
            <w:instrText xml:space="preserve"> CITATION Sai05 \l 1033 </w:instrText>
          </w:r>
          <w:r w:rsidRPr="00530C83">
            <w:fldChar w:fldCharType="separate"/>
          </w:r>
          <w:r w:rsidR="00744E8A" w:rsidRPr="00530C83">
            <w:rPr>
              <w:noProof/>
            </w:rPr>
            <w:t>(Saito &amp; Ash, 2005)</w:t>
          </w:r>
          <w:r w:rsidRPr="00530C83">
            <w:fldChar w:fldCharType="end"/>
          </w:r>
        </w:sdtContent>
      </w:sdt>
      <w:commentRangeEnd w:id="229"/>
      <w:r w:rsidR="00796C22">
        <w:rPr>
          <w:rStyle w:val="CommentReference"/>
          <w:b w:val="0"/>
          <w:iCs w:val="0"/>
          <w:color w:val="auto"/>
        </w:rPr>
        <w:commentReference w:id="229"/>
      </w:r>
    </w:p>
    <w:p w14:paraId="5606A8A7" w14:textId="77777777" w:rsidR="000C7CCA" w:rsidRPr="00530C83" w:rsidRDefault="0037385F" w:rsidP="00A82313">
      <w:pPr>
        <w:pStyle w:val="Heading4"/>
      </w:pPr>
      <w:r w:rsidRPr="00530C83">
        <w:t>Exceptions</w:t>
      </w:r>
    </w:p>
    <w:p w14:paraId="58810341" w14:textId="57BDD146" w:rsidR="0037385F" w:rsidRPr="00530C83" w:rsidRDefault="007227F8" w:rsidP="00F150C5">
      <w:r w:rsidRPr="00530C83">
        <w:t>In the one study that showed an increase in speed at three of the eight locations, clear reasons for the possible increase were given for two of the locations</w:t>
      </w:r>
      <w:r w:rsidR="000475BD" w:rsidRPr="00530C83">
        <w:t xml:space="preserve"> </w:t>
      </w:r>
      <w:sdt>
        <w:sdtPr>
          <w:id w:val="-1493407871"/>
          <w:citation/>
        </w:sdtPr>
        <w:sdtContent>
          <w:r w:rsidR="000475BD" w:rsidRPr="00530C83">
            <w:fldChar w:fldCharType="begin"/>
          </w:r>
          <w:r w:rsidR="000475BD" w:rsidRPr="00530C83">
            <w:instrText xml:space="preserve"> CITATION Sai05 \l 1033 </w:instrText>
          </w:r>
          <w:r w:rsidR="000475BD" w:rsidRPr="00530C83">
            <w:fldChar w:fldCharType="separate"/>
          </w:r>
          <w:r w:rsidR="00744E8A" w:rsidRPr="00530C83">
            <w:rPr>
              <w:noProof/>
            </w:rPr>
            <w:t>(Saito &amp; Ash, 2005)</w:t>
          </w:r>
          <w:r w:rsidR="000475BD" w:rsidRPr="00530C83">
            <w:fldChar w:fldCharType="end"/>
          </w:r>
        </w:sdtContent>
      </w:sdt>
      <w:r w:rsidR="006A658F" w:rsidRPr="00530C83">
        <w:t xml:space="preserve">. </w:t>
      </w:r>
      <w:r w:rsidRPr="00530C83">
        <w:t>At one of the locations, drivers were already traveling on average below the speed limit.  The introduction of the DSFS increase</w:t>
      </w:r>
      <w:r w:rsidR="00732867" w:rsidRPr="00530C83">
        <w:t>d</w:t>
      </w:r>
      <w:r w:rsidRPr="00530C83">
        <w:t xml:space="preserve"> the speed signific</w:t>
      </w:r>
      <w:r w:rsidR="00604737" w:rsidRPr="00530C83">
        <w:t xml:space="preserve">antly, but only very slightly. </w:t>
      </w:r>
      <w:r w:rsidR="00197609" w:rsidRPr="00530C83">
        <w:t xml:space="preserve">Still, this is an unintended consequence which should be considered before installing a DSFS.  </w:t>
      </w:r>
      <w:r w:rsidRPr="00530C83">
        <w:t>At the second of the two locations, the DSFS operated only intermittently because it was solar powered.  There is no obvious explanation for why there was an increase in the speed at the third of the three sites.</w:t>
      </w:r>
      <w:r w:rsidR="000475BD" w:rsidRPr="00530C83">
        <w:t xml:space="preserve">  </w:t>
      </w:r>
      <w:r w:rsidR="00F33AF0" w:rsidRPr="00530C83">
        <w:t xml:space="preserve">So, </w:t>
      </w:r>
      <w:r w:rsidR="00F33AF0" w:rsidRPr="00530C83">
        <w:lastRenderedPageBreak/>
        <w:t xml:space="preserve">we looked at the characteristics of the DSFS.  Small dots flashed if the driver was traveling 5 mph over the speed limit.  However, the speed itself did not flash. </w:t>
      </w:r>
      <w:r w:rsidR="00604737" w:rsidRPr="00530C83">
        <w:t xml:space="preserve">Such </w:t>
      </w:r>
      <w:r w:rsidR="00197609" w:rsidRPr="00530C83">
        <w:t xml:space="preserve">dots </w:t>
      </w:r>
      <w:r w:rsidR="00604737" w:rsidRPr="00530C83">
        <w:t xml:space="preserve">may </w:t>
      </w:r>
      <w:r w:rsidR="00197609" w:rsidRPr="00530C83">
        <w:t xml:space="preserve">not </w:t>
      </w:r>
      <w:r w:rsidR="00604737" w:rsidRPr="00530C83">
        <w:t xml:space="preserve">be </w:t>
      </w:r>
      <w:r w:rsidR="00197609" w:rsidRPr="00530C83">
        <w:t>effective as an indication that the driver is above the speed limit.</w:t>
      </w:r>
      <w:r w:rsidR="00F33AF0" w:rsidRPr="00530C83">
        <w:t xml:space="preserve"> </w:t>
      </w:r>
      <w:r w:rsidR="006A658F" w:rsidRPr="00530C83">
        <w:t>A</w:t>
      </w:r>
      <w:r w:rsidR="000475BD" w:rsidRPr="00530C83">
        <w:t>cross the four measurement periods during the day, the increase was 1.2 mph.</w:t>
      </w:r>
    </w:p>
    <w:p w14:paraId="6866C6BA" w14:textId="77777777" w:rsidR="00FB1EDF" w:rsidRPr="00530C83" w:rsidRDefault="00FB1EDF" w:rsidP="00F150C5"/>
    <w:p w14:paraId="49E2BFE9" w14:textId="77777777" w:rsidR="00F150C5" w:rsidRPr="00530C83" w:rsidRDefault="00F150C5" w:rsidP="004055C6">
      <w:pPr>
        <w:pStyle w:val="Heading3"/>
      </w:pPr>
      <w:bookmarkStart w:id="230" w:name="_Toc478394886"/>
      <w:bookmarkStart w:id="231" w:name="_Toc355422730"/>
      <w:r w:rsidRPr="00530C83">
        <w:t>Transition Zone</w:t>
      </w:r>
      <w:bookmarkEnd w:id="230"/>
      <w:bookmarkEnd w:id="231"/>
    </w:p>
    <w:p w14:paraId="1AE92E88" w14:textId="77777777" w:rsidR="00902093" w:rsidRPr="00530C83" w:rsidRDefault="00902093" w:rsidP="00902093">
      <w:r w:rsidRPr="00530C83">
        <w:t>The following articles focused in part or in whole on transition zones:</w:t>
      </w:r>
    </w:p>
    <w:p w14:paraId="7EAAC58F" w14:textId="77777777" w:rsidR="00902093" w:rsidRPr="00530C83" w:rsidRDefault="00BC018E" w:rsidP="00880F5C">
      <w:pPr>
        <w:pStyle w:val="ListParagraph"/>
        <w:numPr>
          <w:ilvl w:val="0"/>
          <w:numId w:val="24"/>
        </w:numPr>
      </w:pPr>
      <w:sdt>
        <w:sdtPr>
          <w:id w:val="-1106191636"/>
          <w:citation/>
        </w:sdtPr>
        <w:sdtContent>
          <w:r w:rsidR="00206076" w:rsidRPr="00530C83">
            <w:fldChar w:fldCharType="begin"/>
          </w:r>
          <w:r w:rsidR="00206076" w:rsidRPr="00530C83">
            <w:instrText xml:space="preserve"> CITATION Cru09 \l 1033 </w:instrText>
          </w:r>
          <w:r w:rsidR="00206076" w:rsidRPr="00530C83">
            <w:fldChar w:fldCharType="separate"/>
          </w:r>
          <w:r w:rsidR="00744E8A" w:rsidRPr="00530C83">
            <w:rPr>
              <w:noProof/>
            </w:rPr>
            <w:t>(Cruzado &amp; Donnell, 2009)</w:t>
          </w:r>
          <w:r w:rsidR="00206076" w:rsidRPr="00530C83">
            <w:fldChar w:fldCharType="end"/>
          </w:r>
        </w:sdtContent>
      </w:sdt>
    </w:p>
    <w:p w14:paraId="7869FAF4" w14:textId="77777777" w:rsidR="006225E8" w:rsidRPr="00530C83" w:rsidRDefault="00BC018E" w:rsidP="00880F5C">
      <w:pPr>
        <w:pStyle w:val="ListParagraph"/>
        <w:numPr>
          <w:ilvl w:val="0"/>
          <w:numId w:val="24"/>
        </w:numPr>
      </w:pPr>
      <w:sdt>
        <w:sdtPr>
          <w:id w:val="257872542"/>
          <w:citation/>
        </w:sdtPr>
        <w:sdtContent>
          <w:r w:rsidR="006225E8" w:rsidRPr="00530C83">
            <w:fldChar w:fldCharType="begin"/>
          </w:r>
          <w:r w:rsidR="006225E8" w:rsidRPr="00530C83">
            <w:instrText xml:space="preserve"> CITATION Hal07 \l 1033 </w:instrText>
          </w:r>
          <w:r w:rsidR="006225E8" w:rsidRPr="00530C83">
            <w:fldChar w:fldCharType="separate"/>
          </w:r>
          <w:r w:rsidR="00744E8A" w:rsidRPr="00530C83">
            <w:rPr>
              <w:noProof/>
            </w:rPr>
            <w:t>(Hallmark, et al., 2007)</w:t>
          </w:r>
          <w:r w:rsidR="006225E8" w:rsidRPr="00530C83">
            <w:fldChar w:fldCharType="end"/>
          </w:r>
        </w:sdtContent>
      </w:sdt>
    </w:p>
    <w:p w14:paraId="14CD5429" w14:textId="77777777" w:rsidR="00206076" w:rsidRPr="00530C83" w:rsidRDefault="00BC018E" w:rsidP="00880F5C">
      <w:pPr>
        <w:pStyle w:val="ListParagraph"/>
        <w:numPr>
          <w:ilvl w:val="0"/>
          <w:numId w:val="24"/>
        </w:numPr>
      </w:pPr>
      <w:sdt>
        <w:sdtPr>
          <w:id w:val="1044559068"/>
          <w:citation/>
        </w:sdtPr>
        <w:sdtContent>
          <w:r w:rsidR="00206076" w:rsidRPr="00530C83">
            <w:fldChar w:fldCharType="begin"/>
          </w:r>
          <w:r w:rsidR="00AF629B" w:rsidRPr="00530C83">
            <w:instrText xml:space="preserve">CITATION Hal15 \t  \l 1033 </w:instrText>
          </w:r>
          <w:r w:rsidR="00206076" w:rsidRPr="00530C83">
            <w:fldChar w:fldCharType="separate"/>
          </w:r>
          <w:r w:rsidR="00744E8A" w:rsidRPr="00530C83">
            <w:rPr>
              <w:noProof/>
            </w:rPr>
            <w:t>(Hallmark &amp; Hawkins, 2015)</w:t>
          </w:r>
          <w:r w:rsidR="00206076" w:rsidRPr="00530C83">
            <w:fldChar w:fldCharType="end"/>
          </w:r>
        </w:sdtContent>
      </w:sdt>
    </w:p>
    <w:p w14:paraId="24226391" w14:textId="77777777" w:rsidR="004C08B0" w:rsidRPr="00530C83" w:rsidRDefault="00BC018E" w:rsidP="00880F5C">
      <w:pPr>
        <w:pStyle w:val="ListParagraph"/>
        <w:numPr>
          <w:ilvl w:val="0"/>
          <w:numId w:val="24"/>
        </w:numPr>
      </w:pPr>
      <w:sdt>
        <w:sdtPr>
          <w:id w:val="1602682336"/>
          <w:citation/>
        </w:sdtPr>
        <w:sdtContent>
          <w:r w:rsidR="00953753" w:rsidRPr="00530C83">
            <w:fldChar w:fldCharType="begin"/>
          </w:r>
          <w:r w:rsidR="007C0098" w:rsidRPr="00530C83">
            <w:instrText xml:space="preserve">CITATION Hal131 \t  \l 1033 </w:instrText>
          </w:r>
          <w:r w:rsidR="00953753" w:rsidRPr="00530C83">
            <w:fldChar w:fldCharType="separate"/>
          </w:r>
          <w:r w:rsidR="00744E8A" w:rsidRPr="00530C83">
            <w:rPr>
              <w:noProof/>
            </w:rPr>
            <w:t>(Hallmark, Knickerbocker, &amp; Hawkins, 2013)</w:t>
          </w:r>
          <w:r w:rsidR="00953753" w:rsidRPr="00530C83">
            <w:fldChar w:fldCharType="end"/>
          </w:r>
        </w:sdtContent>
      </w:sdt>
    </w:p>
    <w:p w14:paraId="56526DC4" w14:textId="77777777" w:rsidR="00206076" w:rsidRPr="00530C83" w:rsidRDefault="00BC018E" w:rsidP="00880F5C">
      <w:pPr>
        <w:pStyle w:val="ListParagraph"/>
        <w:numPr>
          <w:ilvl w:val="0"/>
          <w:numId w:val="24"/>
        </w:numPr>
      </w:pPr>
      <w:sdt>
        <w:sdtPr>
          <w:id w:val="-643897832"/>
          <w:citation/>
        </w:sdtPr>
        <w:sdtContent>
          <w:r w:rsidR="00EE69B9" w:rsidRPr="00530C83">
            <w:fldChar w:fldCharType="begin"/>
          </w:r>
          <w:r w:rsidR="00EE69B9" w:rsidRPr="00530C83">
            <w:instrText xml:space="preserve"> CITATION Kam02 \l 1033 </w:instrText>
          </w:r>
          <w:r w:rsidR="00EE69B9" w:rsidRPr="00530C83">
            <w:fldChar w:fldCharType="separate"/>
          </w:r>
          <w:r w:rsidR="00744E8A" w:rsidRPr="00530C83">
            <w:rPr>
              <w:noProof/>
            </w:rPr>
            <w:t>(Kamyab, Andrle, &amp; Kroeger, 2002)</w:t>
          </w:r>
          <w:r w:rsidR="00EE69B9" w:rsidRPr="00530C83">
            <w:fldChar w:fldCharType="end"/>
          </w:r>
        </w:sdtContent>
      </w:sdt>
    </w:p>
    <w:p w14:paraId="3349EBF8" w14:textId="77777777" w:rsidR="00EE69B9" w:rsidRPr="00530C83" w:rsidRDefault="00BC018E" w:rsidP="00880F5C">
      <w:pPr>
        <w:pStyle w:val="ListParagraph"/>
        <w:numPr>
          <w:ilvl w:val="0"/>
          <w:numId w:val="24"/>
        </w:numPr>
      </w:pPr>
      <w:sdt>
        <w:sdtPr>
          <w:id w:val="-2084986004"/>
          <w:citation/>
        </w:sdtPr>
        <w:sdtContent>
          <w:r w:rsidR="00EE69B9" w:rsidRPr="00530C83">
            <w:fldChar w:fldCharType="begin"/>
          </w:r>
          <w:r w:rsidR="00EE69B9" w:rsidRPr="00530C83">
            <w:instrText xml:space="preserve"> CITATION Sch \l 1033 </w:instrText>
          </w:r>
          <w:r w:rsidR="00EE69B9" w:rsidRPr="00530C83">
            <w:fldChar w:fldCharType="separate"/>
          </w:r>
          <w:r w:rsidR="00744E8A" w:rsidRPr="00530C83">
            <w:rPr>
              <w:noProof/>
            </w:rPr>
            <w:t>(Schoenecker, Sandberg, Sebastian, &amp; Soler)</w:t>
          </w:r>
          <w:r w:rsidR="00EE69B9" w:rsidRPr="00530C83">
            <w:fldChar w:fldCharType="end"/>
          </w:r>
        </w:sdtContent>
      </w:sdt>
    </w:p>
    <w:p w14:paraId="35EE54EC" w14:textId="77777777" w:rsidR="00953753" w:rsidRPr="00530C83" w:rsidRDefault="00BC018E" w:rsidP="00880F5C">
      <w:pPr>
        <w:pStyle w:val="ListParagraph"/>
        <w:numPr>
          <w:ilvl w:val="0"/>
          <w:numId w:val="24"/>
        </w:numPr>
      </w:pPr>
      <w:sdt>
        <w:sdtPr>
          <w:id w:val="-254129116"/>
          <w:citation/>
        </w:sdtPr>
        <w:sdtContent>
          <w:r w:rsidR="00953753" w:rsidRPr="00530C83">
            <w:fldChar w:fldCharType="begin"/>
          </w:r>
          <w:r w:rsidR="00953753" w:rsidRPr="00530C83">
            <w:instrText xml:space="preserve"> CITATION Ull05 \l 1033 </w:instrText>
          </w:r>
          <w:r w:rsidR="00953753" w:rsidRPr="00530C83">
            <w:fldChar w:fldCharType="separate"/>
          </w:r>
          <w:r w:rsidR="00744E8A" w:rsidRPr="00530C83">
            <w:rPr>
              <w:noProof/>
            </w:rPr>
            <w:t>(Ullman &amp; Rose, 2005)</w:t>
          </w:r>
          <w:r w:rsidR="00953753" w:rsidRPr="00530C83">
            <w:fldChar w:fldCharType="end"/>
          </w:r>
        </w:sdtContent>
      </w:sdt>
    </w:p>
    <w:p w14:paraId="133CB4AF" w14:textId="77777777" w:rsidR="00852B50" w:rsidRPr="00530C83" w:rsidRDefault="00BC018E" w:rsidP="00880F5C">
      <w:pPr>
        <w:pStyle w:val="ListParagraph"/>
        <w:numPr>
          <w:ilvl w:val="0"/>
          <w:numId w:val="24"/>
        </w:numPr>
      </w:pPr>
      <w:sdt>
        <w:sdtPr>
          <w:id w:val="-1700154947"/>
          <w:citation/>
        </w:sdtPr>
        <w:sdtContent>
          <w:r w:rsidR="00852B50" w:rsidRPr="00530C83">
            <w:fldChar w:fldCharType="begin"/>
          </w:r>
          <w:r w:rsidR="00852B50" w:rsidRPr="00530C83">
            <w:instrText xml:space="preserve"> CITATION Wil15 \l 1033 </w:instrText>
          </w:r>
          <w:r w:rsidR="00852B50" w:rsidRPr="00530C83">
            <w:fldChar w:fldCharType="separate"/>
          </w:r>
          <w:r w:rsidR="00744E8A" w:rsidRPr="00530C83">
            <w:rPr>
              <w:noProof/>
            </w:rPr>
            <w:t>(Williamson &amp; Fries, 2015)</w:t>
          </w:r>
          <w:r w:rsidR="00852B50" w:rsidRPr="00530C83">
            <w:fldChar w:fldCharType="end"/>
          </w:r>
        </w:sdtContent>
      </w:sdt>
    </w:p>
    <w:p w14:paraId="1AEC53FA" w14:textId="77777777" w:rsidR="00A02386" w:rsidRPr="00530C83" w:rsidRDefault="00A02386" w:rsidP="00A02386"/>
    <w:p w14:paraId="775E4C59" w14:textId="47DCD6EA" w:rsidR="0063184E" w:rsidRPr="00530C83" w:rsidRDefault="00A02386" w:rsidP="00A02386">
      <w:r w:rsidRPr="00530C83">
        <w:t xml:space="preserve">The particular hypotheses and significant findings for each of the studies on school zones are in the </w:t>
      </w:r>
      <w:r w:rsidRPr="00530C83">
        <w:fldChar w:fldCharType="begin"/>
      </w:r>
      <w:r w:rsidRPr="00530C83">
        <w:instrText xml:space="preserve"> REF _Ref470784918 \h </w:instrText>
      </w:r>
      <w:r w:rsidR="00B30C36" w:rsidRPr="00530C83">
        <w:instrText xml:space="preserve"> \* MERGEFORMAT </w:instrText>
      </w:r>
      <w:r w:rsidRPr="00530C83">
        <w:fldChar w:fldCharType="separate"/>
      </w:r>
      <w:r w:rsidR="004055C6" w:rsidRPr="00530C83">
        <w:t xml:space="preserve">Appendix C: Studies Linked to </w:t>
      </w:r>
      <w:r w:rsidRPr="00530C83">
        <w:fldChar w:fldCharType="end"/>
      </w:r>
      <w:r w:rsidRPr="00530C83">
        <w:t xml:space="preserve">, Section </w:t>
      </w:r>
      <w:r w:rsidRPr="00530C83">
        <w:fldChar w:fldCharType="begin"/>
      </w:r>
      <w:r w:rsidRPr="00530C83">
        <w:instrText xml:space="preserve"> REF _Ref471241945 \r \h </w:instrText>
      </w:r>
      <w:r w:rsidR="00B30C36" w:rsidRPr="00530C83">
        <w:instrText xml:space="preserve"> \* MERGEFORMAT </w:instrText>
      </w:r>
      <w:r w:rsidRPr="00530C83">
        <w:fldChar w:fldCharType="separate"/>
      </w:r>
      <w:r w:rsidR="004055C6">
        <w:t>17.3</w:t>
      </w:r>
      <w:r w:rsidRPr="00530C83">
        <w:fldChar w:fldCharType="end"/>
      </w:r>
      <w:r w:rsidR="005A3078">
        <w:t xml:space="preserve">, </w:t>
      </w:r>
      <w:r w:rsidR="005A3078">
        <w:fldChar w:fldCharType="begin"/>
      </w:r>
      <w:r w:rsidR="005A3078">
        <w:instrText xml:space="preserve"> REF _Ref478393922 \h </w:instrText>
      </w:r>
      <w:r w:rsidR="005A3078">
        <w:fldChar w:fldCharType="separate"/>
      </w:r>
      <w:r w:rsidR="004055C6">
        <w:t>Table C</w:t>
      </w:r>
      <w:r w:rsidR="004055C6">
        <w:rPr>
          <w:noProof/>
        </w:rPr>
        <w:t>3</w:t>
      </w:r>
      <w:r w:rsidR="005A3078">
        <w:fldChar w:fldCharType="end"/>
      </w:r>
      <w:r w:rsidR="0063184E" w:rsidRPr="00530C83">
        <w:t>.</w:t>
      </w:r>
    </w:p>
    <w:p w14:paraId="77A3EAD0" w14:textId="77777777" w:rsidR="0063184E" w:rsidRPr="00530C83" w:rsidRDefault="0063184E" w:rsidP="00A82313">
      <w:pPr>
        <w:pStyle w:val="Heading4"/>
      </w:pPr>
      <w:r w:rsidRPr="00530C83">
        <w:t>Vote-Count</w:t>
      </w:r>
    </w:p>
    <w:p w14:paraId="667430C3" w14:textId="77777777" w:rsidR="0063184E" w:rsidRPr="00530C83" w:rsidRDefault="0063184E" w:rsidP="009E0E7D">
      <w:r w:rsidRPr="00530C83">
        <w:t>Of the 31 separate analyses of the change in the mean speed at the DSFS when it is activated</w:t>
      </w:r>
      <w:r w:rsidR="00A74D3B" w:rsidRPr="00530C83">
        <w:t xml:space="preserve"> in transition zones</w:t>
      </w:r>
      <w:r w:rsidRPr="00530C83">
        <w:t>, all reported a significant reduction in speed.  Eleven of the 13 analyses of the 85</w:t>
      </w:r>
      <w:r w:rsidRPr="00530C83">
        <w:rPr>
          <w:vertAlign w:val="superscript"/>
        </w:rPr>
        <w:t>th</w:t>
      </w:r>
      <w:r w:rsidRPr="00530C83">
        <w:t xml:space="preserve"> percentile speed at the DSFS reported a significant reduction.  </w:t>
      </w:r>
      <w:r w:rsidR="003B14D8" w:rsidRPr="00530C83">
        <w:t xml:space="preserve">In two analyses, no </w:t>
      </w:r>
      <w:r w:rsidRPr="00530C83">
        <w:t xml:space="preserve">change </w:t>
      </w:r>
      <w:r w:rsidR="003B14D8" w:rsidRPr="00530C83">
        <w:t xml:space="preserve">was noted </w:t>
      </w:r>
      <w:sdt>
        <w:sdtPr>
          <w:id w:val="1581630777"/>
          <w:citation/>
        </w:sdtPr>
        <w:sdtContent>
          <w:r w:rsidR="003B14D8" w:rsidRPr="00530C83">
            <w:fldChar w:fldCharType="begin"/>
          </w:r>
          <w:r w:rsidR="003B14D8" w:rsidRPr="00530C83">
            <w:instrText xml:space="preserve"> CITATION Ull05 \l 1033 </w:instrText>
          </w:r>
          <w:r w:rsidR="003B14D8" w:rsidRPr="00530C83">
            <w:fldChar w:fldCharType="separate"/>
          </w:r>
          <w:r w:rsidR="00744E8A" w:rsidRPr="00530C83">
            <w:rPr>
              <w:noProof/>
            </w:rPr>
            <w:t>(Ullman &amp; Rose, 2005)</w:t>
          </w:r>
          <w:r w:rsidR="003B14D8" w:rsidRPr="00530C83">
            <w:fldChar w:fldCharType="end"/>
          </w:r>
        </w:sdtContent>
      </w:sdt>
      <w:r w:rsidRPr="00530C83">
        <w:t xml:space="preserve">.  </w:t>
      </w:r>
      <w:r w:rsidR="006A658F" w:rsidRPr="00530C83">
        <w:t>A</w:t>
      </w:r>
      <w:r w:rsidRPr="00530C83">
        <w:t>ll five analyses of the percentage of traveler</w:t>
      </w:r>
      <w:r w:rsidR="00197609" w:rsidRPr="00530C83">
        <w:t>s</w:t>
      </w:r>
      <w:r w:rsidRPr="00530C83">
        <w:t xml:space="preserve"> over the speed limit reported a significant reduction.  </w:t>
      </w:r>
    </w:p>
    <w:p w14:paraId="127F84C8" w14:textId="77777777" w:rsidR="00EE777B" w:rsidRPr="00530C83" w:rsidRDefault="00EE777B" w:rsidP="00EE777B"/>
    <w:p w14:paraId="22ED581A" w14:textId="3530D87B" w:rsidR="00FB1EDF" w:rsidRPr="00530C83" w:rsidRDefault="00197609" w:rsidP="008E46DF">
      <w:pPr>
        <w:pStyle w:val="Caption"/>
      </w:pPr>
      <w:r w:rsidRPr="00530C83">
        <w:rPr>
          <w:noProof/>
        </w:rPr>
        <w:lastRenderedPageBreak/>
        <w:drawing>
          <wp:anchor distT="0" distB="0" distL="114300" distR="114300" simplePos="0" relativeHeight="251714560" behindDoc="0" locked="0" layoutInCell="1" allowOverlap="1" wp14:anchorId="11997375" wp14:editId="7B7B3347">
            <wp:simplePos x="0" y="0"/>
            <wp:positionH relativeFrom="margin">
              <wp:align>center</wp:align>
            </wp:positionH>
            <wp:positionV relativeFrom="paragraph">
              <wp:posOffset>42545</wp:posOffset>
            </wp:positionV>
            <wp:extent cx="5760720" cy="2743200"/>
            <wp:effectExtent l="0" t="0" r="11430" b="0"/>
            <wp:wrapTopAndBottom/>
            <wp:docPr id="14" name="Chart 14">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B209E7BA-3CC6-45DF-8AF6-72587BFEF1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00FB1EDF" w:rsidRPr="00530C83">
        <w:t xml:space="preserve">Figure </w:t>
      </w:r>
      <w:fldSimple w:instr=" SEQ Figure \* ARABIC ">
        <w:r w:rsidR="004055C6">
          <w:rPr>
            <w:noProof/>
          </w:rPr>
          <w:t>15</w:t>
        </w:r>
      </w:fldSimple>
      <w:r w:rsidR="00FB1EDF" w:rsidRPr="00530C83">
        <w:t>.  Transition Zone: H1</w:t>
      </w:r>
    </w:p>
    <w:p w14:paraId="39E20850" w14:textId="16D4E4E3" w:rsidR="0038787C" w:rsidRPr="00530C83" w:rsidRDefault="0063184E" w:rsidP="00EE777B">
      <w:r w:rsidRPr="00530C83">
        <w:t xml:space="preserve">There were </w:t>
      </w:r>
      <w:r w:rsidR="006A658F" w:rsidRPr="00530C83">
        <w:t>too</w:t>
      </w:r>
      <w:r w:rsidRPr="00530C83">
        <w:t xml:space="preserve"> few studies of the effect of the DSFS on the reduction in speed downstream of the DSFS to draw </w:t>
      </w:r>
      <w:r w:rsidR="006A658F" w:rsidRPr="00530C83">
        <w:t>general conclusions</w:t>
      </w:r>
      <w:ins w:id="232" w:author="USDOT_User" w:date="2017-04-06T08:50:00Z">
        <w:r w:rsidR="00796C22">
          <w:t xml:space="preserve"> regarding transition zones</w:t>
        </w:r>
      </w:ins>
      <w:r w:rsidR="006A658F" w:rsidRPr="00530C83">
        <w:t xml:space="preserve">. </w:t>
      </w:r>
      <w:r w:rsidRPr="00530C83">
        <w:t>With respect to the mean speed, the studies were split, one indicating a reduction</w:t>
      </w:r>
      <w:r w:rsidR="003B14D8" w:rsidRPr="00530C83">
        <w:t xml:space="preserve"> </w:t>
      </w:r>
      <w:sdt>
        <w:sdtPr>
          <w:id w:val="-1655133617"/>
          <w:citation/>
        </w:sdtPr>
        <w:sdtContent>
          <w:r w:rsidR="003B14D8" w:rsidRPr="00530C83">
            <w:fldChar w:fldCharType="begin"/>
          </w:r>
          <w:r w:rsidR="003B14D8" w:rsidRPr="00530C83">
            <w:instrText xml:space="preserve"> CITATION Wil15 \l 1033 </w:instrText>
          </w:r>
          <w:r w:rsidR="003B14D8" w:rsidRPr="00530C83">
            <w:fldChar w:fldCharType="separate"/>
          </w:r>
          <w:r w:rsidR="00744E8A" w:rsidRPr="00530C83">
            <w:rPr>
              <w:noProof/>
            </w:rPr>
            <w:t>(Williamson &amp; Fries, 2015)</w:t>
          </w:r>
          <w:r w:rsidR="003B14D8" w:rsidRPr="00530C83">
            <w:fldChar w:fldCharType="end"/>
          </w:r>
        </w:sdtContent>
      </w:sdt>
      <w:r w:rsidRPr="00530C83">
        <w:t>, one no change</w:t>
      </w:r>
      <w:r w:rsidR="003B14D8" w:rsidRPr="00530C83">
        <w:t xml:space="preserve"> </w:t>
      </w:r>
      <w:sdt>
        <w:sdtPr>
          <w:id w:val="1886899698"/>
          <w:citation/>
        </w:sdtPr>
        <w:sdtContent>
          <w:r w:rsidR="003B14D8" w:rsidRPr="00530C83">
            <w:fldChar w:fldCharType="begin"/>
          </w:r>
          <w:r w:rsidR="003B14D8" w:rsidRPr="00530C83">
            <w:instrText xml:space="preserve"> CITATION Kam02 \l 1033 </w:instrText>
          </w:r>
          <w:r w:rsidR="003B14D8" w:rsidRPr="00530C83">
            <w:fldChar w:fldCharType="separate"/>
          </w:r>
          <w:r w:rsidR="00744E8A" w:rsidRPr="00530C83">
            <w:rPr>
              <w:noProof/>
            </w:rPr>
            <w:t>(Kamyab, Andrle, &amp; Kroeger, 2002)</w:t>
          </w:r>
          <w:r w:rsidR="003B14D8" w:rsidRPr="00530C83">
            <w:fldChar w:fldCharType="end"/>
          </w:r>
        </w:sdtContent>
      </w:sdt>
      <w:r w:rsidRPr="00530C83">
        <w:t>.  With respect to the 85</w:t>
      </w:r>
      <w:r w:rsidRPr="00530C83">
        <w:rPr>
          <w:vertAlign w:val="superscript"/>
        </w:rPr>
        <w:t>th</w:t>
      </w:r>
      <w:r w:rsidRPr="00530C83">
        <w:t xml:space="preserve"> percentile speed, the one analysis</w:t>
      </w:r>
      <w:r w:rsidR="003B14D8" w:rsidRPr="00530C83">
        <w:t xml:space="preserve"> available</w:t>
      </w:r>
      <w:r w:rsidRPr="00530C83">
        <w:t xml:space="preserve"> suggested no change in the speed downstream of the DSFS.</w:t>
      </w:r>
      <w:r w:rsidR="003B14D8" w:rsidRPr="00530C83">
        <w:t xml:space="preserve"> </w:t>
      </w:r>
      <w:sdt>
        <w:sdtPr>
          <w:id w:val="116885947"/>
          <w:citation/>
        </w:sdtPr>
        <w:sdtContent>
          <w:r w:rsidR="003B14D8" w:rsidRPr="00530C83">
            <w:fldChar w:fldCharType="begin"/>
          </w:r>
          <w:r w:rsidR="003B14D8" w:rsidRPr="00530C83">
            <w:instrText xml:space="preserve"> CITATION Kam02 \l 1033 </w:instrText>
          </w:r>
          <w:r w:rsidR="003B14D8" w:rsidRPr="00530C83">
            <w:fldChar w:fldCharType="separate"/>
          </w:r>
          <w:r w:rsidR="00744E8A" w:rsidRPr="00530C83">
            <w:rPr>
              <w:noProof/>
            </w:rPr>
            <w:t>(Kamyab, Andrle, &amp; Kroeger, 2002)</w:t>
          </w:r>
          <w:r w:rsidR="003B14D8" w:rsidRPr="00530C83">
            <w:fldChar w:fldCharType="end"/>
          </w:r>
        </w:sdtContent>
      </w:sdt>
      <w:r w:rsidRPr="00530C83">
        <w:t xml:space="preserve"> Finally, with respect to the percentage of travelers over the speed limit, the one analysis reported a reduction</w:t>
      </w:r>
      <w:r w:rsidR="003B14D8" w:rsidRPr="00530C83">
        <w:t xml:space="preserve"> </w:t>
      </w:r>
      <w:sdt>
        <w:sdtPr>
          <w:id w:val="-1532499491"/>
          <w:citation/>
        </w:sdtPr>
        <w:sdtContent>
          <w:r w:rsidR="003B14D8" w:rsidRPr="00530C83">
            <w:fldChar w:fldCharType="begin"/>
          </w:r>
          <w:r w:rsidR="003B14D8" w:rsidRPr="00530C83">
            <w:instrText xml:space="preserve"> CITATION Kam02 \l 1033 </w:instrText>
          </w:r>
          <w:r w:rsidR="003B14D8" w:rsidRPr="00530C83">
            <w:fldChar w:fldCharType="separate"/>
          </w:r>
          <w:r w:rsidR="00744E8A" w:rsidRPr="00530C83">
            <w:rPr>
              <w:noProof/>
            </w:rPr>
            <w:t>(Kamyab, Andrle, &amp; Kroeger, 2002)</w:t>
          </w:r>
          <w:r w:rsidR="003B14D8" w:rsidRPr="00530C83">
            <w:fldChar w:fldCharType="end"/>
          </w:r>
        </w:sdtContent>
      </w:sdt>
      <w:r w:rsidRPr="00530C83">
        <w:t>.</w:t>
      </w:r>
    </w:p>
    <w:p w14:paraId="200C2A5C" w14:textId="77777777" w:rsidR="008E46DF" w:rsidRDefault="00BC3C7B" w:rsidP="008E46DF">
      <w:pPr>
        <w:keepNext/>
      </w:pPr>
      <w:r w:rsidRPr="00530C83">
        <w:rPr>
          <w:noProof/>
        </w:rPr>
        <w:drawing>
          <wp:anchor distT="0" distB="0" distL="114300" distR="114300" simplePos="0" relativeHeight="251716608" behindDoc="0" locked="0" layoutInCell="1" allowOverlap="1" wp14:anchorId="5D828420" wp14:editId="0155665C">
            <wp:simplePos x="0" y="0"/>
            <wp:positionH relativeFrom="margin">
              <wp:align>center</wp:align>
            </wp:positionH>
            <wp:positionV relativeFrom="paragraph">
              <wp:posOffset>186703</wp:posOffset>
            </wp:positionV>
            <wp:extent cx="5760720" cy="2743200"/>
            <wp:effectExtent l="0" t="0" r="11430" b="0"/>
            <wp:wrapTopAndBottom/>
            <wp:docPr id="16" name="Chart 16">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4210799B-52A3-44B9-A52B-28AA699CC3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25BB88B9" w14:textId="0DC1D7B4" w:rsidR="00FB1EDF" w:rsidRPr="00530C83" w:rsidRDefault="00FB1EDF" w:rsidP="008E46DF">
      <w:pPr>
        <w:pStyle w:val="Caption"/>
      </w:pPr>
      <w:r w:rsidRPr="00530C83">
        <w:t xml:space="preserve">Figure </w:t>
      </w:r>
      <w:fldSimple w:instr=" SEQ Figure \* ARABIC ">
        <w:r w:rsidR="004055C6">
          <w:rPr>
            <w:noProof/>
          </w:rPr>
          <w:t>16</w:t>
        </w:r>
      </w:fldSimple>
      <w:r w:rsidRPr="00530C83">
        <w:t>.  Transition Zone: H2</w:t>
      </w:r>
    </w:p>
    <w:p w14:paraId="2678EC36" w14:textId="77777777" w:rsidR="00FB1EDF" w:rsidRPr="00530C83" w:rsidRDefault="003B14D8" w:rsidP="00EE777B">
      <w:r w:rsidRPr="00530C83">
        <w:t>There were no analyses of the halo effect (H3).</w:t>
      </w:r>
    </w:p>
    <w:p w14:paraId="080AA6A4" w14:textId="77777777" w:rsidR="0037385F" w:rsidRPr="00530C83" w:rsidRDefault="0037385F" w:rsidP="00A82313">
      <w:pPr>
        <w:pStyle w:val="Heading4"/>
      </w:pPr>
      <w:r w:rsidRPr="00530C83">
        <w:lastRenderedPageBreak/>
        <w:t>Implementation Characteristics</w:t>
      </w:r>
    </w:p>
    <w:p w14:paraId="1BA79EF2" w14:textId="58B116A8" w:rsidR="0037385F" w:rsidRDefault="003B14D8" w:rsidP="0037385F">
      <w:r w:rsidRPr="00530C83">
        <w:t xml:space="preserve">An example implementation of DSFS in a transition zone is given below in </w:t>
      </w:r>
      <w:r w:rsidRPr="00530C83">
        <w:fldChar w:fldCharType="begin"/>
      </w:r>
      <w:r w:rsidRPr="00530C83">
        <w:instrText xml:space="preserve"> REF _Ref472343641 \h </w:instrText>
      </w:r>
      <w:r w:rsidR="00B30C36" w:rsidRPr="00530C83">
        <w:instrText xml:space="preserve"> \* MERGEFORMAT </w:instrText>
      </w:r>
      <w:r w:rsidRPr="00530C83">
        <w:fldChar w:fldCharType="separate"/>
      </w:r>
      <w:r w:rsidR="004055C6" w:rsidRPr="00530C83">
        <w:t xml:space="preserve">Figure </w:t>
      </w:r>
      <w:r w:rsidR="004055C6">
        <w:rPr>
          <w:noProof/>
        </w:rPr>
        <w:t>17</w:t>
      </w:r>
      <w:r w:rsidRPr="00530C83">
        <w:fldChar w:fldCharType="end"/>
      </w:r>
      <w:r w:rsidR="007000EA" w:rsidRPr="00530C83">
        <w:t>.  In this study, dynamic feedback speed signs were installed at 12 sites in rural Pennsylvania</w:t>
      </w:r>
      <w:sdt>
        <w:sdtPr>
          <w:id w:val="968790754"/>
          <w:citation/>
        </w:sdtPr>
        <w:sdtContent>
          <w:r w:rsidR="007000EA" w:rsidRPr="00530C83">
            <w:fldChar w:fldCharType="begin"/>
          </w:r>
          <w:r w:rsidR="007000EA" w:rsidRPr="00530C83">
            <w:instrText xml:space="preserve"> CITATION Cru09 \l 1033 </w:instrText>
          </w:r>
          <w:r w:rsidR="007000EA" w:rsidRPr="00530C83">
            <w:fldChar w:fldCharType="separate"/>
          </w:r>
          <w:r w:rsidR="00744E8A" w:rsidRPr="00530C83">
            <w:rPr>
              <w:noProof/>
            </w:rPr>
            <w:t xml:space="preserve"> (Cruzado &amp; Donnell, 2009)</w:t>
          </w:r>
          <w:r w:rsidR="007000EA" w:rsidRPr="00530C83">
            <w:fldChar w:fldCharType="end"/>
          </w:r>
        </w:sdtContent>
      </w:sdt>
      <w:r w:rsidR="007000EA" w:rsidRPr="00530C83">
        <w:t xml:space="preserve">.  The sites included both curved and straight sections of roadway where a transition was being made from a two-lane highway to a rural community.   The traffic was freely flowing (Level A).  The posted speed limits of the highway upstream of the transition zone were between 45 mph and 55 mph.  The posted speed limits in the transition zone were between 25 mph and 35 mph.  </w:t>
      </w:r>
      <w:del w:id="233" w:author="USDOT_User" w:date="2017-04-06T08:50:00Z">
        <w:r w:rsidR="007000EA" w:rsidRPr="00530C83" w:rsidDel="00796C22">
          <w:delText>This graphic is one of the better ones,</w:delText>
        </w:r>
      </w:del>
      <w:ins w:id="234" w:author="USDOT_User" w:date="2017-04-06T08:50:00Z">
        <w:r w:rsidR="00796C22">
          <w:t>Figure 17</w:t>
        </w:r>
      </w:ins>
      <w:r w:rsidR="007000EA" w:rsidRPr="00530C83">
        <w:t xml:space="preserve"> show</w:t>
      </w:r>
      <w:del w:id="235" w:author="USDOT_User" w:date="2017-04-06T08:51:00Z">
        <w:r w:rsidR="007000EA" w:rsidRPr="00530C83" w:rsidDel="00796C22">
          <w:delText>ing</w:delText>
        </w:r>
      </w:del>
      <w:ins w:id="236" w:author="USDOT_User" w:date="2017-04-06T08:51:00Z">
        <w:r w:rsidR="00796C22">
          <w:t>s</w:t>
        </w:r>
      </w:ins>
      <w:r w:rsidR="007000EA" w:rsidRPr="00530C83">
        <w:t xml:space="preserve"> the distance of the speed limit signs to the DSFS (DSDS in the figure) and the location of the sensors and their distance from the DSFS.  Often this information needed to be determined from a description written purely in text which could be difficult to piece together.</w:t>
      </w:r>
    </w:p>
    <w:p w14:paraId="03CF65E0" w14:textId="77777777" w:rsidR="009B6FC3" w:rsidRPr="00530C83" w:rsidRDefault="009B6FC3" w:rsidP="0037385F"/>
    <w:p w14:paraId="08897AB1" w14:textId="5D40E3D0" w:rsidR="003B14D8" w:rsidRPr="00530C83" w:rsidRDefault="003B14D8" w:rsidP="004618EB">
      <w:pPr>
        <w:keepNext/>
      </w:pPr>
      <w:r w:rsidRPr="00530C83">
        <w:rPr>
          <w:noProof/>
        </w:rPr>
        <w:drawing>
          <wp:anchor distT="0" distB="0" distL="114300" distR="114300" simplePos="0" relativeHeight="251718656" behindDoc="0" locked="0" layoutInCell="1" allowOverlap="1" wp14:anchorId="54B65C16" wp14:editId="446FA719">
            <wp:simplePos x="0" y="0"/>
            <wp:positionH relativeFrom="column">
              <wp:posOffset>55245</wp:posOffset>
            </wp:positionH>
            <wp:positionV relativeFrom="paragraph">
              <wp:posOffset>34925</wp:posOffset>
            </wp:positionV>
            <wp:extent cx="5897880" cy="3282696"/>
            <wp:effectExtent l="0" t="0" r="762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r="758" b="10767"/>
                    <a:stretch/>
                  </pic:blipFill>
                  <pic:spPr bwMode="auto">
                    <a:xfrm>
                      <a:off x="0" y="0"/>
                      <a:ext cx="5897880" cy="328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348470" w14:textId="77777777" w:rsidR="003B14D8" w:rsidRPr="00530C83" w:rsidRDefault="003B14D8" w:rsidP="004618EB">
      <w:pPr>
        <w:keepNext/>
      </w:pPr>
    </w:p>
    <w:p w14:paraId="02C96FA5" w14:textId="77777777" w:rsidR="003B14D8" w:rsidRPr="00530C83" w:rsidRDefault="003B14D8" w:rsidP="004618EB">
      <w:pPr>
        <w:keepNext/>
      </w:pPr>
    </w:p>
    <w:p w14:paraId="04CCADD7" w14:textId="77777777" w:rsidR="003B14D8" w:rsidRPr="00530C83" w:rsidRDefault="003B14D8" w:rsidP="004618EB">
      <w:pPr>
        <w:keepNext/>
      </w:pPr>
    </w:p>
    <w:p w14:paraId="3B35BA9E" w14:textId="77777777" w:rsidR="003B14D8" w:rsidRPr="00530C83" w:rsidRDefault="003B14D8" w:rsidP="004618EB">
      <w:pPr>
        <w:keepNext/>
      </w:pPr>
    </w:p>
    <w:p w14:paraId="174521FF" w14:textId="77777777" w:rsidR="003B14D8" w:rsidRPr="00530C83" w:rsidRDefault="003B14D8" w:rsidP="004618EB">
      <w:pPr>
        <w:keepNext/>
      </w:pPr>
    </w:p>
    <w:p w14:paraId="5235FFB0" w14:textId="77777777" w:rsidR="003B14D8" w:rsidRPr="00530C83" w:rsidRDefault="003B14D8" w:rsidP="004618EB">
      <w:pPr>
        <w:keepNext/>
      </w:pPr>
    </w:p>
    <w:p w14:paraId="7C9EEAC9" w14:textId="77777777" w:rsidR="003B14D8" w:rsidRPr="00530C83" w:rsidRDefault="003B14D8" w:rsidP="004618EB">
      <w:pPr>
        <w:keepNext/>
      </w:pPr>
    </w:p>
    <w:p w14:paraId="77A217C7" w14:textId="77777777" w:rsidR="003B14D8" w:rsidRPr="00530C83" w:rsidRDefault="003B14D8" w:rsidP="004618EB">
      <w:pPr>
        <w:keepNext/>
      </w:pPr>
    </w:p>
    <w:p w14:paraId="207729C0" w14:textId="77777777" w:rsidR="003B14D8" w:rsidRPr="00530C83" w:rsidRDefault="003B14D8" w:rsidP="004618EB">
      <w:pPr>
        <w:keepNext/>
      </w:pPr>
    </w:p>
    <w:p w14:paraId="1689795A" w14:textId="77777777" w:rsidR="003B14D8" w:rsidRPr="00530C83" w:rsidRDefault="003B14D8" w:rsidP="004618EB">
      <w:pPr>
        <w:keepNext/>
      </w:pPr>
    </w:p>
    <w:p w14:paraId="330139ED" w14:textId="77777777" w:rsidR="003B14D8" w:rsidRPr="00530C83" w:rsidRDefault="003B14D8" w:rsidP="004618EB">
      <w:pPr>
        <w:keepNext/>
      </w:pPr>
    </w:p>
    <w:p w14:paraId="511816D5" w14:textId="77777777" w:rsidR="003B14D8" w:rsidRPr="00530C83" w:rsidRDefault="003B14D8" w:rsidP="004618EB">
      <w:pPr>
        <w:keepNext/>
      </w:pPr>
    </w:p>
    <w:p w14:paraId="2430CC23" w14:textId="77777777" w:rsidR="003B14D8" w:rsidRPr="00530C83" w:rsidRDefault="003B14D8" w:rsidP="004618EB">
      <w:pPr>
        <w:keepNext/>
      </w:pPr>
    </w:p>
    <w:p w14:paraId="7F141D9F" w14:textId="77777777" w:rsidR="003B14D8" w:rsidRPr="00530C83" w:rsidRDefault="003B14D8" w:rsidP="004618EB">
      <w:pPr>
        <w:keepNext/>
      </w:pPr>
    </w:p>
    <w:p w14:paraId="41C164D5" w14:textId="77777777" w:rsidR="003B14D8" w:rsidRPr="00530C83" w:rsidRDefault="003B14D8" w:rsidP="004618EB">
      <w:pPr>
        <w:keepNext/>
      </w:pPr>
    </w:p>
    <w:p w14:paraId="334613D3" w14:textId="77777777" w:rsidR="003B14D8" w:rsidRPr="00530C83" w:rsidRDefault="003B14D8" w:rsidP="004618EB">
      <w:pPr>
        <w:keepNext/>
      </w:pPr>
    </w:p>
    <w:p w14:paraId="22735454" w14:textId="77777777" w:rsidR="003B14D8" w:rsidRPr="00530C83" w:rsidRDefault="003B14D8" w:rsidP="004618EB">
      <w:pPr>
        <w:keepNext/>
      </w:pPr>
    </w:p>
    <w:p w14:paraId="3D76E9B7" w14:textId="77777777" w:rsidR="003B14D8" w:rsidRPr="00530C83" w:rsidRDefault="003B14D8" w:rsidP="004618EB">
      <w:pPr>
        <w:keepNext/>
      </w:pPr>
    </w:p>
    <w:p w14:paraId="15F0EB19" w14:textId="77777777" w:rsidR="003B14D8" w:rsidRPr="00530C83" w:rsidRDefault="003B14D8" w:rsidP="004618EB">
      <w:pPr>
        <w:pStyle w:val="Caption"/>
      </w:pPr>
      <w:bookmarkStart w:id="237" w:name="_Ref472343641"/>
      <w:r w:rsidRPr="00530C83">
        <w:t xml:space="preserve">Figure </w:t>
      </w:r>
      <w:fldSimple w:instr=" SEQ Figure \* ARABIC ">
        <w:r w:rsidR="004055C6">
          <w:rPr>
            <w:noProof/>
          </w:rPr>
          <w:t>17</w:t>
        </w:r>
      </w:fldSimple>
      <w:bookmarkEnd w:id="237"/>
      <w:r w:rsidRPr="00530C83">
        <w:t xml:space="preserve">.  Data collection site setup.  (SL = speed limit sign).  </w:t>
      </w:r>
      <w:sdt>
        <w:sdtPr>
          <w:id w:val="117808035"/>
          <w:citation/>
        </w:sdtPr>
        <w:sdtContent>
          <w:r w:rsidRPr="00530C83">
            <w:fldChar w:fldCharType="begin"/>
          </w:r>
          <w:r w:rsidRPr="00530C83">
            <w:instrText xml:space="preserve"> CITATION Cru09 \l 1033 </w:instrText>
          </w:r>
          <w:r w:rsidRPr="00530C83">
            <w:fldChar w:fldCharType="separate"/>
          </w:r>
          <w:r w:rsidR="00744E8A" w:rsidRPr="00530C83">
            <w:rPr>
              <w:noProof/>
            </w:rPr>
            <w:t>(Cruzado &amp; Donnell, 2009)</w:t>
          </w:r>
          <w:r w:rsidRPr="00530C83">
            <w:fldChar w:fldCharType="end"/>
          </w:r>
        </w:sdtContent>
      </w:sdt>
    </w:p>
    <w:p w14:paraId="5677DAD9" w14:textId="77777777" w:rsidR="0037385F" w:rsidRPr="00530C83" w:rsidRDefault="0037385F" w:rsidP="00A82313">
      <w:pPr>
        <w:pStyle w:val="Heading4"/>
      </w:pPr>
      <w:r w:rsidRPr="00530C83">
        <w:t>Exceptions</w:t>
      </w:r>
    </w:p>
    <w:p w14:paraId="4F139C96" w14:textId="6B078431" w:rsidR="0037385F" w:rsidRPr="00530C83" w:rsidRDefault="00D25A32" w:rsidP="00EE777B">
      <w:r w:rsidRPr="00530C83">
        <w:t>There were no exceptions.  All analyses reported of change in the mean speed at the DSFS when the DSFS was activated indicated a significant reduction.  So we went on to examine the two analyses in which no change was observed in the 85</w:t>
      </w:r>
      <w:r w:rsidRPr="00530C83">
        <w:rPr>
          <w:vertAlign w:val="superscript"/>
        </w:rPr>
        <w:t>th</w:t>
      </w:r>
      <w:r w:rsidRPr="00530C83">
        <w:t xml:space="preserve"> percentile speed at the DSFS  </w:t>
      </w:r>
      <w:sdt>
        <w:sdtPr>
          <w:id w:val="1875032245"/>
          <w:citation/>
        </w:sdtPr>
        <w:sdtContent>
          <w:r w:rsidRPr="00530C83">
            <w:fldChar w:fldCharType="begin"/>
          </w:r>
          <w:r w:rsidRPr="00530C83">
            <w:instrText xml:space="preserve"> CITATION Ull05 \l 1033 </w:instrText>
          </w:r>
          <w:r w:rsidRPr="00530C83">
            <w:fldChar w:fldCharType="separate"/>
          </w:r>
          <w:r w:rsidR="00744E8A" w:rsidRPr="00530C83">
            <w:rPr>
              <w:noProof/>
            </w:rPr>
            <w:t>(Ullman &amp; Rose, 2005)</w:t>
          </w:r>
          <w:r w:rsidRPr="00530C83">
            <w:fldChar w:fldCharType="end"/>
          </w:r>
        </w:sdtContent>
      </w:sdt>
      <w:r w:rsidRPr="00530C83">
        <w:t>.</w:t>
      </w:r>
      <w:r w:rsidR="00307CB9" w:rsidRPr="00530C83">
        <w:t xml:space="preserve">  The posted speed limit at the two sites where the DSFS was to be installed was 45 mph.  The average speed at the two sites was considerably higher at one, 55.2 mph, and only slightly higher at the second, 47.7 mph.  The 85</w:t>
      </w:r>
      <w:r w:rsidR="00307CB9" w:rsidRPr="00530C83">
        <w:rPr>
          <w:vertAlign w:val="superscript"/>
        </w:rPr>
        <w:t>th</w:t>
      </w:r>
      <w:r w:rsidR="00307CB9" w:rsidRPr="00530C83">
        <w:t xml:space="preserve"> percentile speeds at the two sites reflected the difference in the mean speeds, 61 mph at the first site and 53 mph at the second site.  The reduction in the mean speed was significant at both sites, from 55.2 mph to 51.8 mph and from 47.7 mph to 45.1 mph.  The reduction in the 85</w:t>
      </w:r>
      <w:r w:rsidR="00307CB9" w:rsidRPr="00530C83">
        <w:rPr>
          <w:vertAlign w:val="superscript"/>
        </w:rPr>
        <w:t>th</w:t>
      </w:r>
      <w:r w:rsidR="00307CB9" w:rsidRPr="00530C83">
        <w:t xml:space="preserve"> percentile speeds </w:t>
      </w:r>
      <w:r w:rsidR="00AF3F87" w:rsidRPr="00530C83">
        <w:t>went</w:t>
      </w:r>
      <w:r w:rsidR="00307CB9" w:rsidRPr="00530C83">
        <w:t xml:space="preserve"> from 61 mph to 58 mph and from 52 mph to 49 mph</w:t>
      </w:r>
      <w:r w:rsidR="00AF3F87" w:rsidRPr="00530C83">
        <w:t xml:space="preserve"> at the second site</w:t>
      </w:r>
      <w:r w:rsidR="00307CB9" w:rsidRPr="00530C83">
        <w:t>.</w:t>
      </w:r>
      <w:r w:rsidR="00C75F51" w:rsidRPr="00530C83">
        <w:t xml:space="preserve">  Perhaps with more observations the reductions in the 85</w:t>
      </w:r>
      <w:r w:rsidR="00C75F51" w:rsidRPr="00530C83">
        <w:rPr>
          <w:vertAlign w:val="superscript"/>
        </w:rPr>
        <w:t>th</w:t>
      </w:r>
      <w:r w:rsidR="00C75F51" w:rsidRPr="00530C83">
        <w:t xml:space="preserve"> percentile speed would have been significant.  Still, it is notable how much higher </w:t>
      </w:r>
      <w:del w:id="238" w:author="USDOT_User" w:date="2017-04-06T08:51:00Z">
        <w:r w:rsidR="00C75F51" w:rsidRPr="00530C83" w:rsidDel="00796C22">
          <w:delText xml:space="preserve">are </w:delText>
        </w:r>
      </w:del>
      <w:r w:rsidR="00C75F51" w:rsidRPr="00530C83">
        <w:t>the mean and 85</w:t>
      </w:r>
      <w:r w:rsidR="00C75F51" w:rsidRPr="00530C83">
        <w:rPr>
          <w:vertAlign w:val="superscript"/>
        </w:rPr>
        <w:t>th</w:t>
      </w:r>
      <w:r w:rsidR="00C75F51" w:rsidRPr="00530C83">
        <w:t xml:space="preserve"> percentile speeds </w:t>
      </w:r>
      <w:ins w:id="239" w:author="USDOT_User" w:date="2017-04-06T08:51:00Z">
        <w:r w:rsidR="00796C22">
          <w:t xml:space="preserve">are </w:t>
        </w:r>
      </w:ins>
      <w:r w:rsidR="00C75F51" w:rsidRPr="00530C83">
        <w:t xml:space="preserve">at the first site.  </w:t>
      </w:r>
      <w:r w:rsidR="00574F71" w:rsidRPr="00530C83">
        <w:t xml:space="preserve">So we went on to look at the characteristics </w:t>
      </w:r>
      <w:r w:rsidR="00574F71" w:rsidRPr="00530C83">
        <w:lastRenderedPageBreak/>
        <w:t xml:space="preserve">of the DSFS, suspecting that perhaps it was not a flashing unit.  In fact, that is the case.  In the meta-analysis </w:t>
      </w:r>
      <w:commentRangeStart w:id="240"/>
      <w:r w:rsidR="00574F71" w:rsidRPr="00530C83">
        <w:t xml:space="preserve">we will analyze </w:t>
      </w:r>
      <w:commentRangeEnd w:id="240"/>
      <w:r w:rsidR="00796C22">
        <w:rPr>
          <w:rStyle w:val="CommentReference"/>
        </w:rPr>
        <w:commentReference w:id="240"/>
      </w:r>
      <w:r w:rsidR="00574F71" w:rsidRPr="00530C83">
        <w:t>the effect of the different characteristics of the DSFS on the various functions of speed.</w:t>
      </w:r>
      <w:r w:rsidR="00307CB9" w:rsidRPr="00530C83">
        <w:t xml:space="preserve">  </w:t>
      </w:r>
    </w:p>
    <w:p w14:paraId="280FE48A" w14:textId="77777777" w:rsidR="00EE777B" w:rsidRPr="00530C83" w:rsidRDefault="00EE777B" w:rsidP="004055C6">
      <w:pPr>
        <w:pStyle w:val="Heading3"/>
      </w:pPr>
      <w:bookmarkStart w:id="241" w:name="_Toc478394887"/>
      <w:bookmarkStart w:id="242" w:name="_Toc355422731"/>
      <w:r w:rsidRPr="00530C83">
        <w:t>Curved Section</w:t>
      </w:r>
      <w:bookmarkEnd w:id="241"/>
      <w:bookmarkEnd w:id="242"/>
    </w:p>
    <w:p w14:paraId="04BF3F34" w14:textId="77777777" w:rsidR="00206076" w:rsidRPr="00530C83" w:rsidRDefault="00AD1586" w:rsidP="00206076">
      <w:r w:rsidRPr="00530C83">
        <w:t xml:space="preserve">The following articles focused in part or in whole on </w:t>
      </w:r>
      <w:r w:rsidR="00A74D3B" w:rsidRPr="00530C83">
        <w:t>curved sections of roadways</w:t>
      </w:r>
      <w:r w:rsidRPr="00530C83">
        <w:t>:</w:t>
      </w:r>
    </w:p>
    <w:p w14:paraId="37E862CA" w14:textId="77777777" w:rsidR="00DC41E7" w:rsidRPr="00530C83" w:rsidRDefault="00BC018E" w:rsidP="00880F5C">
      <w:pPr>
        <w:pStyle w:val="ListParagraph"/>
        <w:numPr>
          <w:ilvl w:val="0"/>
          <w:numId w:val="25"/>
        </w:numPr>
      </w:pPr>
      <w:sdt>
        <w:sdtPr>
          <w:id w:val="-785735261"/>
          <w:citation/>
        </w:sdtPr>
        <w:sdtContent>
          <w:r w:rsidR="00DC41E7" w:rsidRPr="00530C83">
            <w:fldChar w:fldCharType="begin"/>
          </w:r>
          <w:r w:rsidR="00DC41E7" w:rsidRPr="00530C83">
            <w:instrText xml:space="preserve"> CITATION Ber061 \l 1033 </w:instrText>
          </w:r>
          <w:r w:rsidR="00DC41E7" w:rsidRPr="00530C83">
            <w:fldChar w:fldCharType="separate"/>
          </w:r>
          <w:r w:rsidR="00744E8A" w:rsidRPr="00530C83">
            <w:rPr>
              <w:noProof/>
            </w:rPr>
            <w:t>(Bertini, Monsere, Nolan, Bosa, &amp; Abou El-Seoud, 2006)</w:t>
          </w:r>
          <w:r w:rsidR="00DC41E7" w:rsidRPr="00530C83">
            <w:fldChar w:fldCharType="end"/>
          </w:r>
        </w:sdtContent>
      </w:sdt>
    </w:p>
    <w:p w14:paraId="6922C25C" w14:textId="77777777" w:rsidR="009E0E7D" w:rsidRPr="00530C83" w:rsidRDefault="00BC018E" w:rsidP="00880F5C">
      <w:pPr>
        <w:pStyle w:val="ListParagraph"/>
        <w:numPr>
          <w:ilvl w:val="0"/>
          <w:numId w:val="25"/>
        </w:numPr>
      </w:pPr>
      <w:sdt>
        <w:sdtPr>
          <w:id w:val="1249931359"/>
          <w:citation/>
        </w:sdtPr>
        <w:sdtContent>
          <w:r w:rsidR="009E0E7D" w:rsidRPr="00530C83">
            <w:fldChar w:fldCharType="begin"/>
          </w:r>
          <w:r w:rsidR="009E0E7D" w:rsidRPr="00530C83">
            <w:instrText xml:space="preserve"> CITATION Bul12 \l 1033 </w:instrText>
          </w:r>
          <w:r w:rsidR="009E0E7D" w:rsidRPr="00530C83">
            <w:fldChar w:fldCharType="separate"/>
          </w:r>
          <w:r w:rsidR="00744E8A" w:rsidRPr="00530C83">
            <w:rPr>
              <w:noProof/>
            </w:rPr>
            <w:t>(Bullough, Skinner, Brons, &amp; Rea, 2012)</w:t>
          </w:r>
          <w:r w:rsidR="009E0E7D" w:rsidRPr="00530C83">
            <w:fldChar w:fldCharType="end"/>
          </w:r>
        </w:sdtContent>
      </w:sdt>
    </w:p>
    <w:p w14:paraId="75874199" w14:textId="77777777" w:rsidR="009C434C" w:rsidRPr="00530C83" w:rsidRDefault="00BC018E" w:rsidP="00880F5C">
      <w:pPr>
        <w:pStyle w:val="ListParagraph"/>
        <w:numPr>
          <w:ilvl w:val="0"/>
          <w:numId w:val="25"/>
        </w:numPr>
      </w:pPr>
      <w:sdt>
        <w:sdtPr>
          <w:id w:val="1353151556"/>
          <w:citation/>
        </w:sdtPr>
        <w:sdtContent>
          <w:r w:rsidR="009C434C" w:rsidRPr="00530C83">
            <w:fldChar w:fldCharType="begin"/>
          </w:r>
          <w:r w:rsidR="009C434C" w:rsidRPr="00530C83">
            <w:instrText xml:space="preserve"> CITATION Dra03 \l 1033 </w:instrText>
          </w:r>
          <w:r w:rsidR="009C434C" w:rsidRPr="00530C83">
            <w:fldChar w:fldCharType="separate"/>
          </w:r>
          <w:r w:rsidR="00744E8A" w:rsidRPr="00530C83">
            <w:rPr>
              <w:noProof/>
            </w:rPr>
            <w:t>(Drakopoulos &amp; Uprety, 2003)</w:t>
          </w:r>
          <w:r w:rsidR="009C434C" w:rsidRPr="00530C83">
            <w:fldChar w:fldCharType="end"/>
          </w:r>
        </w:sdtContent>
      </w:sdt>
    </w:p>
    <w:p w14:paraId="60EC8649" w14:textId="77777777" w:rsidR="00206076" w:rsidRPr="00530C83" w:rsidRDefault="00BC018E" w:rsidP="00880F5C">
      <w:pPr>
        <w:pStyle w:val="ListParagraph"/>
        <w:numPr>
          <w:ilvl w:val="0"/>
          <w:numId w:val="25"/>
        </w:numPr>
      </w:pPr>
      <w:sdt>
        <w:sdtPr>
          <w:id w:val="-1802222879"/>
          <w:citation/>
        </w:sdtPr>
        <w:sdtContent>
          <w:r w:rsidR="00A616B8" w:rsidRPr="00530C83">
            <w:fldChar w:fldCharType="begin"/>
          </w:r>
          <w:r w:rsidR="00A616B8" w:rsidRPr="00530C83">
            <w:instrText xml:space="preserve">CITATION Hal151 \t  \l 1033 </w:instrText>
          </w:r>
          <w:r w:rsidR="00A616B8" w:rsidRPr="00530C83">
            <w:fldChar w:fldCharType="separate"/>
          </w:r>
          <w:r w:rsidR="00744E8A" w:rsidRPr="00530C83">
            <w:rPr>
              <w:noProof/>
            </w:rPr>
            <w:t>(Hallmark, Hawkins, &amp; Smadi, 2015)</w:t>
          </w:r>
          <w:r w:rsidR="00A616B8" w:rsidRPr="00530C83">
            <w:fldChar w:fldCharType="end"/>
          </w:r>
        </w:sdtContent>
      </w:sdt>
    </w:p>
    <w:p w14:paraId="6CE89A86" w14:textId="77777777" w:rsidR="00206076" w:rsidRPr="00530C83" w:rsidRDefault="00BC018E" w:rsidP="00880F5C">
      <w:pPr>
        <w:pStyle w:val="ListParagraph"/>
        <w:numPr>
          <w:ilvl w:val="0"/>
          <w:numId w:val="25"/>
        </w:numPr>
      </w:pPr>
      <w:sdt>
        <w:sdtPr>
          <w:id w:val="-504816833"/>
          <w:citation/>
        </w:sdtPr>
        <w:sdtContent>
          <w:r w:rsidR="009C434C" w:rsidRPr="00530C83">
            <w:fldChar w:fldCharType="begin"/>
          </w:r>
          <w:r w:rsidR="009C434C" w:rsidRPr="00530C83">
            <w:instrText xml:space="preserve"> CITATION Kna12 \l 1033 </w:instrText>
          </w:r>
          <w:r w:rsidR="009C434C" w:rsidRPr="00530C83">
            <w:fldChar w:fldCharType="separate"/>
          </w:r>
          <w:r w:rsidR="00744E8A" w:rsidRPr="00530C83">
            <w:rPr>
              <w:noProof/>
            </w:rPr>
            <w:t>(Knapp &amp; Robinson, 2012)</w:t>
          </w:r>
          <w:r w:rsidR="009C434C" w:rsidRPr="00530C83">
            <w:fldChar w:fldCharType="end"/>
          </w:r>
        </w:sdtContent>
      </w:sdt>
    </w:p>
    <w:p w14:paraId="327CF81F" w14:textId="77777777" w:rsidR="00F03FFB" w:rsidRPr="00530C83" w:rsidRDefault="00BC018E" w:rsidP="00880F5C">
      <w:pPr>
        <w:pStyle w:val="ListParagraph"/>
        <w:numPr>
          <w:ilvl w:val="0"/>
          <w:numId w:val="25"/>
        </w:numPr>
      </w:pPr>
      <w:sdt>
        <w:sdtPr>
          <w:id w:val="-1482844353"/>
          <w:citation/>
        </w:sdtPr>
        <w:sdtContent>
          <w:r w:rsidR="00C043A6" w:rsidRPr="00530C83">
            <w:fldChar w:fldCharType="begin"/>
          </w:r>
          <w:r w:rsidR="00C043A6" w:rsidRPr="00530C83">
            <w:instrText xml:space="preserve">CITATION Tri00 \t  \l 1033 </w:instrText>
          </w:r>
          <w:r w:rsidR="00C043A6" w:rsidRPr="00530C83">
            <w:fldChar w:fldCharType="separate"/>
          </w:r>
          <w:r w:rsidR="00744E8A" w:rsidRPr="00530C83">
            <w:rPr>
              <w:noProof/>
            </w:rPr>
            <w:t>(Tribbett, McGowen, &amp; Mounce, 2000)</w:t>
          </w:r>
          <w:r w:rsidR="00C043A6" w:rsidRPr="00530C83">
            <w:fldChar w:fldCharType="end"/>
          </w:r>
        </w:sdtContent>
      </w:sdt>
    </w:p>
    <w:p w14:paraId="7F479766" w14:textId="77777777" w:rsidR="008D3AC9" w:rsidRPr="00530C83" w:rsidRDefault="00BC018E" w:rsidP="00880F5C">
      <w:pPr>
        <w:pStyle w:val="ListParagraph"/>
        <w:numPr>
          <w:ilvl w:val="0"/>
          <w:numId w:val="25"/>
        </w:numPr>
      </w:pPr>
      <w:sdt>
        <w:sdtPr>
          <w:id w:val="166995042"/>
          <w:citation/>
        </w:sdtPr>
        <w:sdtContent>
          <w:r w:rsidR="008D3AC9" w:rsidRPr="00530C83">
            <w:fldChar w:fldCharType="begin"/>
          </w:r>
          <w:r w:rsidR="008D3AC9" w:rsidRPr="00530C83">
            <w:instrText xml:space="preserve"> CITATION Ull05 \l 1033 </w:instrText>
          </w:r>
          <w:r w:rsidR="008D3AC9" w:rsidRPr="00530C83">
            <w:fldChar w:fldCharType="separate"/>
          </w:r>
          <w:r w:rsidR="00744E8A" w:rsidRPr="00530C83">
            <w:rPr>
              <w:noProof/>
            </w:rPr>
            <w:t>(Ullman &amp; Rose, 2005)</w:t>
          </w:r>
          <w:r w:rsidR="008D3AC9" w:rsidRPr="00530C83">
            <w:fldChar w:fldCharType="end"/>
          </w:r>
        </w:sdtContent>
      </w:sdt>
    </w:p>
    <w:p w14:paraId="78881199" w14:textId="77777777" w:rsidR="00206076" w:rsidRPr="00530C83" w:rsidRDefault="00BC018E" w:rsidP="00880F5C">
      <w:pPr>
        <w:pStyle w:val="ListParagraph"/>
        <w:numPr>
          <w:ilvl w:val="0"/>
          <w:numId w:val="25"/>
        </w:numPr>
      </w:pPr>
      <w:sdt>
        <w:sdtPr>
          <w:id w:val="1256635965"/>
          <w:citation/>
        </w:sdtPr>
        <w:sdtContent>
          <w:r w:rsidR="00C043A6" w:rsidRPr="00530C83">
            <w:fldChar w:fldCharType="begin"/>
          </w:r>
          <w:r w:rsidR="00C043A6" w:rsidRPr="00530C83">
            <w:instrText xml:space="preserve"> CITATION Wes03 \l 1033 </w:instrText>
          </w:r>
          <w:r w:rsidR="00C043A6" w:rsidRPr="00530C83">
            <w:fldChar w:fldCharType="separate"/>
          </w:r>
          <w:r w:rsidR="00744E8A" w:rsidRPr="00530C83">
            <w:rPr>
              <w:noProof/>
            </w:rPr>
            <w:t>(Western Transportation Institute, 2003)</w:t>
          </w:r>
          <w:r w:rsidR="00C043A6" w:rsidRPr="00530C83">
            <w:fldChar w:fldCharType="end"/>
          </w:r>
        </w:sdtContent>
      </w:sdt>
    </w:p>
    <w:p w14:paraId="17180A01" w14:textId="17BD81C5" w:rsidR="003B241B" w:rsidRPr="00530C83" w:rsidRDefault="00275FEF" w:rsidP="00D5167E">
      <w:pPr>
        <w:rPr>
          <w:b/>
        </w:rPr>
      </w:pPr>
      <w:r w:rsidRPr="00530C83">
        <w:t>The particular hypotheses and significant findings for each of the studies on curved sections</w:t>
      </w:r>
      <w:r w:rsidR="0037385F" w:rsidRPr="00530C83">
        <w:t xml:space="preserve"> are</w:t>
      </w:r>
      <w:r w:rsidRPr="00530C83">
        <w:t xml:space="preserve"> in the </w:t>
      </w:r>
      <w:r w:rsidRPr="00530C83">
        <w:fldChar w:fldCharType="begin"/>
      </w:r>
      <w:r w:rsidRPr="00530C83">
        <w:instrText xml:space="preserve"> REF _Ref470784918 \h </w:instrText>
      </w:r>
      <w:r w:rsidR="00B30C36" w:rsidRPr="00530C83">
        <w:instrText xml:space="preserve"> \* MERGEFORMAT </w:instrText>
      </w:r>
      <w:r w:rsidRPr="00530C83">
        <w:fldChar w:fldCharType="separate"/>
      </w:r>
      <w:r w:rsidR="004055C6" w:rsidRPr="00530C83">
        <w:t xml:space="preserve">Appendix C: Studies Linked to </w:t>
      </w:r>
      <w:r w:rsidRPr="00530C83">
        <w:fldChar w:fldCharType="end"/>
      </w:r>
      <w:r w:rsidRPr="00530C83">
        <w:t xml:space="preserve">, Section </w:t>
      </w:r>
      <w:r w:rsidRPr="00530C83">
        <w:fldChar w:fldCharType="begin"/>
      </w:r>
      <w:r w:rsidRPr="00530C83">
        <w:instrText xml:space="preserve"> REF _Ref471154036 \r \h </w:instrText>
      </w:r>
      <w:r w:rsidR="00B30C36" w:rsidRPr="00530C83">
        <w:instrText xml:space="preserve"> \* MERGEFORMAT </w:instrText>
      </w:r>
      <w:r w:rsidRPr="00530C83">
        <w:fldChar w:fldCharType="separate"/>
      </w:r>
      <w:r w:rsidR="004055C6">
        <w:t>17.4</w:t>
      </w:r>
      <w:r w:rsidRPr="00530C83">
        <w:fldChar w:fldCharType="end"/>
      </w:r>
      <w:r w:rsidR="005A3078">
        <w:t xml:space="preserve">, </w:t>
      </w:r>
      <w:r w:rsidR="005A3078">
        <w:fldChar w:fldCharType="begin"/>
      </w:r>
      <w:r w:rsidR="005A3078">
        <w:instrText xml:space="preserve"> REF _Ref478393957 \h </w:instrText>
      </w:r>
      <w:r w:rsidR="005A3078">
        <w:fldChar w:fldCharType="separate"/>
      </w:r>
      <w:r w:rsidR="004055C6">
        <w:t>Table C</w:t>
      </w:r>
      <w:r w:rsidR="004055C6">
        <w:rPr>
          <w:noProof/>
        </w:rPr>
        <w:t>4</w:t>
      </w:r>
      <w:r w:rsidR="005A3078">
        <w:fldChar w:fldCharType="end"/>
      </w:r>
      <w:r w:rsidR="0037385F" w:rsidRPr="00530C83">
        <w:t>.</w:t>
      </w:r>
    </w:p>
    <w:p w14:paraId="10447FBD" w14:textId="77777777" w:rsidR="0037385F" w:rsidRPr="00530C83" w:rsidRDefault="0037385F" w:rsidP="00D5167E"/>
    <w:p w14:paraId="2EE5320E" w14:textId="77777777" w:rsidR="00275FEF" w:rsidRPr="00530C83" w:rsidRDefault="00196974" w:rsidP="00D5167E">
      <w:r w:rsidRPr="00530C83">
        <w:rPr>
          <w:b/>
        </w:rPr>
        <w:t>Vote-count</w:t>
      </w:r>
      <w:r w:rsidR="0037385F" w:rsidRPr="00530C83">
        <w:t>.</w:t>
      </w:r>
      <w:r w:rsidR="00A74D3B" w:rsidRPr="00530C83">
        <w:t xml:space="preserve"> A total of 34 analyses were undertaken of the change in the mean speed at the DSFS after the DSFS was activated on curved sections of roadways.  Of these, there was a significant reduction in the mean speed in 32 analyses and no change in the mean speed in the other two analyses </w:t>
      </w:r>
      <w:sdt>
        <w:sdtPr>
          <w:id w:val="415446051"/>
          <w:citation/>
        </w:sdtPr>
        <w:sdtContent>
          <w:r w:rsidR="00A80CB2" w:rsidRPr="00530C83">
            <w:fldChar w:fldCharType="begin"/>
          </w:r>
          <w:r w:rsidR="00A80CB2" w:rsidRPr="00530C83">
            <w:instrText xml:space="preserve"> CITATION Ull05 \l 1033 </w:instrText>
          </w:r>
          <w:r w:rsidR="00A80CB2" w:rsidRPr="00530C83">
            <w:fldChar w:fldCharType="separate"/>
          </w:r>
          <w:r w:rsidR="00744E8A" w:rsidRPr="00530C83">
            <w:rPr>
              <w:noProof/>
            </w:rPr>
            <w:t>(Ullman &amp; Rose, 2005)</w:t>
          </w:r>
          <w:r w:rsidR="00A80CB2" w:rsidRPr="00530C83">
            <w:fldChar w:fldCharType="end"/>
          </w:r>
        </w:sdtContent>
      </w:sdt>
      <w:r w:rsidR="00A74D3B" w:rsidRPr="00530C83">
        <w:t xml:space="preserve">.  A similar </w:t>
      </w:r>
      <w:r w:rsidR="00A80CB2" w:rsidRPr="00530C83">
        <w:t>distribution of results was seen in the analyses of the 85</w:t>
      </w:r>
      <w:r w:rsidR="00A80CB2" w:rsidRPr="00530C83">
        <w:rPr>
          <w:vertAlign w:val="superscript"/>
        </w:rPr>
        <w:t>th</w:t>
      </w:r>
      <w:r w:rsidR="00A80CB2" w:rsidRPr="00530C83">
        <w:t xml:space="preserve"> percentile speed.  Twenty-seven </w:t>
      </w:r>
      <w:r w:rsidR="00A74D3B" w:rsidRPr="00530C83">
        <w:t>analyses showed a decrease in the 85</w:t>
      </w:r>
      <w:r w:rsidR="00A74D3B" w:rsidRPr="00530C83">
        <w:rPr>
          <w:vertAlign w:val="superscript"/>
        </w:rPr>
        <w:t>th</w:t>
      </w:r>
      <w:r w:rsidR="00A74D3B" w:rsidRPr="00530C83">
        <w:t xml:space="preserve"> percen</w:t>
      </w:r>
      <w:r w:rsidR="00A80CB2" w:rsidRPr="00530C83">
        <w:t xml:space="preserve">tile speed while four showed no change </w:t>
      </w:r>
      <w:sdt>
        <w:sdtPr>
          <w:id w:val="1625801680"/>
          <w:citation/>
        </w:sdtPr>
        <w:sdtContent>
          <w:r w:rsidR="00A80CB2" w:rsidRPr="00530C83">
            <w:fldChar w:fldCharType="begin"/>
          </w:r>
          <w:r w:rsidR="00A80CB2" w:rsidRPr="00530C83">
            <w:instrText xml:space="preserve"> CITATION Ull05 \l 1033 </w:instrText>
          </w:r>
          <w:r w:rsidR="00A80CB2" w:rsidRPr="00530C83">
            <w:fldChar w:fldCharType="separate"/>
          </w:r>
          <w:r w:rsidR="00744E8A" w:rsidRPr="00530C83">
            <w:rPr>
              <w:noProof/>
            </w:rPr>
            <w:t>(Ullman &amp; Rose, 2005)</w:t>
          </w:r>
          <w:r w:rsidR="00A80CB2" w:rsidRPr="00530C83">
            <w:fldChar w:fldCharType="end"/>
          </w:r>
        </w:sdtContent>
      </w:sdt>
      <w:r w:rsidR="00A80CB2" w:rsidRPr="00530C83">
        <w:t xml:space="preserve">.  There were many fewer analyses of the change in the percentage of drivers exceeding the speed limit.  Five of the analyses indicated a reduction in this percentage, two indicated no change </w:t>
      </w:r>
      <w:sdt>
        <w:sdtPr>
          <w:id w:val="428468929"/>
          <w:citation/>
        </w:sdtPr>
        <w:sdtContent>
          <w:r w:rsidR="00A80CB2" w:rsidRPr="00530C83">
            <w:fldChar w:fldCharType="begin"/>
          </w:r>
          <w:r w:rsidR="00A80CB2" w:rsidRPr="00530C83">
            <w:instrText xml:space="preserve"> CITATION Ull05 \l 1033 </w:instrText>
          </w:r>
          <w:r w:rsidR="00A80CB2" w:rsidRPr="00530C83">
            <w:fldChar w:fldCharType="separate"/>
          </w:r>
          <w:r w:rsidR="00744E8A" w:rsidRPr="00530C83">
            <w:rPr>
              <w:noProof/>
            </w:rPr>
            <w:t>(Ullman &amp; Rose, 2005)</w:t>
          </w:r>
          <w:r w:rsidR="00A80CB2" w:rsidRPr="00530C83">
            <w:fldChar w:fldCharType="end"/>
          </w:r>
        </w:sdtContent>
      </w:sdt>
      <w:r w:rsidR="00A80CB2" w:rsidRPr="00530C83">
        <w:t>.</w:t>
      </w:r>
    </w:p>
    <w:p w14:paraId="163D6F42" w14:textId="77777777" w:rsidR="008E3FAC" w:rsidRDefault="00D94F68" w:rsidP="008E3FAC">
      <w:r w:rsidRPr="00530C83">
        <w:rPr>
          <w:noProof/>
        </w:rPr>
        <w:drawing>
          <wp:anchor distT="0" distB="0" distL="114300" distR="114300" simplePos="0" relativeHeight="251720704" behindDoc="0" locked="0" layoutInCell="1" allowOverlap="1" wp14:anchorId="21DE44CF" wp14:editId="4BFB532B">
            <wp:simplePos x="0" y="0"/>
            <wp:positionH relativeFrom="margin">
              <wp:align>center</wp:align>
            </wp:positionH>
            <wp:positionV relativeFrom="paragraph">
              <wp:posOffset>228946</wp:posOffset>
            </wp:positionV>
            <wp:extent cx="5760720" cy="2743200"/>
            <wp:effectExtent l="0" t="0" r="11430" b="0"/>
            <wp:wrapTopAndBottom/>
            <wp:docPr id="25" name="Chart 25">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51531F2-9679-4C95-B6BA-9C67BAACFC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638FB96F" w14:textId="4DE1FA30" w:rsidR="003B241B" w:rsidRPr="00530C83" w:rsidRDefault="003B241B" w:rsidP="008E3FAC">
      <w:pPr>
        <w:pStyle w:val="Caption"/>
      </w:pPr>
      <w:r w:rsidRPr="00530C83">
        <w:lastRenderedPageBreak/>
        <w:t xml:space="preserve">Figure </w:t>
      </w:r>
      <w:fldSimple w:instr=" SEQ Figure \* ARABIC ">
        <w:r w:rsidR="004055C6">
          <w:rPr>
            <w:noProof/>
          </w:rPr>
          <w:t>18</w:t>
        </w:r>
      </w:fldSimple>
      <w:r w:rsidRPr="009B6FC3">
        <w:t>.  Horizont</w:t>
      </w:r>
      <w:r w:rsidRPr="00530C83">
        <w:t>al Curves: H1</w:t>
      </w:r>
    </w:p>
    <w:p w14:paraId="7B194793" w14:textId="77777777" w:rsidR="009B6FC3" w:rsidRDefault="00A80CB2" w:rsidP="009B6FC3">
      <w:r w:rsidRPr="00530C83">
        <w:t xml:space="preserve">Relatively speaking, there was less support for a decrease in speed downstream of the DSFS after it was activated, eleven analyses showing a decrease and five showing no change </w:t>
      </w:r>
      <w:sdt>
        <w:sdtPr>
          <w:id w:val="-1631010894"/>
          <w:citation/>
        </w:sdtPr>
        <w:sdtContent>
          <w:r w:rsidRPr="00530C83">
            <w:fldChar w:fldCharType="begin"/>
          </w:r>
          <w:r w:rsidRPr="00530C83">
            <w:instrText xml:space="preserve">CITATION Tri00 \t  \l 1033 </w:instrText>
          </w:r>
          <w:r w:rsidRPr="00530C83">
            <w:fldChar w:fldCharType="separate"/>
          </w:r>
          <w:r w:rsidR="00744E8A" w:rsidRPr="00530C83">
            <w:rPr>
              <w:noProof/>
            </w:rPr>
            <w:t>(Tribbett, McGowen, &amp; Mounce, 2000)</w:t>
          </w:r>
          <w:r w:rsidRPr="00530C83">
            <w:fldChar w:fldCharType="end"/>
          </w:r>
        </w:sdtContent>
      </w:sdt>
      <w:r w:rsidRPr="00530C83">
        <w:t>.  The three analyses of the 85</w:t>
      </w:r>
      <w:r w:rsidRPr="00530C83">
        <w:rPr>
          <w:vertAlign w:val="superscript"/>
        </w:rPr>
        <w:t>th</w:t>
      </w:r>
      <w:r w:rsidRPr="00530C83">
        <w:t xml:space="preserve"> percentile speed and the percentage of drivers traveling over the speed limit showed a decrease.</w:t>
      </w:r>
    </w:p>
    <w:p w14:paraId="248E3B42" w14:textId="13DBDB43" w:rsidR="003B241B" w:rsidRPr="00530C83" w:rsidRDefault="00D94F68" w:rsidP="009B6FC3">
      <w:pPr>
        <w:pStyle w:val="Caption"/>
      </w:pPr>
      <w:r w:rsidRPr="00530C83">
        <w:rPr>
          <w:noProof/>
        </w:rPr>
        <w:drawing>
          <wp:anchor distT="0" distB="0" distL="114300" distR="114300" simplePos="0" relativeHeight="251722752" behindDoc="0" locked="0" layoutInCell="1" allowOverlap="1" wp14:anchorId="636076E6" wp14:editId="2B2E2AE4">
            <wp:simplePos x="0" y="0"/>
            <wp:positionH relativeFrom="margin">
              <wp:align>center</wp:align>
            </wp:positionH>
            <wp:positionV relativeFrom="paragraph">
              <wp:posOffset>63211</wp:posOffset>
            </wp:positionV>
            <wp:extent cx="5760720" cy="2743200"/>
            <wp:effectExtent l="0" t="0" r="11430" b="0"/>
            <wp:wrapTopAndBottom/>
            <wp:docPr id="30" name="Chart 30">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5539527F-39B0-46A4-8B8C-A8ED5E3EE2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sidR="003B241B" w:rsidRPr="00530C83">
        <w:t xml:space="preserve">Figure </w:t>
      </w:r>
      <w:fldSimple w:instr=" SEQ Figure \* ARABIC ">
        <w:r w:rsidR="004055C6">
          <w:rPr>
            <w:noProof/>
          </w:rPr>
          <w:t>19</w:t>
        </w:r>
      </w:fldSimple>
      <w:r w:rsidR="003B241B" w:rsidRPr="00530C83">
        <w:t>.  Horizontal Curves:  H2</w:t>
      </w:r>
    </w:p>
    <w:p w14:paraId="076B5CA5" w14:textId="12733574" w:rsidR="00A80CB2" w:rsidRPr="00530C83" w:rsidRDefault="00A80CB2" w:rsidP="00D5167E">
      <w:r w:rsidRPr="00530C83">
        <w:t>There were no analyses of the effect of deactivating the DSFS on the speed at the DSFS</w:t>
      </w:r>
      <w:r w:rsidR="00CA11DA" w:rsidRPr="00530C83">
        <w:t xml:space="preserve"> (H3)</w:t>
      </w:r>
      <w:r w:rsidRPr="00530C83">
        <w:t>.</w:t>
      </w:r>
    </w:p>
    <w:p w14:paraId="3CCDCDBB" w14:textId="77777777" w:rsidR="00A80CB2" w:rsidRPr="00530C83" w:rsidRDefault="0037385F" w:rsidP="00A82313">
      <w:pPr>
        <w:pStyle w:val="Heading4"/>
      </w:pPr>
      <w:r w:rsidRPr="00530C83">
        <w:t>Implementation Characteristics</w:t>
      </w:r>
    </w:p>
    <w:p w14:paraId="3E5A43B8" w14:textId="508CA142" w:rsidR="00145755" w:rsidRPr="00530C83" w:rsidRDefault="00145755" w:rsidP="004618EB">
      <w:r w:rsidRPr="00530C83">
        <w:t xml:space="preserve">A typical implementation of a DSFS at a curved section is presented below in </w:t>
      </w:r>
      <w:r w:rsidR="00794A5E" w:rsidRPr="00530C83">
        <w:fldChar w:fldCharType="begin"/>
      </w:r>
      <w:r w:rsidR="00794A5E" w:rsidRPr="00530C83">
        <w:instrText xml:space="preserve"> REF _Ref472361638 \h </w:instrText>
      </w:r>
      <w:r w:rsidR="00B30C36" w:rsidRPr="00530C83">
        <w:instrText xml:space="preserve"> \* MERGEFORMAT </w:instrText>
      </w:r>
      <w:r w:rsidR="00794A5E" w:rsidRPr="00530C83">
        <w:fldChar w:fldCharType="separate"/>
      </w:r>
      <w:r w:rsidR="004055C6" w:rsidRPr="00530C83">
        <w:t xml:space="preserve">Figure </w:t>
      </w:r>
      <w:r w:rsidR="004055C6">
        <w:rPr>
          <w:noProof/>
        </w:rPr>
        <w:t>20</w:t>
      </w:r>
      <w:r w:rsidR="00794A5E" w:rsidRPr="00530C83">
        <w:fldChar w:fldCharType="end"/>
      </w:r>
      <w:r w:rsidR="00794A5E" w:rsidRPr="00530C83">
        <w:t xml:space="preserve"> </w:t>
      </w:r>
      <w:sdt>
        <w:sdtPr>
          <w:id w:val="2062517730"/>
          <w:citation/>
        </w:sdtPr>
        <w:sdtContent>
          <w:r w:rsidR="00794A5E" w:rsidRPr="00530C83">
            <w:fldChar w:fldCharType="begin"/>
          </w:r>
          <w:r w:rsidR="00794A5E" w:rsidRPr="00530C83">
            <w:instrText xml:space="preserve"> CITATION Ber061 \l 1033 </w:instrText>
          </w:r>
          <w:r w:rsidR="00794A5E" w:rsidRPr="00530C83">
            <w:fldChar w:fldCharType="separate"/>
          </w:r>
          <w:r w:rsidR="00744E8A" w:rsidRPr="00530C83">
            <w:rPr>
              <w:noProof/>
            </w:rPr>
            <w:t>(Bertini, Monsere, Nolan, Bosa, &amp; Abou El-Seoud, 2006)</w:t>
          </w:r>
          <w:r w:rsidR="00794A5E" w:rsidRPr="00530C83">
            <w:fldChar w:fldCharType="end"/>
          </w:r>
        </w:sdtContent>
      </w:sdt>
      <w:r w:rsidR="00794A5E" w:rsidRPr="00530C83">
        <w:t>.   The DSFS was a two</w:t>
      </w:r>
      <w:r w:rsidR="00F82BFF" w:rsidRPr="00530C83">
        <w:t>-</w:t>
      </w:r>
      <w:r w:rsidR="00794A5E" w:rsidRPr="00530C83">
        <w:t>phase changeable message sign (CMS).  The default message for vehicles whose speed was less than 50 mph in the first and second phases was, respectively, “Caution” and “Sharp Curves Ahead</w:t>
      </w:r>
      <w:ins w:id="243" w:author="USDOT_User" w:date="2017-04-06T08:52:00Z">
        <w:r w:rsidR="00796C22">
          <w:t>.</w:t>
        </w:r>
      </w:ins>
      <w:r w:rsidR="00794A5E" w:rsidRPr="00530C83">
        <w:t>”</w:t>
      </w:r>
      <w:del w:id="244" w:author="USDOT_User" w:date="2017-04-06T08:52:00Z">
        <w:r w:rsidR="00794A5E" w:rsidRPr="00530C83" w:rsidDel="00796C22">
          <w:delText>.</w:delText>
        </w:r>
      </w:del>
      <w:r w:rsidR="00794A5E" w:rsidRPr="00530C83">
        <w:t xml:space="preserve">  The warning message for vehicles traveling between 50 mph and 70 mph in the first and second phases was, respectively, “Slow Down” and “Your Speed is XX MPH”.  Finally, the excessive speed message for vehicles traveling over 70 mph in the first and second phases was respectively, “Slow Down” and “Your Speed is Over 70 MPH”.</w:t>
      </w:r>
    </w:p>
    <w:p w14:paraId="27E4B9F2" w14:textId="77777777" w:rsidR="00145755" w:rsidRPr="00530C83" w:rsidRDefault="00145755" w:rsidP="004618EB"/>
    <w:p w14:paraId="0CBE3310" w14:textId="77777777" w:rsidR="00145755" w:rsidRPr="00530C83" w:rsidRDefault="00794A5E" w:rsidP="004618EB">
      <w:pPr>
        <w:keepNext/>
      </w:pPr>
      <w:r w:rsidRPr="00530C83">
        <w:rPr>
          <w:noProof/>
        </w:rPr>
        <w:lastRenderedPageBreak/>
        <w:drawing>
          <wp:anchor distT="0" distB="0" distL="114300" distR="114300" simplePos="0" relativeHeight="251723776" behindDoc="0" locked="0" layoutInCell="1" allowOverlap="1" wp14:anchorId="491048A8" wp14:editId="10C03145">
            <wp:simplePos x="0" y="0"/>
            <wp:positionH relativeFrom="column">
              <wp:posOffset>360680</wp:posOffset>
            </wp:positionH>
            <wp:positionV relativeFrom="paragraph">
              <wp:posOffset>69215</wp:posOffset>
            </wp:positionV>
            <wp:extent cx="5923280" cy="2001520"/>
            <wp:effectExtent l="0" t="0" r="127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r="182" b="56584"/>
                    <a:stretch/>
                  </pic:blipFill>
                  <pic:spPr bwMode="auto">
                    <a:xfrm>
                      <a:off x="0" y="0"/>
                      <a:ext cx="5923280" cy="2001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B99E7D" w14:textId="77777777" w:rsidR="00145755" w:rsidRPr="00530C83" w:rsidRDefault="00145755" w:rsidP="004618EB">
      <w:pPr>
        <w:keepNext/>
      </w:pPr>
    </w:p>
    <w:p w14:paraId="27020BA9" w14:textId="77777777" w:rsidR="00145755" w:rsidRPr="00530C83" w:rsidRDefault="00145755" w:rsidP="004618EB">
      <w:pPr>
        <w:keepNext/>
      </w:pPr>
    </w:p>
    <w:p w14:paraId="14861BC1" w14:textId="77777777" w:rsidR="00145755" w:rsidRPr="00530C83" w:rsidRDefault="00145755" w:rsidP="004618EB">
      <w:pPr>
        <w:keepNext/>
      </w:pPr>
    </w:p>
    <w:p w14:paraId="77E367EB" w14:textId="77777777" w:rsidR="00145755" w:rsidRPr="00530C83" w:rsidRDefault="00145755" w:rsidP="004618EB">
      <w:pPr>
        <w:keepNext/>
      </w:pPr>
    </w:p>
    <w:p w14:paraId="6A169409" w14:textId="77777777" w:rsidR="00145755" w:rsidRPr="00530C83" w:rsidRDefault="00145755" w:rsidP="004618EB">
      <w:pPr>
        <w:keepNext/>
      </w:pPr>
    </w:p>
    <w:p w14:paraId="7F3A0C3C" w14:textId="77777777" w:rsidR="00145755" w:rsidRPr="00530C83" w:rsidRDefault="00145755" w:rsidP="004618EB">
      <w:pPr>
        <w:keepNext/>
      </w:pPr>
    </w:p>
    <w:p w14:paraId="70F45A5F" w14:textId="77777777" w:rsidR="00145755" w:rsidRPr="00530C83" w:rsidRDefault="00145755" w:rsidP="004618EB">
      <w:pPr>
        <w:keepNext/>
      </w:pPr>
    </w:p>
    <w:p w14:paraId="693BE306" w14:textId="77777777" w:rsidR="00145755" w:rsidRPr="00530C83" w:rsidRDefault="00145755" w:rsidP="004618EB">
      <w:pPr>
        <w:keepNext/>
      </w:pPr>
    </w:p>
    <w:p w14:paraId="39814867" w14:textId="77777777" w:rsidR="00145755" w:rsidRPr="00530C83" w:rsidRDefault="00145755" w:rsidP="004618EB">
      <w:pPr>
        <w:keepNext/>
      </w:pPr>
    </w:p>
    <w:p w14:paraId="2FC36E7C" w14:textId="77777777" w:rsidR="00145755" w:rsidRPr="00530C83" w:rsidRDefault="00145755" w:rsidP="004618EB">
      <w:pPr>
        <w:keepNext/>
      </w:pPr>
    </w:p>
    <w:p w14:paraId="7772676E" w14:textId="77777777" w:rsidR="00794A5E" w:rsidRPr="00530C83" w:rsidRDefault="00794A5E" w:rsidP="004618EB">
      <w:pPr>
        <w:keepNext/>
      </w:pPr>
    </w:p>
    <w:p w14:paraId="7AF6E5BD" w14:textId="77777777" w:rsidR="00145755" w:rsidRPr="00530C83" w:rsidRDefault="00794A5E" w:rsidP="004618EB">
      <w:pPr>
        <w:pStyle w:val="Caption"/>
      </w:pPr>
      <w:bookmarkStart w:id="245" w:name="_Ref472361638"/>
      <w:r w:rsidRPr="00530C83">
        <w:t xml:space="preserve">Figure </w:t>
      </w:r>
      <w:fldSimple w:instr=" SEQ Figure \* ARABIC ">
        <w:r w:rsidR="004055C6">
          <w:rPr>
            <w:noProof/>
          </w:rPr>
          <w:t>20</w:t>
        </w:r>
      </w:fldSimple>
      <w:bookmarkEnd w:id="245"/>
      <w:r w:rsidRPr="00530C83">
        <w:t xml:space="preserve">.  Curved section DSFS.  (Before on left; after on right).  </w:t>
      </w:r>
      <w:sdt>
        <w:sdtPr>
          <w:id w:val="-1762986455"/>
          <w:citation/>
        </w:sdtPr>
        <w:sdtContent>
          <w:r w:rsidRPr="00530C83">
            <w:fldChar w:fldCharType="begin"/>
          </w:r>
          <w:r w:rsidRPr="00530C83">
            <w:instrText xml:space="preserve"> CITATION Ber061 \l 1033 </w:instrText>
          </w:r>
          <w:r w:rsidRPr="00530C83">
            <w:fldChar w:fldCharType="separate"/>
          </w:r>
          <w:r w:rsidR="00744E8A" w:rsidRPr="00530C83">
            <w:rPr>
              <w:noProof/>
            </w:rPr>
            <w:t>(Bertini, Monsere, Nolan, Bosa, &amp; Abou El-Seoud, 2006)</w:t>
          </w:r>
          <w:r w:rsidRPr="00530C83">
            <w:fldChar w:fldCharType="end"/>
          </w:r>
        </w:sdtContent>
      </w:sdt>
    </w:p>
    <w:p w14:paraId="41F69FFC" w14:textId="77777777" w:rsidR="0037385F" w:rsidRPr="00530C83" w:rsidRDefault="0037385F" w:rsidP="00A82313">
      <w:pPr>
        <w:pStyle w:val="Heading4"/>
      </w:pPr>
      <w:r w:rsidRPr="00530C83">
        <w:t>Exceptions</w:t>
      </w:r>
    </w:p>
    <w:p w14:paraId="2D645E97" w14:textId="3E133E56" w:rsidR="004618EB" w:rsidRPr="00530C83" w:rsidRDefault="004618EB" w:rsidP="00E23C42">
      <w:r w:rsidRPr="00530C83">
        <w:t>The two exceptions to the reduction in mean speed at the DSFS after the DSFS was activated</w:t>
      </w:r>
      <w:ins w:id="246" w:author="USDOT_User" w:date="2017-04-06T08:52:00Z">
        <w:r w:rsidR="00796C22">
          <w:t xml:space="preserve"> on curved sections</w:t>
        </w:r>
      </w:ins>
      <w:r w:rsidRPr="00530C83">
        <w:t xml:space="preserve"> were reported by </w:t>
      </w:r>
      <w:r w:rsidRPr="00530C83">
        <w:rPr>
          <w:noProof/>
        </w:rPr>
        <w:t xml:space="preserve">Ullman &amp; Rose </w:t>
      </w:r>
      <w:sdt>
        <w:sdtPr>
          <w:rPr>
            <w:noProof/>
          </w:rPr>
          <w:id w:val="-332069156"/>
          <w:citation/>
        </w:sdtPr>
        <w:sdtContent>
          <w:r w:rsidRPr="00530C83">
            <w:rPr>
              <w:noProof/>
            </w:rPr>
            <w:fldChar w:fldCharType="begin"/>
          </w:r>
          <w:r w:rsidRPr="00530C83">
            <w:rPr>
              <w:noProof/>
            </w:rPr>
            <w:instrText xml:space="preserve">CITATION Ull05 \n  \t  \l 1033 </w:instrText>
          </w:r>
          <w:r w:rsidRPr="00530C83">
            <w:rPr>
              <w:noProof/>
            </w:rPr>
            <w:fldChar w:fldCharType="separate"/>
          </w:r>
          <w:r w:rsidR="00744E8A" w:rsidRPr="00530C83">
            <w:rPr>
              <w:noProof/>
            </w:rPr>
            <w:t>(2005)</w:t>
          </w:r>
          <w:r w:rsidRPr="00530C83">
            <w:rPr>
              <w:noProof/>
            </w:rPr>
            <w:fldChar w:fldCharType="end"/>
          </w:r>
        </w:sdtContent>
      </w:sdt>
      <w:r w:rsidRPr="00530C83">
        <w:rPr>
          <w:noProof/>
        </w:rPr>
        <w:t>.  In their study, they found no change in the mean speed.</w:t>
      </w:r>
      <w:r w:rsidR="00E23C42" w:rsidRPr="00530C83">
        <w:rPr>
          <w:noProof/>
        </w:rPr>
        <w:t xml:space="preserve">  Interestingly, they also reported negative results in transition zones.  Although they did find a reduction in the mean speed in transition zones, they found no reduction in the 85</w:t>
      </w:r>
      <w:r w:rsidR="00E23C42" w:rsidRPr="00530C83">
        <w:rPr>
          <w:noProof/>
          <w:vertAlign w:val="superscript"/>
        </w:rPr>
        <w:t>th</w:t>
      </w:r>
      <w:r w:rsidR="00E23C42" w:rsidRPr="00530C83">
        <w:rPr>
          <w:noProof/>
        </w:rPr>
        <w:t xml:space="preserve"> percentile speed.  Here, they are finding no statistically significant reductions in the mean speed.  We note, as before, that the DSFS they used reported only the speed.  It did not change as a function of the driver’s speed with respect to the posted speed limit.  However, there is another, more obvious explanation.  The failure to find a reduction in the mean speed was confined to trucks.  The trucks were already traveling very near the posted speed, 30 mph.  At one location they were traveling exactly at that speed before the DSFS was activated.  In the other location they were traveling 31.5 mph.   </w:t>
      </w:r>
    </w:p>
    <w:p w14:paraId="1710643B" w14:textId="77777777" w:rsidR="00EE777B" w:rsidRPr="00530C83" w:rsidRDefault="00EE777B" w:rsidP="004055C6">
      <w:pPr>
        <w:pStyle w:val="Heading3"/>
      </w:pPr>
      <w:bookmarkStart w:id="247" w:name="_Toc478394888"/>
      <w:bookmarkStart w:id="248" w:name="_Toc355422732"/>
      <w:r w:rsidRPr="00530C83">
        <w:t>Straight Section</w:t>
      </w:r>
      <w:bookmarkEnd w:id="247"/>
      <w:bookmarkEnd w:id="248"/>
    </w:p>
    <w:p w14:paraId="6AE1F0BD" w14:textId="77777777" w:rsidR="00E148D9" w:rsidRPr="00530C83" w:rsidRDefault="009D12DC" w:rsidP="00A02386">
      <w:r w:rsidRPr="00530C83">
        <w:t>The following articles focused in part or in whole on straight sections of roadway:</w:t>
      </w:r>
    </w:p>
    <w:p w14:paraId="78DD8389" w14:textId="77777777" w:rsidR="001F6588" w:rsidRPr="00530C83" w:rsidRDefault="00BC018E" w:rsidP="00880F5C">
      <w:pPr>
        <w:pStyle w:val="ListParagraph"/>
        <w:numPr>
          <w:ilvl w:val="0"/>
          <w:numId w:val="26"/>
        </w:numPr>
      </w:pPr>
      <w:sdt>
        <w:sdtPr>
          <w:id w:val="-1721891589"/>
          <w:citation/>
        </w:sdtPr>
        <w:sdtContent>
          <w:r w:rsidR="001F6588" w:rsidRPr="00530C83">
            <w:fldChar w:fldCharType="begin"/>
          </w:r>
          <w:r w:rsidR="001F6588" w:rsidRPr="00530C83">
            <w:instrText xml:space="preserve"> CITATION Blo \l 1033 </w:instrText>
          </w:r>
          <w:r w:rsidR="001F6588" w:rsidRPr="00530C83">
            <w:fldChar w:fldCharType="separate"/>
          </w:r>
          <w:r w:rsidR="00744E8A" w:rsidRPr="00530C83">
            <w:rPr>
              <w:noProof/>
            </w:rPr>
            <w:t>(Bloch &amp; Automobile Club of Southern California, 2007)</w:t>
          </w:r>
          <w:r w:rsidR="001F6588" w:rsidRPr="00530C83">
            <w:fldChar w:fldCharType="end"/>
          </w:r>
        </w:sdtContent>
      </w:sdt>
    </w:p>
    <w:p w14:paraId="650C08CB" w14:textId="77777777" w:rsidR="001F6588" w:rsidRPr="00530C83" w:rsidRDefault="00BC018E" w:rsidP="00880F5C">
      <w:pPr>
        <w:pStyle w:val="ListParagraph"/>
        <w:numPr>
          <w:ilvl w:val="0"/>
          <w:numId w:val="26"/>
        </w:numPr>
      </w:pPr>
      <w:sdt>
        <w:sdtPr>
          <w:id w:val="-1916383767"/>
          <w:citation/>
        </w:sdtPr>
        <w:sdtContent>
          <w:r w:rsidR="001F6588" w:rsidRPr="00530C83">
            <w:fldChar w:fldCharType="begin"/>
          </w:r>
          <w:r w:rsidR="001F6588" w:rsidRPr="00530C83">
            <w:instrText xml:space="preserve"> CITATION Cha04 \l 1033 </w:instrText>
          </w:r>
          <w:r w:rsidR="001F6588" w:rsidRPr="00530C83">
            <w:fldChar w:fldCharType="separate"/>
          </w:r>
          <w:r w:rsidR="00744E8A" w:rsidRPr="00530C83">
            <w:rPr>
              <w:noProof/>
            </w:rPr>
            <w:t>(Chang, Nolan, &amp; Nihan, 2004)</w:t>
          </w:r>
          <w:r w:rsidR="001F6588" w:rsidRPr="00530C83">
            <w:fldChar w:fldCharType="end"/>
          </w:r>
        </w:sdtContent>
      </w:sdt>
    </w:p>
    <w:p w14:paraId="19BA2E7D" w14:textId="77777777" w:rsidR="00E148D9" w:rsidRPr="00530C83" w:rsidRDefault="00BC018E" w:rsidP="00880F5C">
      <w:pPr>
        <w:pStyle w:val="ListParagraph"/>
        <w:numPr>
          <w:ilvl w:val="0"/>
          <w:numId w:val="26"/>
        </w:numPr>
      </w:pPr>
      <w:sdt>
        <w:sdtPr>
          <w:id w:val="-1999573674"/>
          <w:citation/>
        </w:sdtPr>
        <w:sdtContent>
          <w:r w:rsidR="00EE7B77" w:rsidRPr="00530C83">
            <w:fldChar w:fldCharType="begin"/>
          </w:r>
          <w:r w:rsidR="00EE7B77" w:rsidRPr="00530C83">
            <w:instrText xml:space="preserve"> CITATION Cit14 \l 1033 </w:instrText>
          </w:r>
          <w:r w:rsidR="00EE7B77" w:rsidRPr="00530C83">
            <w:fldChar w:fldCharType="separate"/>
          </w:r>
          <w:r w:rsidR="00744E8A" w:rsidRPr="00530C83">
            <w:rPr>
              <w:noProof/>
            </w:rPr>
            <w:t>(City of Englewood, CO, 2014)</w:t>
          </w:r>
          <w:r w:rsidR="00EE7B77" w:rsidRPr="00530C83">
            <w:fldChar w:fldCharType="end"/>
          </w:r>
        </w:sdtContent>
      </w:sdt>
    </w:p>
    <w:p w14:paraId="18E10C57" w14:textId="1765361B" w:rsidR="00F150C5" w:rsidRPr="00530C83" w:rsidRDefault="00A02386" w:rsidP="00F150C5">
      <w:r w:rsidRPr="00530C83">
        <w:t xml:space="preserve">The particular hypotheses and significant findings for each of the studies on straight sections are in the </w:t>
      </w:r>
      <w:r w:rsidRPr="00530C83">
        <w:fldChar w:fldCharType="begin"/>
      </w:r>
      <w:r w:rsidRPr="00530C83">
        <w:instrText xml:space="preserve"> REF _Ref470784918 \h </w:instrText>
      </w:r>
      <w:r w:rsidR="00B30C36" w:rsidRPr="00530C83">
        <w:instrText xml:space="preserve"> \* MERGEFORMAT </w:instrText>
      </w:r>
      <w:r w:rsidRPr="00530C83">
        <w:fldChar w:fldCharType="separate"/>
      </w:r>
      <w:r w:rsidR="004055C6" w:rsidRPr="00530C83">
        <w:t xml:space="preserve">Appendix C: Studies Linked to </w:t>
      </w:r>
      <w:r w:rsidRPr="00530C83">
        <w:fldChar w:fldCharType="end"/>
      </w:r>
      <w:r w:rsidRPr="00530C83">
        <w:t xml:space="preserve">, Section </w:t>
      </w:r>
      <w:r w:rsidRPr="00530C83">
        <w:fldChar w:fldCharType="begin"/>
      </w:r>
      <w:r w:rsidRPr="00530C83">
        <w:instrText xml:space="preserve"> REF _Ref471242053 \r \h </w:instrText>
      </w:r>
      <w:r w:rsidR="00B30C36" w:rsidRPr="00530C83">
        <w:instrText xml:space="preserve"> \* MERGEFORMAT </w:instrText>
      </w:r>
      <w:r w:rsidRPr="00530C83">
        <w:fldChar w:fldCharType="separate"/>
      </w:r>
      <w:r w:rsidR="004055C6">
        <w:t>17.5</w:t>
      </w:r>
      <w:r w:rsidRPr="00530C83">
        <w:fldChar w:fldCharType="end"/>
      </w:r>
      <w:r w:rsidR="005A3078">
        <w:t xml:space="preserve">, </w:t>
      </w:r>
      <w:r w:rsidR="005A3078">
        <w:fldChar w:fldCharType="begin"/>
      </w:r>
      <w:r w:rsidR="005A3078">
        <w:instrText xml:space="preserve"> REF _Ref478393986 \h </w:instrText>
      </w:r>
      <w:r w:rsidR="005A3078">
        <w:fldChar w:fldCharType="separate"/>
      </w:r>
      <w:r w:rsidR="004055C6">
        <w:t>Table C</w:t>
      </w:r>
      <w:r w:rsidR="004055C6">
        <w:rPr>
          <w:noProof/>
        </w:rPr>
        <w:t>5</w:t>
      </w:r>
      <w:r w:rsidR="005A3078">
        <w:fldChar w:fldCharType="end"/>
      </w:r>
      <w:r w:rsidRPr="00530C83">
        <w:t>.</w:t>
      </w:r>
    </w:p>
    <w:p w14:paraId="0CA311F7" w14:textId="77777777" w:rsidR="00646181" w:rsidRPr="00530C83" w:rsidRDefault="00196974" w:rsidP="00A82313">
      <w:pPr>
        <w:pStyle w:val="Heading4"/>
      </w:pPr>
      <w:r w:rsidRPr="00530C83">
        <w:t>Vote-count</w:t>
      </w:r>
    </w:p>
    <w:p w14:paraId="32634D89" w14:textId="77777777" w:rsidR="009B6FC3" w:rsidRDefault="00C5007B" w:rsidP="009B6FC3">
      <w:r w:rsidRPr="00530C83">
        <w:t>There were only three studies reporting information on straight (tangent) sections, largely in residential neighborhoods.  One study did not report any statistical analyses</w:t>
      </w:r>
      <w:r w:rsidR="008C2959" w:rsidRPr="00530C83">
        <w:t xml:space="preserve"> </w:t>
      </w:r>
      <w:sdt>
        <w:sdtPr>
          <w:id w:val="595919200"/>
          <w:citation/>
        </w:sdtPr>
        <w:sdtContent>
          <w:r w:rsidR="008C2959" w:rsidRPr="00530C83">
            <w:fldChar w:fldCharType="begin"/>
          </w:r>
          <w:r w:rsidR="008C2959" w:rsidRPr="00530C83">
            <w:instrText xml:space="preserve"> CITATION Cit14 \l 1033 </w:instrText>
          </w:r>
          <w:r w:rsidR="008C2959" w:rsidRPr="00530C83">
            <w:fldChar w:fldCharType="separate"/>
          </w:r>
          <w:r w:rsidR="00744E8A" w:rsidRPr="00530C83">
            <w:rPr>
              <w:noProof/>
            </w:rPr>
            <w:t>(City of Englewood, CO, 2014)</w:t>
          </w:r>
          <w:r w:rsidR="008C2959" w:rsidRPr="00530C83">
            <w:fldChar w:fldCharType="end"/>
          </w:r>
        </w:sdtContent>
      </w:sdt>
      <w:r w:rsidRPr="00530C83">
        <w:t>.  With regard to the effect on speed at the DSFS (H1), one study reported a decrease in</w:t>
      </w:r>
      <w:r w:rsidR="002D6548" w:rsidRPr="00530C83">
        <w:t xml:space="preserve"> both</w:t>
      </w:r>
      <w:r w:rsidRPr="00530C83">
        <w:t xml:space="preserve"> the mean speed and the percentage of drivers over the speed limit</w:t>
      </w:r>
      <w:r w:rsidR="008C2959" w:rsidRPr="00530C83">
        <w:t xml:space="preserve"> at two sites</w:t>
      </w:r>
      <w:r w:rsidRPr="00530C83">
        <w:t xml:space="preserve"> </w:t>
      </w:r>
      <w:sdt>
        <w:sdtPr>
          <w:id w:val="-693462824"/>
          <w:citation/>
        </w:sdtPr>
        <w:sdtContent>
          <w:r w:rsidRPr="00530C83">
            <w:fldChar w:fldCharType="begin"/>
          </w:r>
          <w:r w:rsidRPr="00530C83">
            <w:instrText xml:space="preserve"> CITATION Blo \l 1033 </w:instrText>
          </w:r>
          <w:r w:rsidRPr="00530C83">
            <w:fldChar w:fldCharType="separate"/>
          </w:r>
          <w:r w:rsidR="00744E8A" w:rsidRPr="00530C83">
            <w:rPr>
              <w:noProof/>
            </w:rPr>
            <w:t>(Bloch &amp; Automobile Club of Southern California, 2007)</w:t>
          </w:r>
          <w:r w:rsidRPr="00530C83">
            <w:fldChar w:fldCharType="end"/>
          </w:r>
        </w:sdtContent>
      </w:sdt>
      <w:r w:rsidRPr="00530C83">
        <w:t>.</w:t>
      </w:r>
      <w:r w:rsidR="002D6548" w:rsidRPr="00530C83">
        <w:t xml:space="preserve">  No analysis was made of the change in mean speed in the other study </w:t>
      </w:r>
      <w:sdt>
        <w:sdtPr>
          <w:id w:val="677859388"/>
          <w:citation/>
        </w:sdtPr>
        <w:sdtContent>
          <w:r w:rsidR="002D6548" w:rsidRPr="00530C83">
            <w:fldChar w:fldCharType="begin"/>
          </w:r>
          <w:r w:rsidR="002D6548" w:rsidRPr="00530C83">
            <w:instrText xml:space="preserve"> CITATION Cha04 \l 1033 </w:instrText>
          </w:r>
          <w:r w:rsidR="002D6548" w:rsidRPr="00530C83">
            <w:fldChar w:fldCharType="separate"/>
          </w:r>
          <w:r w:rsidR="00744E8A" w:rsidRPr="00530C83">
            <w:rPr>
              <w:noProof/>
            </w:rPr>
            <w:t>(Chang, Nolan, &amp; Nihan, 2004)</w:t>
          </w:r>
          <w:r w:rsidR="002D6548" w:rsidRPr="00530C83">
            <w:fldChar w:fldCharType="end"/>
          </w:r>
        </w:sdtContent>
      </w:sdt>
      <w:r w:rsidR="002D6548" w:rsidRPr="00530C83">
        <w:t>.</w:t>
      </w:r>
    </w:p>
    <w:p w14:paraId="7C7AA7F6" w14:textId="26A24D20" w:rsidR="0080114B" w:rsidRPr="00530C83" w:rsidRDefault="001728E2" w:rsidP="009B6FC3">
      <w:pPr>
        <w:pStyle w:val="Caption"/>
      </w:pPr>
      <w:r w:rsidRPr="00530C83">
        <w:rPr>
          <w:noProof/>
        </w:rPr>
        <w:lastRenderedPageBreak/>
        <w:drawing>
          <wp:anchor distT="0" distB="0" distL="114300" distR="114300" simplePos="0" relativeHeight="251702272" behindDoc="0" locked="0" layoutInCell="1" allowOverlap="1" wp14:anchorId="382EEE8C" wp14:editId="426EC0C0">
            <wp:simplePos x="0" y="0"/>
            <wp:positionH relativeFrom="margin">
              <wp:align>center</wp:align>
            </wp:positionH>
            <wp:positionV relativeFrom="paragraph">
              <wp:posOffset>0</wp:posOffset>
            </wp:positionV>
            <wp:extent cx="6400800" cy="2743200"/>
            <wp:effectExtent l="0" t="0" r="0" b="0"/>
            <wp:wrapTopAndBottom/>
            <wp:docPr id="3" name="Chart 3">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2C0D64CD-AC22-4736-9A56-457335DF01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sidR="0080114B" w:rsidRPr="00530C83">
        <w:t xml:space="preserve">Figure </w:t>
      </w:r>
      <w:fldSimple w:instr=" SEQ Figure \* ARABIC ">
        <w:r w:rsidR="004055C6">
          <w:rPr>
            <w:noProof/>
          </w:rPr>
          <w:t>21</w:t>
        </w:r>
      </w:fldSimple>
      <w:r w:rsidR="0080114B" w:rsidRPr="00530C83">
        <w:t>.  Straight Section: H1</w:t>
      </w:r>
    </w:p>
    <w:p w14:paraId="088A85E0" w14:textId="77777777" w:rsidR="00C5007B" w:rsidRPr="00530C83" w:rsidRDefault="00C5007B" w:rsidP="00F9099F">
      <w:r w:rsidRPr="00530C83">
        <w:t>With regard to the effect of the activation of the DSFS on speed downstream of the DSFS (H2), reductions were reported in the mean speed, the 85</w:t>
      </w:r>
      <w:r w:rsidRPr="00530C83">
        <w:rPr>
          <w:vertAlign w:val="superscript"/>
        </w:rPr>
        <w:t>th</w:t>
      </w:r>
      <w:r w:rsidRPr="00530C83">
        <w:t xml:space="preserve"> percentile speed and the percentage of drivers over the speed limit except for one site.  At that site, there was an increase in speed downstream of the DSFS after it was activated </w:t>
      </w:r>
      <w:sdt>
        <w:sdtPr>
          <w:id w:val="1806894472"/>
          <w:citation/>
        </w:sdtPr>
        <w:sdtContent>
          <w:r w:rsidRPr="00530C83">
            <w:fldChar w:fldCharType="begin"/>
          </w:r>
          <w:r w:rsidRPr="00530C83">
            <w:instrText xml:space="preserve"> CITATION Cha04 \l 1033 </w:instrText>
          </w:r>
          <w:r w:rsidRPr="00530C83">
            <w:fldChar w:fldCharType="separate"/>
          </w:r>
          <w:r w:rsidR="00744E8A" w:rsidRPr="00530C83">
            <w:rPr>
              <w:noProof/>
            </w:rPr>
            <w:t>(Chang, Nolan, &amp; Nihan, 2004)</w:t>
          </w:r>
          <w:r w:rsidRPr="00530C83">
            <w:fldChar w:fldCharType="end"/>
          </w:r>
        </w:sdtContent>
      </w:sdt>
      <w:r w:rsidRPr="00530C83">
        <w:t>.</w:t>
      </w:r>
    </w:p>
    <w:p w14:paraId="453E9F71" w14:textId="77777777" w:rsidR="001728E2" w:rsidRPr="00530C83" w:rsidRDefault="001728E2" w:rsidP="00F9099F"/>
    <w:p w14:paraId="0E778D51" w14:textId="77777777" w:rsidR="001728E2" w:rsidRPr="00530C83" w:rsidRDefault="00C42F64" w:rsidP="00F9099F">
      <w:pPr>
        <w:keepNext/>
      </w:pPr>
      <w:r w:rsidRPr="00530C83">
        <w:rPr>
          <w:noProof/>
        </w:rPr>
        <w:drawing>
          <wp:anchor distT="0" distB="0" distL="114300" distR="114300" simplePos="0" relativeHeight="251704320" behindDoc="0" locked="0" layoutInCell="1" allowOverlap="1" wp14:anchorId="4DE36472" wp14:editId="43A1C824">
            <wp:simplePos x="0" y="0"/>
            <wp:positionH relativeFrom="column">
              <wp:posOffset>0</wp:posOffset>
            </wp:positionH>
            <wp:positionV relativeFrom="paragraph">
              <wp:posOffset>-635</wp:posOffset>
            </wp:positionV>
            <wp:extent cx="5760720" cy="2743200"/>
            <wp:effectExtent l="0" t="0" r="11430" b="0"/>
            <wp:wrapNone/>
            <wp:docPr id="26" name="Chart 26">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4E457430-21F5-4E62-AA1A-9BC19DB1DC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p w14:paraId="1B75190C" w14:textId="77777777" w:rsidR="001728E2" w:rsidRPr="00530C83" w:rsidRDefault="001728E2" w:rsidP="00F9099F">
      <w:pPr>
        <w:keepNext/>
      </w:pPr>
    </w:p>
    <w:p w14:paraId="764E92CF" w14:textId="77777777" w:rsidR="001728E2" w:rsidRPr="00530C83" w:rsidRDefault="001728E2" w:rsidP="00F9099F">
      <w:pPr>
        <w:keepNext/>
      </w:pPr>
    </w:p>
    <w:p w14:paraId="3F630AE8" w14:textId="77777777" w:rsidR="001728E2" w:rsidRPr="00530C83" w:rsidRDefault="001728E2" w:rsidP="00F9099F">
      <w:pPr>
        <w:keepNext/>
      </w:pPr>
    </w:p>
    <w:p w14:paraId="55A63BEC" w14:textId="77777777" w:rsidR="001728E2" w:rsidRPr="00530C83" w:rsidRDefault="001728E2" w:rsidP="00F9099F">
      <w:pPr>
        <w:keepNext/>
      </w:pPr>
    </w:p>
    <w:p w14:paraId="6555BE2D" w14:textId="77777777" w:rsidR="001728E2" w:rsidRPr="00530C83" w:rsidRDefault="001728E2" w:rsidP="00F9099F">
      <w:pPr>
        <w:keepNext/>
      </w:pPr>
    </w:p>
    <w:p w14:paraId="256D9E57" w14:textId="77777777" w:rsidR="001728E2" w:rsidRPr="00530C83" w:rsidRDefault="001728E2" w:rsidP="00F9099F">
      <w:pPr>
        <w:keepNext/>
      </w:pPr>
    </w:p>
    <w:p w14:paraId="796028D9" w14:textId="77777777" w:rsidR="001728E2" w:rsidRPr="00530C83" w:rsidRDefault="001728E2" w:rsidP="00F9099F">
      <w:pPr>
        <w:keepNext/>
      </w:pPr>
    </w:p>
    <w:p w14:paraId="790C0457" w14:textId="77777777" w:rsidR="001728E2" w:rsidRPr="00530C83" w:rsidRDefault="001728E2" w:rsidP="00F9099F">
      <w:pPr>
        <w:keepNext/>
      </w:pPr>
    </w:p>
    <w:p w14:paraId="5D0F7304" w14:textId="77777777" w:rsidR="001728E2" w:rsidRPr="00530C83" w:rsidRDefault="001728E2" w:rsidP="00F9099F">
      <w:pPr>
        <w:keepNext/>
      </w:pPr>
    </w:p>
    <w:p w14:paraId="34BC5292" w14:textId="77777777" w:rsidR="001728E2" w:rsidRPr="00530C83" w:rsidRDefault="001728E2" w:rsidP="00F9099F">
      <w:pPr>
        <w:keepNext/>
      </w:pPr>
    </w:p>
    <w:p w14:paraId="37B87704" w14:textId="77777777" w:rsidR="001728E2" w:rsidRPr="00530C83" w:rsidRDefault="001728E2" w:rsidP="00F9099F">
      <w:pPr>
        <w:keepNext/>
      </w:pPr>
    </w:p>
    <w:p w14:paraId="3ABAB556" w14:textId="77777777" w:rsidR="001728E2" w:rsidRPr="00530C83" w:rsidRDefault="001728E2" w:rsidP="00F9099F">
      <w:pPr>
        <w:keepNext/>
      </w:pPr>
    </w:p>
    <w:p w14:paraId="27CB78C3" w14:textId="77777777" w:rsidR="001728E2" w:rsidRPr="00530C83" w:rsidRDefault="001728E2" w:rsidP="00F9099F">
      <w:pPr>
        <w:keepNext/>
      </w:pPr>
    </w:p>
    <w:p w14:paraId="43E4A67C" w14:textId="77777777" w:rsidR="001728E2" w:rsidRPr="00530C83" w:rsidRDefault="001728E2" w:rsidP="00F9099F">
      <w:pPr>
        <w:keepNext/>
      </w:pPr>
    </w:p>
    <w:p w14:paraId="35D3AE20" w14:textId="77777777" w:rsidR="001728E2" w:rsidRPr="00530C83" w:rsidRDefault="001728E2" w:rsidP="00F9099F">
      <w:pPr>
        <w:keepNext/>
      </w:pPr>
    </w:p>
    <w:p w14:paraId="14CBDB9E" w14:textId="77777777" w:rsidR="0080114B" w:rsidRPr="00530C83" w:rsidRDefault="001728E2" w:rsidP="00F9099F">
      <w:pPr>
        <w:pStyle w:val="Caption"/>
      </w:pPr>
      <w:r w:rsidRPr="00530C83">
        <w:t xml:space="preserve">Figure </w:t>
      </w:r>
      <w:fldSimple w:instr=" SEQ Figure \* ARABIC ">
        <w:r w:rsidR="004055C6">
          <w:rPr>
            <w:noProof/>
          </w:rPr>
          <w:t>22</w:t>
        </w:r>
      </w:fldSimple>
      <w:r w:rsidRPr="00530C83">
        <w:t>.  Straight Section: H2</w:t>
      </w:r>
    </w:p>
    <w:p w14:paraId="6BB4F5A4" w14:textId="77777777" w:rsidR="00376991" w:rsidRPr="00530C83" w:rsidRDefault="0058710B" w:rsidP="00F9099F">
      <w:r w:rsidRPr="00530C83">
        <w:t xml:space="preserve">Finally, one study looked at the change in the speed at the DSFS after it was deactivated, comparing it with the speed before it was activated </w:t>
      </w:r>
      <w:sdt>
        <w:sdtPr>
          <w:id w:val="-981067930"/>
          <w:citation/>
        </w:sdtPr>
        <w:sdtContent>
          <w:r w:rsidRPr="00530C83">
            <w:fldChar w:fldCharType="begin"/>
          </w:r>
          <w:r w:rsidRPr="00530C83">
            <w:instrText xml:space="preserve"> CITATION Blo \l 1033 </w:instrText>
          </w:r>
          <w:r w:rsidRPr="00530C83">
            <w:fldChar w:fldCharType="separate"/>
          </w:r>
          <w:r w:rsidR="00744E8A" w:rsidRPr="00530C83">
            <w:rPr>
              <w:noProof/>
            </w:rPr>
            <w:t>(Bloch &amp; Automobile Club of Southern California, 2007)</w:t>
          </w:r>
          <w:r w:rsidRPr="00530C83">
            <w:fldChar w:fldCharType="end"/>
          </w:r>
        </w:sdtContent>
      </w:sdt>
      <w:r w:rsidRPr="00530C83">
        <w:t>.  There was no halo effect as indicated by no change in speed between the before and after periods at the DSFS.</w:t>
      </w:r>
    </w:p>
    <w:p w14:paraId="4BA8EE9C" w14:textId="494A740F" w:rsidR="00376991" w:rsidRPr="00530C83" w:rsidRDefault="0095406D" w:rsidP="009B6FC3">
      <w:pPr>
        <w:pStyle w:val="Caption"/>
      </w:pPr>
      <w:r w:rsidRPr="00530C83">
        <w:rPr>
          <w:noProof/>
        </w:rPr>
        <w:lastRenderedPageBreak/>
        <w:drawing>
          <wp:anchor distT="0" distB="0" distL="114300" distR="114300" simplePos="0" relativeHeight="251706368" behindDoc="0" locked="0" layoutInCell="1" allowOverlap="1" wp14:anchorId="090D7A77" wp14:editId="2A62A49D">
            <wp:simplePos x="0" y="0"/>
            <wp:positionH relativeFrom="margin">
              <wp:align>center</wp:align>
            </wp:positionH>
            <wp:positionV relativeFrom="paragraph">
              <wp:posOffset>81280</wp:posOffset>
            </wp:positionV>
            <wp:extent cx="5760720" cy="2743200"/>
            <wp:effectExtent l="0" t="0" r="11430" b="0"/>
            <wp:wrapTopAndBottom/>
            <wp:docPr id="27" name="Chart 27">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56E0A705-16BB-4440-887E-894FCD68D5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Pr="00530C83">
        <w:t xml:space="preserve">Figure </w:t>
      </w:r>
      <w:fldSimple w:instr=" SEQ Figure \* ARABIC ">
        <w:r w:rsidR="004055C6">
          <w:rPr>
            <w:noProof/>
          </w:rPr>
          <w:t>23</w:t>
        </w:r>
      </w:fldSimple>
      <w:r w:rsidRPr="00530C83">
        <w:t>.  Straight Section: H3</w:t>
      </w:r>
    </w:p>
    <w:p w14:paraId="0A5DD655" w14:textId="77777777" w:rsidR="00646181" w:rsidRPr="00530C83" w:rsidRDefault="0037385F" w:rsidP="00A82313">
      <w:pPr>
        <w:pStyle w:val="Heading4"/>
      </w:pPr>
      <w:r w:rsidRPr="00530C83">
        <w:t>Implementation Characteristics</w:t>
      </w:r>
    </w:p>
    <w:p w14:paraId="4CF437CC" w14:textId="060E1DAE" w:rsidR="0037385F" w:rsidRPr="00530C83" w:rsidRDefault="006A0CDF" w:rsidP="0037385F">
      <w:r w:rsidRPr="00530C83">
        <w:t xml:space="preserve">A typical layout for a DSFS on a residential street is displayed below in </w:t>
      </w:r>
      <w:r w:rsidRPr="00530C83">
        <w:fldChar w:fldCharType="begin"/>
      </w:r>
      <w:r w:rsidRPr="00530C83">
        <w:instrText xml:space="preserve"> REF _Ref472174616 \h </w:instrText>
      </w:r>
      <w:r w:rsidR="00B30C36" w:rsidRPr="00530C83">
        <w:instrText xml:space="preserve"> \* MERGEFORMAT </w:instrText>
      </w:r>
      <w:r w:rsidRPr="00530C83">
        <w:fldChar w:fldCharType="separate"/>
      </w:r>
      <w:r w:rsidR="004055C6" w:rsidRPr="00530C83">
        <w:t xml:space="preserve">Figure </w:t>
      </w:r>
      <w:r w:rsidR="004055C6">
        <w:rPr>
          <w:noProof/>
        </w:rPr>
        <w:t>24</w:t>
      </w:r>
      <w:r w:rsidRPr="00530C83">
        <w:fldChar w:fldCharType="end"/>
      </w:r>
      <w:r w:rsidR="00646181" w:rsidRPr="00530C83">
        <w:t xml:space="preserve"> </w:t>
      </w:r>
      <w:sdt>
        <w:sdtPr>
          <w:id w:val="-1239168710"/>
          <w:citation/>
        </w:sdtPr>
        <w:sdtContent>
          <w:r w:rsidR="00646181" w:rsidRPr="00530C83">
            <w:fldChar w:fldCharType="begin"/>
          </w:r>
          <w:r w:rsidR="00646181" w:rsidRPr="00530C83">
            <w:instrText xml:space="preserve"> CITATION Cha04 \l 1033 </w:instrText>
          </w:r>
          <w:r w:rsidR="00646181" w:rsidRPr="00530C83">
            <w:fldChar w:fldCharType="separate"/>
          </w:r>
          <w:r w:rsidR="00744E8A" w:rsidRPr="00530C83">
            <w:rPr>
              <w:noProof/>
            </w:rPr>
            <w:t>(Chang, Nolan, &amp; Nihan, 2004)</w:t>
          </w:r>
          <w:r w:rsidR="00646181" w:rsidRPr="00530C83">
            <w:fldChar w:fldCharType="end"/>
          </w:r>
        </w:sdtContent>
      </w:sdt>
      <w:r w:rsidRPr="00530C83">
        <w:t xml:space="preserve">.  The DSFS is located directly below the speed limit sign.  </w:t>
      </w:r>
    </w:p>
    <w:p w14:paraId="500D5A6F" w14:textId="77777777" w:rsidR="00A77495" w:rsidRPr="00530C83" w:rsidRDefault="00A77495" w:rsidP="0037385F"/>
    <w:p w14:paraId="2B533F8C" w14:textId="77777777" w:rsidR="00A77495" w:rsidRPr="00530C83" w:rsidRDefault="00A77495" w:rsidP="0037385F"/>
    <w:p w14:paraId="33B9B4ED" w14:textId="77777777" w:rsidR="00A77495" w:rsidRPr="00530C83" w:rsidRDefault="006A0CDF" w:rsidP="00F9099F">
      <w:pPr>
        <w:keepNext/>
      </w:pPr>
      <w:r w:rsidRPr="00530C83">
        <w:rPr>
          <w:noProof/>
        </w:rPr>
        <w:drawing>
          <wp:anchor distT="0" distB="0" distL="114300" distR="114300" simplePos="0" relativeHeight="251708416" behindDoc="0" locked="0" layoutInCell="1" allowOverlap="1" wp14:anchorId="10A0743E" wp14:editId="76982033">
            <wp:simplePos x="0" y="0"/>
            <wp:positionH relativeFrom="margin">
              <wp:align>center</wp:align>
            </wp:positionH>
            <wp:positionV relativeFrom="paragraph">
              <wp:posOffset>5080</wp:posOffset>
            </wp:positionV>
            <wp:extent cx="3806190" cy="2853690"/>
            <wp:effectExtent l="0" t="0" r="3810" b="381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06190" cy="2853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5EC47B" w14:textId="77777777" w:rsidR="00A77495" w:rsidRPr="00530C83" w:rsidRDefault="00A77495" w:rsidP="00F9099F">
      <w:pPr>
        <w:keepNext/>
      </w:pPr>
    </w:p>
    <w:p w14:paraId="2CA4A177" w14:textId="77777777" w:rsidR="00A77495" w:rsidRPr="00530C83" w:rsidRDefault="00A77495" w:rsidP="00F9099F">
      <w:pPr>
        <w:keepNext/>
      </w:pPr>
    </w:p>
    <w:p w14:paraId="42D31298" w14:textId="77777777" w:rsidR="00A77495" w:rsidRPr="00530C83" w:rsidRDefault="00A77495" w:rsidP="00F9099F">
      <w:pPr>
        <w:keepNext/>
      </w:pPr>
    </w:p>
    <w:p w14:paraId="367D2C2F" w14:textId="77777777" w:rsidR="00A77495" w:rsidRPr="00530C83" w:rsidRDefault="00A77495" w:rsidP="00F9099F">
      <w:pPr>
        <w:keepNext/>
      </w:pPr>
    </w:p>
    <w:p w14:paraId="7B14CE2E" w14:textId="77777777" w:rsidR="00A77495" w:rsidRPr="00530C83" w:rsidRDefault="00A77495" w:rsidP="00F9099F">
      <w:pPr>
        <w:keepNext/>
      </w:pPr>
    </w:p>
    <w:p w14:paraId="6836A302" w14:textId="77777777" w:rsidR="00A77495" w:rsidRPr="00530C83" w:rsidRDefault="00A77495" w:rsidP="00F9099F">
      <w:pPr>
        <w:keepNext/>
      </w:pPr>
    </w:p>
    <w:p w14:paraId="13187DF0" w14:textId="77777777" w:rsidR="00A77495" w:rsidRPr="00530C83" w:rsidRDefault="00A77495" w:rsidP="00F9099F">
      <w:pPr>
        <w:keepNext/>
      </w:pPr>
    </w:p>
    <w:p w14:paraId="2DA41D7B" w14:textId="77777777" w:rsidR="00A77495" w:rsidRPr="00530C83" w:rsidRDefault="00A77495" w:rsidP="00F9099F">
      <w:pPr>
        <w:keepNext/>
      </w:pPr>
    </w:p>
    <w:p w14:paraId="0C0BC17E" w14:textId="77777777" w:rsidR="00A77495" w:rsidRPr="00530C83" w:rsidRDefault="00A77495" w:rsidP="00F9099F">
      <w:pPr>
        <w:keepNext/>
      </w:pPr>
    </w:p>
    <w:p w14:paraId="3A0AAF07" w14:textId="77777777" w:rsidR="00A77495" w:rsidRPr="00530C83" w:rsidRDefault="00A77495" w:rsidP="00F9099F">
      <w:pPr>
        <w:keepNext/>
      </w:pPr>
    </w:p>
    <w:p w14:paraId="46E9787C" w14:textId="77777777" w:rsidR="00A77495" w:rsidRPr="00530C83" w:rsidRDefault="00A77495" w:rsidP="00F9099F">
      <w:pPr>
        <w:keepNext/>
      </w:pPr>
    </w:p>
    <w:p w14:paraId="05BFF7D4" w14:textId="77777777" w:rsidR="00A77495" w:rsidRPr="00530C83" w:rsidRDefault="00A77495" w:rsidP="00F9099F">
      <w:pPr>
        <w:keepNext/>
      </w:pPr>
    </w:p>
    <w:p w14:paraId="30933E22" w14:textId="77777777" w:rsidR="00A77495" w:rsidRPr="00530C83" w:rsidRDefault="00A77495" w:rsidP="00F9099F">
      <w:pPr>
        <w:keepNext/>
      </w:pPr>
    </w:p>
    <w:p w14:paraId="1BC36815" w14:textId="77777777" w:rsidR="00A77495" w:rsidRPr="00530C83" w:rsidRDefault="00A77495" w:rsidP="00F9099F">
      <w:pPr>
        <w:keepNext/>
      </w:pPr>
    </w:p>
    <w:p w14:paraId="327CBD47" w14:textId="77777777" w:rsidR="00A77495" w:rsidRPr="00530C83" w:rsidRDefault="00A77495" w:rsidP="00F9099F">
      <w:pPr>
        <w:keepNext/>
      </w:pPr>
    </w:p>
    <w:p w14:paraId="767629DA" w14:textId="77777777" w:rsidR="00A77495" w:rsidRPr="00530C83" w:rsidRDefault="00A77495" w:rsidP="00F9099F">
      <w:pPr>
        <w:keepNext/>
      </w:pPr>
    </w:p>
    <w:p w14:paraId="2E3080F7" w14:textId="77777777" w:rsidR="006A0CDF" w:rsidRPr="00530C83" w:rsidRDefault="006A0CDF" w:rsidP="00F9099F">
      <w:pPr>
        <w:pStyle w:val="Caption"/>
      </w:pPr>
      <w:bookmarkStart w:id="249" w:name="_Ref472174616"/>
      <w:r w:rsidRPr="00530C83">
        <w:t xml:space="preserve">Figure </w:t>
      </w:r>
      <w:fldSimple w:instr=" SEQ Figure \* ARABIC ">
        <w:r w:rsidR="004055C6">
          <w:rPr>
            <w:noProof/>
          </w:rPr>
          <w:t>24</w:t>
        </w:r>
      </w:fldSimple>
      <w:bookmarkEnd w:id="249"/>
      <w:r w:rsidRPr="00530C83">
        <w:t xml:space="preserve">.  </w:t>
      </w:r>
      <w:sdt>
        <w:sdtPr>
          <w:id w:val="311217090"/>
          <w:citation/>
        </w:sdtPr>
        <w:sdtContent>
          <w:r w:rsidR="00646181" w:rsidRPr="00530C83">
            <w:fldChar w:fldCharType="begin"/>
          </w:r>
          <w:r w:rsidR="00646181" w:rsidRPr="00530C83">
            <w:instrText xml:space="preserve"> CITATION Cha04 \l 1033 </w:instrText>
          </w:r>
          <w:r w:rsidR="00646181" w:rsidRPr="00530C83">
            <w:fldChar w:fldCharType="separate"/>
          </w:r>
          <w:r w:rsidR="00744E8A" w:rsidRPr="00530C83">
            <w:rPr>
              <w:noProof/>
            </w:rPr>
            <w:t>(Chang, Nolan, &amp; Nihan, 2004)</w:t>
          </w:r>
          <w:r w:rsidR="00646181" w:rsidRPr="00530C83">
            <w:fldChar w:fldCharType="end"/>
          </w:r>
        </w:sdtContent>
      </w:sdt>
    </w:p>
    <w:p w14:paraId="15D04572" w14:textId="77777777" w:rsidR="00646181" w:rsidRPr="00530C83" w:rsidRDefault="0037385F" w:rsidP="00A82313">
      <w:pPr>
        <w:pStyle w:val="Heading4"/>
      </w:pPr>
      <w:r w:rsidRPr="00530C83">
        <w:t>Exceptions</w:t>
      </w:r>
    </w:p>
    <w:p w14:paraId="7204E55A" w14:textId="6695462B" w:rsidR="0037385F" w:rsidRPr="00530C83" w:rsidRDefault="0058710B" w:rsidP="00870801">
      <w:r w:rsidRPr="00530C83">
        <w:t xml:space="preserve">No studies indicated a failure to produce a decrease in speed at the DSFS when it was activated (H1).  Given that, we went on to look at possible exceptions to H2.  One study found an increase </w:t>
      </w:r>
      <w:r w:rsidRPr="00530C83">
        <w:lastRenderedPageBreak/>
        <w:t xml:space="preserve">in the speed downstream of the DSFS after it was activated </w:t>
      </w:r>
      <w:sdt>
        <w:sdtPr>
          <w:id w:val="-1119984402"/>
          <w:citation/>
        </w:sdtPr>
        <w:sdtContent>
          <w:r w:rsidRPr="00530C83">
            <w:fldChar w:fldCharType="begin"/>
          </w:r>
          <w:r w:rsidRPr="00530C83">
            <w:instrText xml:space="preserve"> CITATION Cha04 \l 1033 </w:instrText>
          </w:r>
          <w:r w:rsidRPr="00530C83">
            <w:fldChar w:fldCharType="separate"/>
          </w:r>
          <w:r w:rsidR="00744E8A" w:rsidRPr="00530C83">
            <w:rPr>
              <w:noProof/>
            </w:rPr>
            <w:t>(Chang, Nolan, &amp; Nihan, 2004)</w:t>
          </w:r>
          <w:r w:rsidRPr="00530C83">
            <w:fldChar w:fldCharType="end"/>
          </w:r>
        </w:sdtContent>
      </w:sdt>
      <w:r w:rsidRPr="00530C83">
        <w:t>. Again, we asked why this might have occurred.</w:t>
      </w:r>
      <w:r w:rsidR="00870801" w:rsidRPr="00530C83">
        <w:t xml:space="preserve">  The authors speculate that it is the fact that this location already had lower speeds: “Because of this sign’s close proximity to Helen Keller Elementary School, this location had the lowest average speed of the four locations before installation. It can be speculated that drivers were already respecting the rules of the road, and this suggests that these signs may be better suited for locations with higher average speeds from the outset.”  However, another explanation is possible.  It appears that there is an outlier in the before data</w:t>
      </w:r>
      <w:r w:rsidR="00143BC0" w:rsidRPr="00530C83">
        <w:t xml:space="preserve"> in the month of April</w:t>
      </w:r>
      <w:r w:rsidR="00870801" w:rsidRPr="00530C83">
        <w:t>.  The speeds in the three months prior to the activation of the DSFS were 21.9</w:t>
      </w:r>
      <w:r w:rsidR="00143BC0" w:rsidRPr="00530C83">
        <w:t xml:space="preserve"> (April 2001)</w:t>
      </w:r>
      <w:r w:rsidR="00870801" w:rsidRPr="00530C83">
        <w:t xml:space="preserve">, 27.6 </w:t>
      </w:r>
      <w:r w:rsidR="00143BC0" w:rsidRPr="00530C83">
        <w:t xml:space="preserve">(February 2002) </w:t>
      </w:r>
      <w:r w:rsidR="00870801" w:rsidRPr="00530C83">
        <w:t>and 27.0 mph</w:t>
      </w:r>
      <w:r w:rsidR="00143BC0" w:rsidRPr="00530C83">
        <w:t xml:space="preserve"> (June 2002)</w:t>
      </w:r>
      <w:r w:rsidR="00870801" w:rsidRPr="00530C83">
        <w:t>.  The speeds in the four months during activation were 26.3</w:t>
      </w:r>
      <w:r w:rsidR="00143BC0" w:rsidRPr="00530C83">
        <w:t xml:space="preserve"> (June 2002)</w:t>
      </w:r>
      <w:r w:rsidR="00870801" w:rsidRPr="00530C83">
        <w:t>, 25.9</w:t>
      </w:r>
      <w:r w:rsidR="00143BC0" w:rsidRPr="00530C83">
        <w:t xml:space="preserve"> (August 2002)</w:t>
      </w:r>
      <w:r w:rsidR="00870801" w:rsidRPr="00530C83">
        <w:t xml:space="preserve">, 26.2 </w:t>
      </w:r>
      <w:r w:rsidR="00143BC0" w:rsidRPr="00530C83">
        <w:t xml:space="preserve">(January 2003) </w:t>
      </w:r>
      <w:r w:rsidR="00870801" w:rsidRPr="00530C83">
        <w:t>and 25.4 mph</w:t>
      </w:r>
      <w:r w:rsidR="00143BC0" w:rsidRPr="00530C83">
        <w:t xml:space="preserve"> (April 2004)</w:t>
      </w:r>
      <w:r w:rsidR="00870801" w:rsidRPr="00530C83">
        <w:t xml:space="preserve">.  </w:t>
      </w:r>
      <w:r w:rsidR="00143BC0" w:rsidRPr="00530C83">
        <w:t>The authors did not explore the reason for this possible outlier</w:t>
      </w:r>
      <w:r w:rsidR="00646181" w:rsidRPr="00530C83">
        <w:t>.</w:t>
      </w:r>
    </w:p>
    <w:p w14:paraId="40DF9DB7" w14:textId="77777777" w:rsidR="003A6763" w:rsidRPr="00530C83" w:rsidRDefault="003A6763" w:rsidP="004055C6">
      <w:pPr>
        <w:pStyle w:val="Heading2"/>
      </w:pPr>
      <w:bookmarkStart w:id="250" w:name="_Toc478394889"/>
      <w:bookmarkStart w:id="251" w:name="_Toc355422733"/>
      <w:r w:rsidRPr="00530C83">
        <w:t>Discussion</w:t>
      </w:r>
      <w:bookmarkEnd w:id="250"/>
      <w:bookmarkEnd w:id="251"/>
    </w:p>
    <w:p w14:paraId="5DB23E3C" w14:textId="77777777" w:rsidR="00101A51" w:rsidRPr="00530C83" w:rsidRDefault="00101A51" w:rsidP="004055C6">
      <w:pPr>
        <w:pStyle w:val="Heading3"/>
      </w:pPr>
      <w:bookmarkStart w:id="252" w:name="_Toc478394890"/>
      <w:bookmarkStart w:id="253" w:name="_Toc355422734"/>
      <w:r w:rsidRPr="00530C83">
        <w:t>Overall</w:t>
      </w:r>
      <w:bookmarkEnd w:id="252"/>
      <w:bookmarkEnd w:id="253"/>
    </w:p>
    <w:p w14:paraId="22AD9B67" w14:textId="77777777" w:rsidR="004055C6" w:rsidRDefault="00B8229B" w:rsidP="009A6E82">
      <w:r w:rsidRPr="00530C83">
        <w:t>Overall, there is strong support for the effectiveness of dynamic speed feedback signs</w:t>
      </w:r>
      <w:r w:rsidR="00101A51" w:rsidRPr="00530C83">
        <w:t xml:space="preserve"> when a vote-count is used as the basis for support</w:t>
      </w:r>
      <w:r w:rsidRPr="00530C83">
        <w:t xml:space="preserve">.  </w:t>
      </w:r>
      <w:r w:rsidR="00101A51" w:rsidRPr="00530C83">
        <w:t>The signs</w:t>
      </w:r>
      <w:r w:rsidRPr="00530C83">
        <w:t xml:space="preserve"> reduce the mean speed, the 85</w:t>
      </w:r>
      <w:r w:rsidRPr="00530C83">
        <w:rPr>
          <w:vertAlign w:val="superscript"/>
        </w:rPr>
        <w:t>th</w:t>
      </w:r>
      <w:r w:rsidRPr="00530C83">
        <w:t xml:space="preserve"> percentile speed and the percentage of drivers traveling above the speed limit at the DSFS (H1</w:t>
      </w:r>
      <w:r w:rsidR="00101A51" w:rsidRPr="00530C83">
        <w:t xml:space="preserve">, </w:t>
      </w:r>
      <w:r w:rsidR="00101A51" w:rsidRPr="00530C83">
        <w:fldChar w:fldCharType="begin"/>
      </w:r>
      <w:r w:rsidR="00101A51" w:rsidRPr="00530C83">
        <w:instrText xml:space="preserve"> REF _Ref469491576 \h </w:instrText>
      </w:r>
      <w:r w:rsidR="00530C83">
        <w:instrText xml:space="preserve"> \* MERGEFORMAT </w:instrText>
      </w:r>
      <w:r w:rsidR="00101A51" w:rsidRPr="00530C83">
        <w:fldChar w:fldCharType="separate"/>
      </w:r>
    </w:p>
    <w:p w14:paraId="1A0A6BF3" w14:textId="156F59E7" w:rsidR="00101A51" w:rsidRPr="00530C83" w:rsidRDefault="004055C6" w:rsidP="00B8229B">
      <w:r w:rsidRPr="00530C83">
        <w:t>Figure</w:t>
      </w:r>
      <w:r w:rsidRPr="00530C83">
        <w:rPr>
          <w:noProof/>
        </w:rPr>
        <w:t xml:space="preserve"> </w:t>
      </w:r>
      <w:r>
        <w:rPr>
          <w:noProof/>
        </w:rPr>
        <w:t>1</w:t>
      </w:r>
      <w:r w:rsidR="00101A51" w:rsidRPr="00530C83">
        <w:fldChar w:fldCharType="end"/>
      </w:r>
      <w:del w:id="254" w:author="USDOT_User" w:date="2017-04-06T08:53:00Z">
        <w:r w:rsidR="00B8229B" w:rsidRPr="00530C83" w:rsidDel="00796C22">
          <w:delText xml:space="preserve">) </w:delText>
        </w:r>
      </w:del>
      <w:ins w:id="255" w:author="USDOT_User" w:date="2017-04-06T08:53:00Z">
        <w:r w:rsidR="00796C22" w:rsidRPr="00530C83">
          <w:t>)</w:t>
        </w:r>
        <w:r w:rsidR="00796C22">
          <w:t xml:space="preserve">, </w:t>
        </w:r>
      </w:ins>
      <w:r w:rsidR="00B8229B" w:rsidRPr="00530C83">
        <w:t>and downstream of the DSFS in large numbers (H2</w:t>
      </w:r>
      <w:r w:rsidR="00101A51" w:rsidRPr="00530C83">
        <w:t xml:space="preserve">, </w:t>
      </w:r>
      <w:r w:rsidR="00101A51" w:rsidRPr="00530C83">
        <w:fldChar w:fldCharType="begin"/>
      </w:r>
      <w:r w:rsidR="00101A51" w:rsidRPr="00530C83">
        <w:instrText xml:space="preserve"> REF _Ref470196723 \h </w:instrText>
      </w:r>
      <w:r w:rsidR="00530C83">
        <w:instrText xml:space="preserve"> \* MERGEFORMAT </w:instrText>
      </w:r>
      <w:r w:rsidR="00101A51" w:rsidRPr="00530C83">
        <w:fldChar w:fldCharType="separate"/>
      </w:r>
      <w:r w:rsidRPr="00BC1456">
        <w:t xml:space="preserve">Figure </w:t>
      </w:r>
      <w:r>
        <w:rPr>
          <w:noProof/>
        </w:rPr>
        <w:t>2</w:t>
      </w:r>
      <w:r w:rsidR="00101A51" w:rsidRPr="00530C83">
        <w:fldChar w:fldCharType="end"/>
      </w:r>
      <w:r w:rsidR="00B8229B" w:rsidRPr="00530C83">
        <w:t xml:space="preserve">).  </w:t>
      </w:r>
      <w:r w:rsidR="002B35DE" w:rsidRPr="00530C83">
        <w:t>T</w:t>
      </w:r>
      <w:r w:rsidR="00B8229B" w:rsidRPr="00530C83">
        <w:t>here appears to be a halo effect</w:t>
      </w:r>
      <w:r w:rsidR="00101A51" w:rsidRPr="00530C83">
        <w:t xml:space="preserve"> after the DSFS is deactivated</w:t>
      </w:r>
      <w:r w:rsidR="00B8229B" w:rsidRPr="00530C83">
        <w:t xml:space="preserve">, although the </w:t>
      </w:r>
      <w:r w:rsidR="002B35DE" w:rsidRPr="00530C83">
        <w:t>sample size is limited</w:t>
      </w:r>
      <w:r w:rsidR="00101A51" w:rsidRPr="00530C83">
        <w:t xml:space="preserve"> (H3, </w:t>
      </w:r>
      <w:r w:rsidR="00101A51" w:rsidRPr="00530C83">
        <w:fldChar w:fldCharType="begin"/>
      </w:r>
      <w:r w:rsidR="00101A51" w:rsidRPr="00530C83">
        <w:instrText xml:space="preserve"> REF _Ref472365476 \h </w:instrText>
      </w:r>
      <w:r w:rsidR="00530C83">
        <w:instrText xml:space="preserve"> \* MERGEFORMAT </w:instrText>
      </w:r>
      <w:r w:rsidR="00101A51" w:rsidRPr="00530C83">
        <w:fldChar w:fldCharType="separate"/>
      </w:r>
      <w:r w:rsidRPr="00530C83">
        <w:t xml:space="preserve">Figure </w:t>
      </w:r>
      <w:r>
        <w:rPr>
          <w:noProof/>
        </w:rPr>
        <w:t>3</w:t>
      </w:r>
      <w:r w:rsidR="00101A51" w:rsidRPr="00530C83">
        <w:fldChar w:fldCharType="end"/>
      </w:r>
      <w:r w:rsidR="00101A51" w:rsidRPr="00530C83">
        <w:t>)</w:t>
      </w:r>
      <w:r w:rsidR="00B8229B" w:rsidRPr="00530C83">
        <w:t xml:space="preserve">. </w:t>
      </w:r>
      <w:r w:rsidR="00101A51" w:rsidRPr="00530C83">
        <w:t xml:space="preserve"> </w:t>
      </w:r>
    </w:p>
    <w:p w14:paraId="1CDC0F30" w14:textId="77777777" w:rsidR="00101A51" w:rsidRPr="00530C83" w:rsidRDefault="00C949B0" w:rsidP="00C949B0">
      <w:pPr>
        <w:tabs>
          <w:tab w:val="left" w:pos="8595"/>
        </w:tabs>
      </w:pPr>
      <w:r w:rsidRPr="00530C83">
        <w:tab/>
      </w:r>
    </w:p>
    <w:p w14:paraId="413F69F9" w14:textId="4F3688FA" w:rsidR="00B8229B" w:rsidRPr="00530C83" w:rsidRDefault="00101A51" w:rsidP="00B8229B">
      <w:r w:rsidRPr="00530C83">
        <w:t>Perhaps not surprisingly, the support for the effect of the DSFS on speeds downstream of the DSFS is less strong than support for the effect at the DSFS.  Fully 92% of the analyses show a significant reduction in speed at the DSFS whereas only 68% of the analyses show a significant reduction i</w:t>
      </w:r>
      <w:r w:rsidR="001616A6" w:rsidRPr="00530C83">
        <w:t>n speed downstream of the DSFS</w:t>
      </w:r>
      <w:del w:id="256" w:author="USDOT_User" w:date="2017-04-06T08:53:00Z">
        <w:r w:rsidR="001616A6" w:rsidRPr="00530C83" w:rsidDel="00B04D93">
          <w:delText xml:space="preserve"> </w:delText>
        </w:r>
      </w:del>
      <w:r w:rsidR="001616A6" w:rsidRPr="00530C83">
        <w:t xml:space="preserve">. </w:t>
      </w:r>
      <w:r w:rsidR="003E7A5E" w:rsidRPr="00530C83">
        <w:t>Importantly</w:t>
      </w:r>
      <w:r w:rsidRPr="00530C83">
        <w:t xml:space="preserve">, this support is equally strong </w:t>
      </w:r>
      <w:r w:rsidR="003E7A5E" w:rsidRPr="00530C83">
        <w:t xml:space="preserve">both adjacent to </w:t>
      </w:r>
      <w:r w:rsidRPr="00530C83">
        <w:t>and downstream of the DSFS for reductions in the 85</w:t>
      </w:r>
      <w:r w:rsidRPr="00530C83">
        <w:rPr>
          <w:vertAlign w:val="superscript"/>
        </w:rPr>
        <w:t>th</w:t>
      </w:r>
      <w:r w:rsidRPr="00530C83">
        <w:t xml:space="preserve"> percentile speed and reductions in the percentage of drivers traveling over the speed limit</w:t>
      </w:r>
      <w:r w:rsidR="00C8071C" w:rsidRPr="00530C83">
        <w:t xml:space="preserve"> </w:t>
      </w:r>
      <w:r w:rsidR="0013575D" w:rsidRPr="00530C83">
        <w:t>(</w:t>
      </w:r>
      <w:r w:rsidR="0013575D" w:rsidRPr="00530C83">
        <w:fldChar w:fldCharType="begin"/>
      </w:r>
      <w:r w:rsidR="0013575D" w:rsidRPr="00530C83">
        <w:instrText xml:space="preserve"> REF _Ref478047549 \h </w:instrText>
      </w:r>
      <w:r w:rsidR="00530C83">
        <w:instrText xml:space="preserve"> \* MERGEFORMAT </w:instrText>
      </w:r>
      <w:r w:rsidR="0013575D" w:rsidRPr="00530C83">
        <w:fldChar w:fldCharType="separate"/>
      </w:r>
      <w:r w:rsidR="004055C6" w:rsidRPr="004C1C74">
        <w:t xml:space="preserve">Table </w:t>
      </w:r>
      <w:r w:rsidR="004055C6">
        <w:rPr>
          <w:noProof/>
        </w:rPr>
        <w:t>6</w:t>
      </w:r>
      <w:r w:rsidR="0013575D" w:rsidRPr="00530C83">
        <w:fldChar w:fldCharType="end"/>
      </w:r>
      <w:r w:rsidR="0013575D" w:rsidRPr="00530C83">
        <w:t>)</w:t>
      </w:r>
      <w:r w:rsidRPr="00530C83">
        <w:t>.  These are the drivers most likely to be involved in a crash which leads to injuries or fatalities.</w:t>
      </w:r>
    </w:p>
    <w:p w14:paraId="4E580540" w14:textId="77777777" w:rsidR="00E23C42" w:rsidRPr="00530C83" w:rsidRDefault="003E4217" w:rsidP="004055C6">
      <w:pPr>
        <w:pStyle w:val="Heading3"/>
      </w:pPr>
      <w:bookmarkStart w:id="257" w:name="_Toc478394891"/>
      <w:bookmarkStart w:id="258" w:name="_Toc355422735"/>
      <w:r w:rsidRPr="00530C83">
        <w:t>Safety Focus</w:t>
      </w:r>
      <w:bookmarkEnd w:id="257"/>
      <w:bookmarkEnd w:id="258"/>
    </w:p>
    <w:p w14:paraId="21CE440A" w14:textId="1BA38C01" w:rsidR="003E4217" w:rsidRPr="00530C83" w:rsidRDefault="00023F9D" w:rsidP="003E4217">
      <w:r w:rsidRPr="00530C83">
        <w:t xml:space="preserve">We identified five primary safety foci: work zones, school zones, transition zones, curved sections and straight sections.  There was a clear variation in the effectiveness of the DSFS on the reduction in speed at the DSFS </w:t>
      </w:r>
      <w:r w:rsidR="0063093B" w:rsidRPr="00530C83">
        <w:t>(H1)</w:t>
      </w:r>
      <w:r w:rsidRPr="00530C83">
        <w:t xml:space="preserve">, </w:t>
      </w:r>
      <w:r w:rsidR="003E7A5E" w:rsidRPr="00530C83">
        <w:t xml:space="preserve">with the smallest proportion of studies showing an effect </w:t>
      </w:r>
      <w:r w:rsidR="0063093B" w:rsidRPr="00530C83">
        <w:t>(8</w:t>
      </w:r>
      <w:r w:rsidR="00D933BD" w:rsidRPr="00530C83">
        <w:t>0</w:t>
      </w:r>
      <w:r w:rsidR="0063093B" w:rsidRPr="00530C83">
        <w:t xml:space="preserve">%) in school zones and </w:t>
      </w:r>
      <w:r w:rsidR="003E7A5E" w:rsidRPr="00530C83">
        <w:t xml:space="preserve">the most </w:t>
      </w:r>
      <w:r w:rsidR="0063093B" w:rsidRPr="00530C83">
        <w:t>in transition zones (100%,</w:t>
      </w:r>
      <w:r w:rsidR="000151F3" w:rsidRPr="00530C83">
        <w:t xml:space="preserve"> </w:t>
      </w:r>
      <w:r w:rsidR="0013575D" w:rsidRPr="00530C83">
        <w:fldChar w:fldCharType="begin"/>
      </w:r>
      <w:r w:rsidR="0013575D" w:rsidRPr="00530C83">
        <w:instrText xml:space="preserve"> REF _Ref478047549 \h </w:instrText>
      </w:r>
      <w:r w:rsidR="00530C83">
        <w:instrText xml:space="preserve"> \* MERGEFORMAT </w:instrText>
      </w:r>
      <w:r w:rsidR="0013575D" w:rsidRPr="00530C83">
        <w:fldChar w:fldCharType="separate"/>
      </w:r>
      <w:r w:rsidR="004055C6" w:rsidRPr="004C1C74">
        <w:t xml:space="preserve">Table </w:t>
      </w:r>
      <w:r w:rsidR="004055C6">
        <w:rPr>
          <w:noProof/>
        </w:rPr>
        <w:t>6</w:t>
      </w:r>
      <w:r w:rsidR="0013575D" w:rsidRPr="00530C83">
        <w:fldChar w:fldCharType="end"/>
      </w:r>
      <w:r w:rsidR="0063093B" w:rsidRPr="00530C83">
        <w:t xml:space="preserve">).  </w:t>
      </w:r>
    </w:p>
    <w:p w14:paraId="0114FAAB" w14:textId="77777777" w:rsidR="003E4217" w:rsidRPr="00530C83" w:rsidRDefault="003E4217" w:rsidP="003E4217"/>
    <w:p w14:paraId="1CE12D18" w14:textId="77777777" w:rsidR="00F33AF0" w:rsidRPr="00530C83" w:rsidRDefault="0063093B" w:rsidP="0063093B">
      <w:r w:rsidRPr="00530C83">
        <w:t xml:space="preserve">The finding that </w:t>
      </w:r>
      <w:r w:rsidR="003E7A5E" w:rsidRPr="00530C83">
        <w:t>only 80% of studies showed a significant effect in school zones result</w:t>
      </w:r>
      <w:r w:rsidR="00BD2018" w:rsidRPr="00530C83">
        <w:t>s</w:t>
      </w:r>
      <w:r w:rsidR="003E7A5E" w:rsidRPr="00530C83">
        <w:t xml:space="preserve"> </w:t>
      </w:r>
      <w:r w:rsidR="00BD2018" w:rsidRPr="00530C83">
        <w:t xml:space="preserve">partly from the </w:t>
      </w:r>
      <w:r w:rsidR="003E7A5E" w:rsidRPr="00530C83">
        <w:t>sample size of studies, and particular design features of the studies showing no significant effect</w:t>
      </w:r>
      <w:r w:rsidRPr="00530C83">
        <w:t xml:space="preserve">.  </w:t>
      </w:r>
      <w:r w:rsidR="003E7A5E" w:rsidRPr="00530C83">
        <w:t xml:space="preserve">Fifteen </w:t>
      </w:r>
      <w:r w:rsidRPr="00530C83">
        <w:t xml:space="preserve">studies looked at the effect of the DSFS </w:t>
      </w:r>
      <w:r w:rsidR="003E7A5E" w:rsidRPr="00530C83">
        <w:t>at school zones</w:t>
      </w:r>
      <w:r w:rsidRPr="00530C83">
        <w:t>, of which three reported negative results</w:t>
      </w:r>
      <w:r w:rsidR="00F33AF0" w:rsidRPr="00530C83">
        <w:t xml:space="preserve">, all from the same </w:t>
      </w:r>
      <w:r w:rsidR="003E7A5E" w:rsidRPr="00530C83">
        <w:t xml:space="preserve">publication </w:t>
      </w:r>
      <w:sdt>
        <w:sdtPr>
          <w:id w:val="1550653624"/>
          <w:citation/>
        </w:sdtPr>
        <w:sdtContent>
          <w:r w:rsidR="00F33AF0" w:rsidRPr="00530C83">
            <w:fldChar w:fldCharType="begin"/>
          </w:r>
          <w:r w:rsidR="00F33AF0" w:rsidRPr="00530C83">
            <w:instrText xml:space="preserve"> CITATION Sai05 \l 1033 </w:instrText>
          </w:r>
          <w:r w:rsidR="00F33AF0" w:rsidRPr="00530C83">
            <w:fldChar w:fldCharType="separate"/>
          </w:r>
          <w:r w:rsidR="00744E8A" w:rsidRPr="00530C83">
            <w:rPr>
              <w:noProof/>
            </w:rPr>
            <w:t>(Saito &amp; Ash, 2005)</w:t>
          </w:r>
          <w:r w:rsidR="00F33AF0" w:rsidRPr="00530C83">
            <w:fldChar w:fldCharType="end"/>
          </w:r>
        </w:sdtContent>
      </w:sdt>
      <w:r w:rsidRPr="00530C83">
        <w:t xml:space="preserve">.  However, two of these negative results were easily explained.  In one case, vehicles were already traveling at the posted speed limit. In the other case, the signs were not functioning consistently across days given that they were solar powered. </w:t>
      </w:r>
      <w:r w:rsidR="00F33AF0" w:rsidRPr="00530C83">
        <w:t xml:space="preserve"> In the third case, the speed did not flash if drivers were traveling above the posted speed limit. Instead lights flashed above either side of the posted speed limit. Regardless, as was noted above, the change in speed, although not reduced, with the DSFS in place was minimal.</w:t>
      </w:r>
    </w:p>
    <w:p w14:paraId="058BA354" w14:textId="77777777" w:rsidR="00F33AF0" w:rsidRPr="00530C83" w:rsidRDefault="00F33AF0" w:rsidP="0063093B"/>
    <w:p w14:paraId="59056F92" w14:textId="77777777" w:rsidR="0063093B" w:rsidRPr="00530C83" w:rsidRDefault="00F33AF0" w:rsidP="0063093B">
      <w:r w:rsidRPr="00530C83">
        <w:lastRenderedPageBreak/>
        <w:t>More generally, three factors appeared to reduce the effect of the DSFS on the speed of vehicles.  First, it would appear that a DSFS will be less effective at reducing the speeds of trucks than of automobiles.  However, this is because the trucks are already traveling at the posted speed limits, thus there is little reason to reduce speed</w:t>
      </w:r>
      <w:r w:rsidR="00AD0843" w:rsidRPr="00530C83">
        <w:t xml:space="preserve"> </w:t>
      </w:r>
      <w:sdt>
        <w:sdtPr>
          <w:id w:val="-18553726"/>
          <w:citation/>
        </w:sdtPr>
        <w:sdtContent>
          <w:r w:rsidR="00AD0843" w:rsidRPr="00530C83">
            <w:fldChar w:fldCharType="begin"/>
          </w:r>
          <w:r w:rsidR="00AD0843" w:rsidRPr="00530C83">
            <w:instrText xml:space="preserve"> CITATION Ull05 \l 1033 </w:instrText>
          </w:r>
          <w:r w:rsidR="00AD0843" w:rsidRPr="00530C83">
            <w:fldChar w:fldCharType="separate"/>
          </w:r>
          <w:r w:rsidR="00744E8A" w:rsidRPr="00530C83">
            <w:rPr>
              <w:noProof/>
            </w:rPr>
            <w:t>(Ullman &amp; Rose, 2005)</w:t>
          </w:r>
          <w:r w:rsidR="00AD0843" w:rsidRPr="00530C83">
            <w:fldChar w:fldCharType="end"/>
          </w:r>
        </w:sdtContent>
      </w:sdt>
      <w:r w:rsidRPr="00530C83">
        <w:t xml:space="preserve">. </w:t>
      </w:r>
      <w:r w:rsidR="00AD0843" w:rsidRPr="00530C83">
        <w:t xml:space="preserve"> Second, it</w:t>
      </w:r>
      <w:r w:rsidRPr="00530C83">
        <w:t xml:space="preserve"> was noticed that a DSFS was less effective if the geometry of the roadway </w:t>
      </w:r>
      <w:r w:rsidR="00AD0843" w:rsidRPr="00530C83">
        <w:t>moved</w:t>
      </w:r>
      <w:r w:rsidRPr="00530C83">
        <w:t xml:space="preserve"> the potential for conflict further away from the drivers.  So, for example, in one case, a work zone, the travel lane was separated from the workers by a buffer lane</w:t>
      </w:r>
      <w:r w:rsidR="006158F1" w:rsidRPr="00530C83">
        <w:t xml:space="preserve"> </w:t>
      </w:r>
      <w:sdt>
        <w:sdtPr>
          <w:id w:val="-1716420082"/>
          <w:citation/>
        </w:sdtPr>
        <w:sdtContent>
          <w:r w:rsidR="006158F1" w:rsidRPr="00530C83">
            <w:fldChar w:fldCharType="begin"/>
          </w:r>
          <w:r w:rsidR="006158F1" w:rsidRPr="00530C83">
            <w:instrText xml:space="preserve">CITATION Gam14 \t  \l 1033 </w:instrText>
          </w:r>
          <w:r w:rsidR="006158F1" w:rsidRPr="00530C83">
            <w:fldChar w:fldCharType="separate"/>
          </w:r>
          <w:r w:rsidR="00744E8A" w:rsidRPr="00530C83">
            <w:rPr>
              <w:noProof/>
            </w:rPr>
            <w:t>(Gambatese &amp; Zhang, 2014)</w:t>
          </w:r>
          <w:r w:rsidR="006158F1" w:rsidRPr="00530C83">
            <w:fldChar w:fldCharType="end"/>
          </w:r>
        </w:sdtContent>
      </w:sdt>
      <w:r w:rsidRPr="00530C83">
        <w:t>.  Drivers may well have felt that there was a safe margin separating them from the wo</w:t>
      </w:r>
      <w:r w:rsidR="00AD0843" w:rsidRPr="00530C83">
        <w:t>rkers and therefore felt less of a need to reduce their speed.  Finally, if drivers, not just trucks, were already traveling at the posted speed limits the DSFS was not likely to reduce the speed of the drivers</w:t>
      </w:r>
      <w:r w:rsidR="006158F1" w:rsidRPr="00530C83">
        <w:t xml:space="preserve"> </w:t>
      </w:r>
      <w:sdt>
        <w:sdtPr>
          <w:id w:val="1820002106"/>
          <w:citation/>
        </w:sdtPr>
        <w:sdtContent>
          <w:r w:rsidR="006158F1" w:rsidRPr="00530C83">
            <w:fldChar w:fldCharType="begin"/>
          </w:r>
          <w:r w:rsidR="006158F1" w:rsidRPr="00530C83">
            <w:instrText xml:space="preserve"> CITATION Sai05 \l 1033 </w:instrText>
          </w:r>
          <w:r w:rsidR="006158F1" w:rsidRPr="00530C83">
            <w:fldChar w:fldCharType="separate"/>
          </w:r>
          <w:r w:rsidR="00744E8A" w:rsidRPr="00530C83">
            <w:rPr>
              <w:noProof/>
            </w:rPr>
            <w:t>(Saito &amp; Ash, 2005)</w:t>
          </w:r>
          <w:r w:rsidR="006158F1" w:rsidRPr="00530C83">
            <w:fldChar w:fldCharType="end"/>
          </w:r>
        </w:sdtContent>
      </w:sdt>
      <w:r w:rsidR="0038400B" w:rsidRPr="00530C83">
        <w:t xml:space="preserve">. </w:t>
      </w:r>
      <w:r w:rsidR="00AD0843" w:rsidRPr="00530C83">
        <w:t>In fact it could increase it, though still keeping it within the posted speed limits.</w:t>
      </w:r>
      <w:r w:rsidRPr="00530C83">
        <w:t xml:space="preserve">  </w:t>
      </w:r>
    </w:p>
    <w:p w14:paraId="40961004" w14:textId="77777777" w:rsidR="005D63AB" w:rsidRPr="00530C83" w:rsidRDefault="005D63AB" w:rsidP="003A6763">
      <w:pPr>
        <w:rPr>
          <w:rFonts w:eastAsia="Times New Roman"/>
        </w:rPr>
      </w:pPr>
    </w:p>
    <w:p w14:paraId="57F12EB0" w14:textId="77777777" w:rsidR="00AD0843" w:rsidRPr="00530C83" w:rsidRDefault="00AD0843" w:rsidP="003A6763">
      <w:pPr>
        <w:rPr>
          <w:rFonts w:eastAsia="Times New Roman"/>
        </w:rPr>
      </w:pPr>
      <w:r w:rsidRPr="00530C83">
        <w:rPr>
          <w:rFonts w:eastAsia="Times New Roman"/>
        </w:rPr>
        <w:t>Other factors could clearly play a role, such as th</w:t>
      </w:r>
      <w:r w:rsidR="0038400B" w:rsidRPr="00530C83">
        <w:rPr>
          <w:rFonts w:eastAsia="Times New Roman"/>
        </w:rPr>
        <w:t xml:space="preserve">e characteristics of the DSFS. </w:t>
      </w:r>
      <w:r w:rsidRPr="00530C83">
        <w:rPr>
          <w:rFonts w:eastAsia="Times New Roman"/>
        </w:rPr>
        <w:t>However, with so few studies to address the role of these factors</w:t>
      </w:r>
      <w:commentRangeStart w:id="259"/>
      <w:r w:rsidRPr="00530C83">
        <w:rPr>
          <w:rFonts w:eastAsia="Times New Roman"/>
        </w:rPr>
        <w:t>, their potential influence will only be fully understood when Volpe completes the meta-analysis.</w:t>
      </w:r>
      <w:commentRangeEnd w:id="259"/>
      <w:r w:rsidR="00B04D93">
        <w:rPr>
          <w:rStyle w:val="CommentReference"/>
        </w:rPr>
        <w:commentReference w:id="259"/>
      </w:r>
    </w:p>
    <w:p w14:paraId="374201D4" w14:textId="77777777" w:rsidR="00AD0843" w:rsidRPr="00530C83" w:rsidRDefault="00AD0843" w:rsidP="004055C6">
      <w:pPr>
        <w:pStyle w:val="Heading3"/>
      </w:pPr>
      <w:bookmarkStart w:id="260" w:name="_Toc478394892"/>
      <w:bookmarkStart w:id="261" w:name="_Toc355422736"/>
      <w:r w:rsidRPr="00530C83">
        <w:t>Limitations</w:t>
      </w:r>
      <w:bookmarkEnd w:id="260"/>
      <w:bookmarkEnd w:id="261"/>
    </w:p>
    <w:p w14:paraId="7A4CFC4D" w14:textId="77777777" w:rsidR="006158F1" w:rsidRPr="00530C83" w:rsidRDefault="006158F1" w:rsidP="006158F1">
      <w:r w:rsidRPr="00530C83">
        <w:t xml:space="preserve">The primary limitation of a review like this is not what it would appear at first glance.  At first glance, at least to some, it would appear that the question asked is a simple one: Do DSFSs reduce speed?  However, it turns out that the answer depends on how one interprets that particular question (13 different hypotheses were identified), what dependent variable was used (three dependent variables were included), and then a number of other factors that were sometimes mentioned and sometimes not (where the sensors were located with respect to the DSFS, the exact characteristics of the DSFS).  </w:t>
      </w:r>
      <w:r w:rsidR="00316F14" w:rsidRPr="00530C83">
        <w:t xml:space="preserve">We have tried to make clear in this report all of the factors that can have an impact on the results of a particular study. </w:t>
      </w:r>
    </w:p>
    <w:p w14:paraId="76781174" w14:textId="77777777" w:rsidR="00316F14" w:rsidRPr="00530C83" w:rsidRDefault="00316F14" w:rsidP="006158F1"/>
    <w:p w14:paraId="7742762A" w14:textId="77777777" w:rsidR="00316F14" w:rsidRPr="00530C83" w:rsidRDefault="00316F14" w:rsidP="006158F1">
      <w:r w:rsidRPr="00530C83">
        <w:t xml:space="preserve">Ultimately, what is most encouraging is that despite the large variation in so many of the critical details that define each study, the results overall, as measured by a vote-count, clearly support the use of DSFSs.  The meta-analysis </w:t>
      </w:r>
      <w:commentRangeStart w:id="262"/>
      <w:r w:rsidRPr="00530C83">
        <w:t xml:space="preserve">will tell us </w:t>
      </w:r>
      <w:commentRangeEnd w:id="262"/>
      <w:r w:rsidR="00B04D93">
        <w:rPr>
          <w:rStyle w:val="CommentReference"/>
        </w:rPr>
        <w:commentReference w:id="262"/>
      </w:r>
      <w:r w:rsidRPr="00530C83">
        <w:t>which of these various details are the most likely to impact the various functions of speed for each of the three different ways that we have decided to evaluate the effect of a dynamic speed feedback sign.</w:t>
      </w:r>
    </w:p>
    <w:p w14:paraId="424D6E38" w14:textId="77777777" w:rsidR="005D63AB" w:rsidRPr="00530C83" w:rsidRDefault="005D63AB" w:rsidP="003A6763">
      <w:pPr>
        <w:rPr>
          <w:rFonts w:eastAsia="Times New Roman"/>
        </w:rPr>
      </w:pPr>
    </w:p>
    <w:p w14:paraId="2F8A2499" w14:textId="77777777" w:rsidR="005D63AB" w:rsidRPr="00530C83" w:rsidRDefault="005D63AB" w:rsidP="003A6763">
      <w:pPr>
        <w:rPr>
          <w:rFonts w:eastAsia="Times New Roman"/>
        </w:rPr>
      </w:pPr>
    </w:p>
    <w:p w14:paraId="4560CE58" w14:textId="77777777" w:rsidR="00E36875" w:rsidRPr="00530C83" w:rsidRDefault="00E36875">
      <w:pPr>
        <w:spacing w:after="160" w:line="259" w:lineRule="auto"/>
      </w:pPr>
      <w:r w:rsidRPr="00530C83">
        <w:br w:type="page"/>
      </w:r>
    </w:p>
    <w:bookmarkStart w:id="263" w:name="_Toc355422737" w:displacedByCustomXml="next"/>
    <w:bookmarkStart w:id="264" w:name="_Toc478394893" w:displacedByCustomXml="next"/>
    <w:sdt>
      <w:sdtPr>
        <w:rPr>
          <w:rFonts w:eastAsiaTheme="minorHAnsi" w:cs="Times New Roman"/>
          <w:b w:val="0"/>
          <w:smallCaps w:val="0"/>
          <w:szCs w:val="24"/>
        </w:rPr>
        <w:id w:val="-493725073"/>
        <w:docPartObj>
          <w:docPartGallery w:val="Bibliographies"/>
          <w:docPartUnique/>
        </w:docPartObj>
      </w:sdtPr>
      <w:sdtContent>
        <w:p w14:paraId="2DD8D552" w14:textId="77777777" w:rsidR="005A7ED9" w:rsidRPr="00530C83" w:rsidRDefault="005A7ED9" w:rsidP="004055C6">
          <w:pPr>
            <w:pStyle w:val="Heading2"/>
          </w:pPr>
          <w:r w:rsidRPr="00530C83">
            <w:t>References</w:t>
          </w:r>
          <w:bookmarkEnd w:id="264"/>
          <w:bookmarkEnd w:id="263"/>
        </w:p>
        <w:sdt>
          <w:sdtPr>
            <w:id w:val="-573587230"/>
            <w:bibliography/>
          </w:sdtPr>
          <w:sdtContent>
            <w:p w14:paraId="735F4089" w14:textId="77777777" w:rsidR="00744E8A" w:rsidRPr="00530C83" w:rsidRDefault="005A7ED9" w:rsidP="00744E8A">
              <w:pPr>
                <w:pStyle w:val="Bibliography"/>
                <w:ind w:left="720" w:hanging="720"/>
                <w:rPr>
                  <w:noProof/>
                </w:rPr>
              </w:pPr>
              <w:r w:rsidRPr="00530C83">
                <w:fldChar w:fldCharType="begin"/>
              </w:r>
              <w:r w:rsidRPr="00530C83">
                <w:instrText xml:space="preserve"> BIBLIOGRAPHY </w:instrText>
              </w:r>
              <w:r w:rsidRPr="00530C83">
                <w:fldChar w:fldCharType="separate"/>
              </w:r>
              <w:r w:rsidR="00744E8A" w:rsidRPr="00530C83">
                <w:rPr>
                  <w:noProof/>
                </w:rPr>
                <w:t xml:space="preserve">Bertini, R., Monsere, C., Nolan, C., Bosa, P., &amp; Abou El-Seoud, T. (2006). </w:t>
              </w:r>
              <w:r w:rsidR="00744E8A" w:rsidRPr="00530C83">
                <w:rPr>
                  <w:i/>
                  <w:iCs/>
                  <w:noProof/>
                </w:rPr>
                <w:t>Field evaluation of Myrtle Creek advanced curve warning system.</w:t>
              </w:r>
              <w:r w:rsidR="00744E8A" w:rsidRPr="00530C83">
                <w:rPr>
                  <w:noProof/>
                </w:rPr>
                <w:t xml:space="preserve"> Washington, DC: Federal Highway Administration.</w:t>
              </w:r>
            </w:p>
            <w:p w14:paraId="283BC7AD" w14:textId="77777777" w:rsidR="00744E8A" w:rsidRPr="00530C83" w:rsidRDefault="00744E8A" w:rsidP="00744E8A">
              <w:pPr>
                <w:pStyle w:val="Bibliography"/>
                <w:ind w:left="720" w:hanging="720"/>
                <w:rPr>
                  <w:noProof/>
                </w:rPr>
              </w:pPr>
              <w:r w:rsidRPr="00530C83">
                <w:rPr>
                  <w:noProof/>
                </w:rPr>
                <w:t xml:space="preserve">Bertucci, A. (2006). </w:t>
              </w:r>
              <w:r w:rsidRPr="00530C83">
                <w:rPr>
                  <w:i/>
                  <w:iCs/>
                  <w:noProof/>
                </w:rPr>
                <w:t>Sign Legibility Rules of Thumb.</w:t>
              </w:r>
              <w:r w:rsidRPr="00530C83">
                <w:rPr>
                  <w:noProof/>
                </w:rPr>
                <w:t xml:space="preserve"> Bristol, PA: United States Sign Council. Retrieved June 13, 2016, from http://www.usscfoundation.org/USSCSignLegiRulesThumb.pdf</w:t>
              </w:r>
            </w:p>
            <w:p w14:paraId="1867EDB9" w14:textId="77777777" w:rsidR="00744E8A" w:rsidRPr="00530C83" w:rsidRDefault="00744E8A" w:rsidP="00744E8A">
              <w:pPr>
                <w:pStyle w:val="Bibliography"/>
                <w:ind w:left="720" w:hanging="720"/>
                <w:rPr>
                  <w:noProof/>
                </w:rPr>
              </w:pPr>
              <w:r w:rsidRPr="00530C83">
                <w:rPr>
                  <w:noProof/>
                </w:rPr>
                <w:t xml:space="preserve">Bloch, S., &amp; Automobile Club of Southern California. (2007). Comparative study of speed reduction effects of photo-radar and speed display boards. </w:t>
              </w:r>
              <w:r w:rsidRPr="00530C83">
                <w:rPr>
                  <w:i/>
                  <w:iCs/>
                  <w:noProof/>
                </w:rPr>
                <w:t>Transportation Research Record, 1640</w:t>
              </w:r>
              <w:r w:rsidRPr="00530C83">
                <w:rPr>
                  <w:noProof/>
                </w:rPr>
                <w:t>.</w:t>
              </w:r>
            </w:p>
            <w:p w14:paraId="66179CAF" w14:textId="77777777" w:rsidR="00744E8A" w:rsidRPr="00530C83" w:rsidRDefault="00744E8A" w:rsidP="00744E8A">
              <w:pPr>
                <w:pStyle w:val="Bibliography"/>
                <w:ind w:left="720" w:hanging="720"/>
                <w:rPr>
                  <w:noProof/>
                </w:rPr>
              </w:pPr>
              <w:r w:rsidRPr="00530C83">
                <w:rPr>
                  <w:noProof/>
                </w:rPr>
                <w:t xml:space="preserve">Bowie, J. (2003). </w:t>
              </w:r>
              <w:r w:rsidRPr="00530C83">
                <w:rPr>
                  <w:i/>
                  <w:iCs/>
                  <w:noProof/>
                </w:rPr>
                <w:t>Efficacy of speed monitoring displays in increasing speed limit compliance in highway work zones (Masters's Thesis).</w:t>
              </w:r>
              <w:r w:rsidRPr="00530C83">
                <w:rPr>
                  <w:noProof/>
                </w:rPr>
                <w:t xml:space="preserve"> Salt Lake City: Brigham Young University.</w:t>
              </w:r>
            </w:p>
            <w:p w14:paraId="32E2D48B" w14:textId="77777777" w:rsidR="00744E8A" w:rsidRPr="00530C83" w:rsidRDefault="00744E8A" w:rsidP="00744E8A">
              <w:pPr>
                <w:pStyle w:val="Bibliography"/>
                <w:ind w:left="720" w:hanging="720"/>
                <w:rPr>
                  <w:noProof/>
                </w:rPr>
              </w:pPr>
              <w:r w:rsidRPr="00530C83">
                <w:rPr>
                  <w:noProof/>
                </w:rPr>
                <w:t xml:space="preserve">Brewer, M., Pestie, G., &amp; Schneider, W. (2006). Improving compliance in work zone speed limits. </w:t>
              </w:r>
              <w:r w:rsidRPr="00530C83">
                <w:rPr>
                  <w:i/>
                  <w:iCs/>
                  <w:noProof/>
                </w:rPr>
                <w:t>Transportation Research Record</w:t>
              </w:r>
              <w:r w:rsidRPr="00530C83">
                <w:rPr>
                  <w:noProof/>
                </w:rPr>
                <w:t>, 67-76.</w:t>
              </w:r>
            </w:p>
            <w:p w14:paraId="4300B2B6" w14:textId="77777777" w:rsidR="00744E8A" w:rsidRPr="00530C83" w:rsidRDefault="00744E8A" w:rsidP="00744E8A">
              <w:pPr>
                <w:pStyle w:val="Bibliography"/>
                <w:ind w:left="720" w:hanging="720"/>
                <w:rPr>
                  <w:noProof/>
                </w:rPr>
              </w:pPr>
              <w:r w:rsidRPr="00530C83">
                <w:rPr>
                  <w:noProof/>
                </w:rPr>
                <w:t xml:space="preserve">Bullough, J., Skinner, N., Brons, J., &amp; Rea, M. (2012). </w:t>
              </w:r>
              <w:r w:rsidRPr="00530C83">
                <w:rPr>
                  <w:i/>
                  <w:iCs/>
                  <w:noProof/>
                </w:rPr>
                <w:t>Using Lighting And Visual Information to Alter Driver Behavior.</w:t>
              </w:r>
              <w:r w:rsidRPr="00530C83">
                <w:rPr>
                  <w:noProof/>
                </w:rPr>
                <w:t xml:space="preserve"> Albany, NY: New York State Department of Transportation.</w:t>
              </w:r>
            </w:p>
            <w:p w14:paraId="0CD4BE45" w14:textId="77777777" w:rsidR="00744E8A" w:rsidRPr="00530C83" w:rsidRDefault="00744E8A" w:rsidP="00744E8A">
              <w:pPr>
                <w:pStyle w:val="Bibliography"/>
                <w:ind w:left="720" w:hanging="720"/>
                <w:rPr>
                  <w:noProof/>
                </w:rPr>
              </w:pPr>
              <w:r w:rsidRPr="00530C83">
                <w:rPr>
                  <w:noProof/>
                </w:rPr>
                <w:t xml:space="preserve">Chang, K., Nolan, M., &amp; Nihan, N. (2004). Radar speed signs on neighborhood streets: An effective traffic calming device? </w:t>
              </w:r>
              <w:r w:rsidRPr="00530C83">
                <w:rPr>
                  <w:i/>
                  <w:iCs/>
                  <w:noProof/>
                </w:rPr>
                <w:t>2004 ITE Annual Meetingn.</w:t>
              </w:r>
              <w:r w:rsidRPr="00530C83">
                <w:rPr>
                  <w:noProof/>
                </w:rPr>
                <w:t xml:space="preserve"> Lake Buena Vista, FL.</w:t>
              </w:r>
            </w:p>
            <w:p w14:paraId="589421D9" w14:textId="77777777" w:rsidR="00744E8A" w:rsidRPr="00530C83" w:rsidRDefault="00744E8A" w:rsidP="00744E8A">
              <w:pPr>
                <w:pStyle w:val="Bibliography"/>
                <w:ind w:left="720" w:hanging="720"/>
                <w:rPr>
                  <w:noProof/>
                </w:rPr>
              </w:pPr>
              <w:r w:rsidRPr="00530C83">
                <w:rPr>
                  <w:noProof/>
                </w:rPr>
                <w:t xml:space="preserve">Christ, S., &amp; Abrams, R. (2006). Abrupt onsets cannot be ignored. </w:t>
              </w:r>
              <w:r w:rsidRPr="00530C83">
                <w:rPr>
                  <w:i/>
                  <w:iCs/>
                  <w:noProof/>
                </w:rPr>
                <w:t>Psychonomic Bulletin &amp; Review, 13</w:t>
              </w:r>
              <w:r w:rsidRPr="00530C83">
                <w:rPr>
                  <w:noProof/>
                </w:rPr>
                <w:t>, 875-880.</w:t>
              </w:r>
            </w:p>
            <w:p w14:paraId="45E3784B" w14:textId="77777777" w:rsidR="00744E8A" w:rsidRPr="00530C83" w:rsidRDefault="00744E8A" w:rsidP="00744E8A">
              <w:pPr>
                <w:pStyle w:val="Bibliography"/>
                <w:ind w:left="720" w:hanging="720"/>
                <w:rPr>
                  <w:noProof/>
                </w:rPr>
              </w:pPr>
              <w:r w:rsidRPr="00530C83">
                <w:rPr>
                  <w:noProof/>
                </w:rPr>
                <w:t xml:space="preserve">City of Bellevue Transportation Department. (2009). </w:t>
              </w:r>
              <w:r w:rsidRPr="00530C83">
                <w:rPr>
                  <w:i/>
                  <w:iCs/>
                  <w:noProof/>
                </w:rPr>
                <w:t>Stationary radar sign program 2009 report.</w:t>
              </w:r>
              <w:r w:rsidRPr="00530C83">
                <w:rPr>
                  <w:noProof/>
                </w:rPr>
                <w:t xml:space="preserve"> Bellevue, WA: Author.</w:t>
              </w:r>
            </w:p>
            <w:p w14:paraId="428AB5C1" w14:textId="77777777" w:rsidR="00744E8A" w:rsidRPr="00530C83" w:rsidRDefault="00744E8A" w:rsidP="00744E8A">
              <w:pPr>
                <w:pStyle w:val="Bibliography"/>
                <w:ind w:left="720" w:hanging="720"/>
                <w:rPr>
                  <w:noProof/>
                </w:rPr>
              </w:pPr>
              <w:r w:rsidRPr="00530C83">
                <w:rPr>
                  <w:noProof/>
                </w:rPr>
                <w:t xml:space="preserve">City of Englewood, CO. (2014). </w:t>
              </w:r>
              <w:r w:rsidRPr="00530C83">
                <w:rPr>
                  <w:i/>
                  <w:iCs/>
                  <w:noProof/>
                </w:rPr>
                <w:t>Recent accomplishments: Traffic safety improvements at Logan and Eastman.</w:t>
              </w:r>
              <w:r w:rsidRPr="00530C83">
                <w:rPr>
                  <w:noProof/>
                </w:rPr>
                <w:t xml:space="preserve"> Englewood, CO: Author. Retrieved January 3, 2017, from http://www.englewoodgov.org/inside-city-hall/boards-and-commissions/transportation-advisory-committee/recent-accomplishments</w:t>
              </w:r>
            </w:p>
            <w:p w14:paraId="5E6B8527" w14:textId="77777777" w:rsidR="00744E8A" w:rsidRPr="00530C83" w:rsidRDefault="00744E8A" w:rsidP="00744E8A">
              <w:pPr>
                <w:pStyle w:val="Bibliography"/>
                <w:ind w:left="720" w:hanging="720"/>
                <w:rPr>
                  <w:noProof/>
                </w:rPr>
              </w:pPr>
              <w:r w:rsidRPr="00530C83">
                <w:rPr>
                  <w:noProof/>
                </w:rPr>
                <w:t xml:space="preserve">Cooper, H., Hedges, L., &amp; Valentine, J. (2009). </w:t>
              </w:r>
              <w:r w:rsidRPr="00530C83">
                <w:rPr>
                  <w:i/>
                  <w:iCs/>
                  <w:noProof/>
                </w:rPr>
                <w:t>The Handbook of Research, Synthesis and Meta-analysis (2nd ed.).</w:t>
              </w:r>
              <w:r w:rsidRPr="00530C83">
                <w:rPr>
                  <w:noProof/>
                </w:rPr>
                <w:t xml:space="preserve"> New York: Russell Safe.</w:t>
              </w:r>
            </w:p>
            <w:p w14:paraId="5DE0136A" w14:textId="77777777" w:rsidR="00744E8A" w:rsidRPr="00530C83" w:rsidRDefault="00744E8A" w:rsidP="00744E8A">
              <w:pPr>
                <w:pStyle w:val="Bibliography"/>
                <w:ind w:left="720" w:hanging="720"/>
                <w:rPr>
                  <w:noProof/>
                </w:rPr>
              </w:pPr>
              <w:r w:rsidRPr="00530C83">
                <w:rPr>
                  <w:noProof/>
                </w:rPr>
                <w:t xml:space="preserve">Cruzado, I., &amp; Donnell, E. (2009). Evaluating effectiveness of dynamic speed display signs in transition ones of two-lane, rural highways in Pennsylvania. </w:t>
              </w:r>
              <w:r w:rsidRPr="00530C83">
                <w:rPr>
                  <w:i/>
                  <w:iCs/>
                  <w:noProof/>
                </w:rPr>
                <w:t>Transportation Research Record</w:t>
              </w:r>
              <w:r w:rsidRPr="00530C83">
                <w:rPr>
                  <w:noProof/>
                </w:rPr>
                <w:t>, 1-8.</w:t>
              </w:r>
            </w:p>
            <w:p w14:paraId="7855B913" w14:textId="77777777" w:rsidR="00744E8A" w:rsidRPr="00530C83" w:rsidRDefault="00744E8A" w:rsidP="00744E8A">
              <w:pPr>
                <w:pStyle w:val="Bibliography"/>
                <w:ind w:left="720" w:hanging="720"/>
                <w:rPr>
                  <w:noProof/>
                </w:rPr>
              </w:pPr>
              <w:r w:rsidRPr="00530C83">
                <w:rPr>
                  <w:noProof/>
                </w:rPr>
                <w:t xml:space="preserve">Donnell, E., &amp; Cruzado, I. (2007). </w:t>
              </w:r>
              <w:r w:rsidRPr="00530C83">
                <w:rPr>
                  <w:i/>
                  <w:iCs/>
                  <w:noProof/>
                </w:rPr>
                <w:t>Effectiveness of speed minder in reducing driving speeds on rural highway in Pennsylvania: Literature synthesis.</w:t>
              </w:r>
              <w:r w:rsidRPr="00530C83">
                <w:rPr>
                  <w:noProof/>
                </w:rPr>
                <w:t xml:space="preserve"> State College, PA: Pennsylvania Transportation Institute.</w:t>
              </w:r>
            </w:p>
            <w:p w14:paraId="0BA9F981" w14:textId="77777777" w:rsidR="00744E8A" w:rsidRPr="00530C83" w:rsidRDefault="00744E8A" w:rsidP="00744E8A">
              <w:pPr>
                <w:pStyle w:val="Bibliography"/>
                <w:ind w:left="720" w:hanging="720"/>
                <w:rPr>
                  <w:noProof/>
                </w:rPr>
              </w:pPr>
              <w:r w:rsidRPr="00530C83">
                <w:rPr>
                  <w:noProof/>
                </w:rPr>
                <w:t xml:space="preserve">Drakopoulos, A., &amp; Uprety, S. (2003). </w:t>
              </w:r>
              <w:r w:rsidRPr="00530C83">
                <w:rPr>
                  <w:i/>
                  <w:iCs/>
                  <w:noProof/>
                </w:rPr>
                <w:t>I-43 speed warning sign evaluation.</w:t>
              </w:r>
              <w:r w:rsidRPr="00530C83">
                <w:rPr>
                  <w:noProof/>
                </w:rPr>
                <w:t xml:space="preserve"> Milwaukee, Wisconsin: Marquette University.</w:t>
              </w:r>
            </w:p>
            <w:p w14:paraId="12D5770C" w14:textId="77777777" w:rsidR="00744E8A" w:rsidRPr="00530C83" w:rsidRDefault="00744E8A" w:rsidP="00744E8A">
              <w:pPr>
                <w:pStyle w:val="Bibliography"/>
                <w:ind w:left="720" w:hanging="720"/>
                <w:rPr>
                  <w:noProof/>
                </w:rPr>
              </w:pPr>
              <w:r w:rsidRPr="00530C83">
                <w:rPr>
                  <w:noProof/>
                </w:rPr>
                <w:t xml:space="preserve">Federal Highway Administration. (2012, October 19). </w:t>
              </w:r>
              <w:r w:rsidRPr="00530C83">
                <w:rPr>
                  <w:i/>
                  <w:iCs/>
                  <w:noProof/>
                </w:rPr>
                <w:t>Flexibility in Highway Design. Chapter 3. Functional Classification.</w:t>
              </w:r>
              <w:r w:rsidRPr="00530C83">
                <w:rPr>
                  <w:noProof/>
                </w:rPr>
                <w:t xml:space="preserve"> Retrieved June 8, 2016, from http://www.fhwa.dot.gov/environment/publications/flexibility/ch03.cfm</w:t>
              </w:r>
            </w:p>
            <w:p w14:paraId="2244CF25" w14:textId="77777777" w:rsidR="00744E8A" w:rsidRPr="00530C83" w:rsidRDefault="00744E8A" w:rsidP="00744E8A">
              <w:pPr>
                <w:pStyle w:val="Bibliography"/>
                <w:ind w:left="720" w:hanging="720"/>
                <w:rPr>
                  <w:noProof/>
                </w:rPr>
              </w:pPr>
              <w:r w:rsidRPr="00530C83">
                <w:rPr>
                  <w:noProof/>
                </w:rPr>
                <w:t xml:space="preserve">Federal Highway Administration. (2012). </w:t>
              </w:r>
              <w:r w:rsidRPr="00530C83">
                <w:rPr>
                  <w:i/>
                  <w:iCs/>
                  <w:noProof/>
                </w:rPr>
                <w:t>Manual on Uniform Traffic Control Devices: Standard Hihway Signs (2012 Supplement).</w:t>
              </w:r>
              <w:r w:rsidRPr="00530C83">
                <w:rPr>
                  <w:noProof/>
                </w:rPr>
                <w:t xml:space="preserve"> Washington, DC: Federal Highway Administration. Retrieved June 13, 2016, from http://mutcd.fhwa.dot.gov/shsm_interim/#rs</w:t>
              </w:r>
            </w:p>
            <w:p w14:paraId="44CB725E" w14:textId="77777777" w:rsidR="00744E8A" w:rsidRPr="00530C83" w:rsidRDefault="00744E8A" w:rsidP="00744E8A">
              <w:pPr>
                <w:pStyle w:val="Bibliography"/>
                <w:ind w:left="720" w:hanging="720"/>
                <w:rPr>
                  <w:noProof/>
                </w:rPr>
              </w:pPr>
              <w:r w:rsidRPr="00530C83">
                <w:rPr>
                  <w:noProof/>
                </w:rPr>
                <w:t xml:space="preserve">Federal Highway Administration. (2013). </w:t>
              </w:r>
              <w:r w:rsidRPr="00530C83">
                <w:rPr>
                  <w:i/>
                  <w:iCs/>
                  <w:noProof/>
                </w:rPr>
                <w:t>Highway functional classification concepts, criteria and procedures.</w:t>
              </w:r>
              <w:r w:rsidRPr="00530C83">
                <w:rPr>
                  <w:noProof/>
                </w:rPr>
                <w:t xml:space="preserve"> Washington, DC: Federal Highway Administration.</w:t>
              </w:r>
            </w:p>
            <w:p w14:paraId="4BEF5544" w14:textId="77777777" w:rsidR="00744E8A" w:rsidRPr="00530C83" w:rsidRDefault="00744E8A" w:rsidP="00744E8A">
              <w:pPr>
                <w:pStyle w:val="Bibliography"/>
                <w:ind w:left="720" w:hanging="720"/>
                <w:rPr>
                  <w:noProof/>
                </w:rPr>
              </w:pPr>
              <w:r w:rsidRPr="00530C83">
                <w:rPr>
                  <w:noProof/>
                </w:rPr>
                <w:lastRenderedPageBreak/>
                <w:t xml:space="preserve">Federal Motor Carrier Administration. (2014, March 27). </w:t>
              </w:r>
              <w:r w:rsidRPr="00530C83">
                <w:rPr>
                  <w:i/>
                  <w:iCs/>
                  <w:noProof/>
                </w:rPr>
                <w:t>Commercial drivers licences: Drivers</w:t>
              </w:r>
              <w:r w:rsidRPr="00530C83">
                <w:rPr>
                  <w:noProof/>
                </w:rPr>
                <w:t>. (Federal Motor Carrier Safety Administration) Retrieved June 8, 2016, from https://www.fmcsa.dot.gov/registration/commercial-drivers-license/drivers</w:t>
              </w:r>
            </w:p>
            <w:p w14:paraId="37A6F8BB" w14:textId="77777777" w:rsidR="00744E8A" w:rsidRPr="00530C83" w:rsidRDefault="00744E8A" w:rsidP="00744E8A">
              <w:pPr>
                <w:pStyle w:val="Bibliography"/>
                <w:ind w:left="720" w:hanging="720"/>
                <w:rPr>
                  <w:noProof/>
                </w:rPr>
              </w:pPr>
              <w:r w:rsidRPr="00530C83">
                <w:rPr>
                  <w:noProof/>
                </w:rPr>
                <w:t xml:space="preserve">Fontaine, M. (2008). </w:t>
              </w:r>
              <w:r w:rsidRPr="00530C83">
                <w:rPr>
                  <w:i/>
                  <w:iCs/>
                  <w:noProof/>
                </w:rPr>
                <w:t>Innovative traffic control devices for improving safety at rural short-term maintenance work zones.</w:t>
              </w:r>
              <w:r w:rsidRPr="00530C83">
                <w:rPr>
                  <w:noProof/>
                </w:rPr>
                <w:t xml:space="preserve"> College Station, TX: Texas Transportation Institute.</w:t>
              </w:r>
            </w:p>
            <w:p w14:paraId="1BA0EE69" w14:textId="77777777" w:rsidR="00744E8A" w:rsidRPr="00530C83" w:rsidRDefault="00744E8A" w:rsidP="00744E8A">
              <w:pPr>
                <w:pStyle w:val="Bibliography"/>
                <w:ind w:left="720" w:hanging="720"/>
                <w:rPr>
                  <w:noProof/>
                </w:rPr>
              </w:pPr>
              <w:r w:rsidRPr="00530C83">
                <w:rPr>
                  <w:noProof/>
                </w:rPr>
                <w:t xml:space="preserve">Fontaine, M., &amp; Carlson, P. (2001). Evaluation of speed displays and rumble strips in rural-maintenance work zones. </w:t>
              </w:r>
              <w:r w:rsidRPr="00530C83">
                <w:rPr>
                  <w:i/>
                  <w:iCs/>
                  <w:noProof/>
                </w:rPr>
                <w:t>Transportation Research Record, 1745</w:t>
              </w:r>
              <w:r w:rsidRPr="00530C83">
                <w:rPr>
                  <w:noProof/>
                </w:rPr>
                <w:t>, 27-38.</w:t>
              </w:r>
            </w:p>
            <w:p w14:paraId="07E6E8C5" w14:textId="77777777" w:rsidR="00744E8A" w:rsidRPr="00530C83" w:rsidRDefault="00744E8A" w:rsidP="00744E8A">
              <w:pPr>
                <w:pStyle w:val="Bibliography"/>
                <w:ind w:left="720" w:hanging="720"/>
                <w:rPr>
                  <w:noProof/>
                </w:rPr>
              </w:pPr>
              <w:r w:rsidRPr="00530C83">
                <w:rPr>
                  <w:noProof/>
                </w:rPr>
                <w:t xml:space="preserve">Gambatese, J., &amp; Jafarnejad, A. (2015). </w:t>
              </w:r>
              <w:r w:rsidRPr="00530C83">
                <w:rPr>
                  <w:i/>
                  <w:iCs/>
                  <w:noProof/>
                </w:rPr>
                <w:t>Evaluation of Radar Speed Display for Mobile Maintenance.</w:t>
              </w:r>
              <w:r w:rsidRPr="00530C83">
                <w:rPr>
                  <w:noProof/>
                </w:rPr>
                <w:t xml:space="preserve"> Salem, Oregon: Oregon Department of Transportation Research Unit.</w:t>
              </w:r>
            </w:p>
            <w:p w14:paraId="407C9101" w14:textId="77777777" w:rsidR="00744E8A" w:rsidRPr="00530C83" w:rsidRDefault="00744E8A" w:rsidP="00744E8A">
              <w:pPr>
                <w:pStyle w:val="Bibliography"/>
                <w:ind w:left="720" w:hanging="720"/>
                <w:rPr>
                  <w:noProof/>
                </w:rPr>
              </w:pPr>
              <w:r w:rsidRPr="00530C83">
                <w:rPr>
                  <w:noProof/>
                </w:rPr>
                <w:t xml:space="preserve">Gambatese, J., &amp; Zhang, F. (2014). </w:t>
              </w:r>
              <w:r w:rsidRPr="00530C83">
                <w:rPr>
                  <w:i/>
                  <w:iCs/>
                  <w:noProof/>
                </w:rPr>
                <w:t>Safe and effective speed reductions for freeway work zones Phase 2.</w:t>
              </w:r>
              <w:r w:rsidRPr="00530C83">
                <w:rPr>
                  <w:noProof/>
                </w:rPr>
                <w:t xml:space="preserve"> Salem, OR: Oregon Department of Transportation.</w:t>
              </w:r>
            </w:p>
            <w:p w14:paraId="05D39920" w14:textId="77777777" w:rsidR="00744E8A" w:rsidRPr="00530C83" w:rsidRDefault="00744E8A" w:rsidP="00744E8A">
              <w:pPr>
                <w:pStyle w:val="Bibliography"/>
                <w:ind w:left="720" w:hanging="720"/>
                <w:rPr>
                  <w:noProof/>
                </w:rPr>
              </w:pPr>
              <w:r w:rsidRPr="00530C83">
                <w:rPr>
                  <w:noProof/>
                </w:rPr>
                <w:t xml:space="preserve">Hajbabie, A., Medina, J., Wang, M., Benekohal, R. F., &amp; Chitturi, M. (2011). Sustained and halo effects of various speed reduction treatments in highway work zones. </w:t>
              </w:r>
              <w:r w:rsidRPr="00530C83">
                <w:rPr>
                  <w:i/>
                  <w:iCs/>
                  <w:noProof/>
                </w:rPr>
                <w:t>Transportation Research Record</w:t>
              </w:r>
              <w:r w:rsidRPr="00530C83">
                <w:rPr>
                  <w:noProof/>
                </w:rPr>
                <w:t>, 118-128.</w:t>
              </w:r>
            </w:p>
            <w:p w14:paraId="21A61839" w14:textId="77777777" w:rsidR="00744E8A" w:rsidRPr="00530C83" w:rsidRDefault="00744E8A" w:rsidP="00744E8A">
              <w:pPr>
                <w:pStyle w:val="Bibliography"/>
                <w:ind w:left="720" w:hanging="720"/>
                <w:rPr>
                  <w:noProof/>
                </w:rPr>
              </w:pPr>
              <w:r w:rsidRPr="00530C83">
                <w:rPr>
                  <w:noProof/>
                </w:rPr>
                <w:t xml:space="preserve">Hallmark, S., &amp; Hawkins, H. K. (2015). Use of DSFS as a Speed Transition Zone Countermeasures in Small, Rural Communities. </w:t>
              </w:r>
              <w:r w:rsidRPr="00530C83">
                <w:rPr>
                  <w:i/>
                  <w:iCs/>
                  <w:noProof/>
                </w:rPr>
                <w:t>2015 IEEE 18th International Conference on Intelligent Transportation Systems</w:t>
              </w:r>
              <w:r w:rsidRPr="00530C83">
                <w:rPr>
                  <w:noProof/>
                </w:rPr>
                <w:t xml:space="preserve"> (pp. 1448-1454). Canary Islands, Spain: IEEE Computer Society.</w:t>
              </w:r>
            </w:p>
            <w:p w14:paraId="7BFC1400" w14:textId="77777777" w:rsidR="00744E8A" w:rsidRPr="00530C83" w:rsidRDefault="00744E8A" w:rsidP="00744E8A">
              <w:pPr>
                <w:pStyle w:val="Bibliography"/>
                <w:ind w:left="720" w:hanging="720"/>
                <w:rPr>
                  <w:noProof/>
                </w:rPr>
              </w:pPr>
              <w:r w:rsidRPr="00530C83">
                <w:rPr>
                  <w:noProof/>
                </w:rPr>
                <w:t xml:space="preserve">Hallmark, S., Hawkins, N., &amp; Smadi, O. (2015). </w:t>
              </w:r>
              <w:r w:rsidRPr="00530C83">
                <w:rPr>
                  <w:i/>
                  <w:iCs/>
                  <w:noProof/>
                </w:rPr>
                <w:t>Evaluation of dynamic speed feedback signs on curves: A national demonstration project.</w:t>
              </w:r>
              <w:r w:rsidRPr="00530C83">
                <w:rPr>
                  <w:noProof/>
                </w:rPr>
                <w:t xml:space="preserve"> McClean, VA: Office of Infrastructure Research and Development, Federal Highway Administration.</w:t>
              </w:r>
            </w:p>
            <w:p w14:paraId="10984747" w14:textId="77777777" w:rsidR="00744E8A" w:rsidRPr="00530C83" w:rsidRDefault="00744E8A" w:rsidP="00744E8A">
              <w:pPr>
                <w:pStyle w:val="Bibliography"/>
                <w:ind w:left="720" w:hanging="720"/>
                <w:rPr>
                  <w:noProof/>
                </w:rPr>
              </w:pPr>
              <w:r w:rsidRPr="00530C83">
                <w:rPr>
                  <w:noProof/>
                </w:rPr>
                <w:t xml:space="preserve">Hallmark, S., Knickerbocker, S., &amp; Hawkins, N. (2013). </w:t>
              </w:r>
              <w:r w:rsidRPr="00530C83">
                <w:rPr>
                  <w:i/>
                  <w:iCs/>
                  <w:noProof/>
                </w:rPr>
                <w:t>Evaluation of Low Cost Traffic Calming for Rural Communities -- Phase II [Updated].</w:t>
              </w:r>
              <w:r w:rsidRPr="00530C83">
                <w:rPr>
                  <w:noProof/>
                </w:rPr>
                <w:t xml:space="preserve"> Ames: Institute for Transportation, Iowa State University.</w:t>
              </w:r>
            </w:p>
            <w:p w14:paraId="3CF32B43" w14:textId="77777777" w:rsidR="00744E8A" w:rsidRPr="00530C83" w:rsidRDefault="00744E8A" w:rsidP="00744E8A">
              <w:pPr>
                <w:pStyle w:val="Bibliography"/>
                <w:ind w:left="720" w:hanging="720"/>
                <w:rPr>
                  <w:noProof/>
                </w:rPr>
              </w:pPr>
              <w:r w:rsidRPr="00530C83">
                <w:rPr>
                  <w:noProof/>
                </w:rPr>
                <w:t xml:space="preserve">Hallmark, S., Peterson, E., Fitzsimmons, E., Hawkins, N., Resler, J., &amp; Welch, T. (2007). </w:t>
              </w:r>
              <w:r w:rsidRPr="00530C83">
                <w:rPr>
                  <w:i/>
                  <w:iCs/>
                  <w:noProof/>
                </w:rPr>
                <w:t>Evaluationn of gateway and low-cost traffic-calming treatments for major routes in small, rural communities.</w:t>
              </w:r>
              <w:r w:rsidRPr="00530C83">
                <w:rPr>
                  <w:noProof/>
                </w:rPr>
                <w:t xml:space="preserve"> Ames: Center for Transportation Research and Education, Iowa State University.</w:t>
              </w:r>
            </w:p>
            <w:p w14:paraId="57CF7338" w14:textId="77777777" w:rsidR="00744E8A" w:rsidRPr="00530C83" w:rsidRDefault="00744E8A" w:rsidP="00744E8A">
              <w:pPr>
                <w:pStyle w:val="Bibliography"/>
                <w:ind w:left="720" w:hanging="720"/>
                <w:rPr>
                  <w:noProof/>
                </w:rPr>
              </w:pPr>
              <w:r w:rsidRPr="00530C83">
                <w:rPr>
                  <w:noProof/>
                </w:rPr>
                <w:t xml:space="preserve">Jeihani, M., Ardeshiri, A., &amp; Naeeni, A. (2012). </w:t>
              </w:r>
              <w:r w:rsidRPr="00530C83">
                <w:rPr>
                  <w:i/>
                  <w:iCs/>
                  <w:noProof/>
                </w:rPr>
                <w:t>Evaluating the effectiveness of dynamic speed display signs.</w:t>
              </w:r>
              <w:r w:rsidRPr="00530C83">
                <w:rPr>
                  <w:noProof/>
                </w:rPr>
                <w:t xml:space="preserve"> Baltimore, MD: Morgan State University National Transportation Center.</w:t>
              </w:r>
            </w:p>
            <w:p w14:paraId="4C8408EE" w14:textId="77777777" w:rsidR="00744E8A" w:rsidRPr="00530C83" w:rsidRDefault="00744E8A" w:rsidP="00744E8A">
              <w:pPr>
                <w:pStyle w:val="Bibliography"/>
                <w:ind w:left="720" w:hanging="720"/>
                <w:rPr>
                  <w:noProof/>
                </w:rPr>
              </w:pPr>
              <w:r w:rsidRPr="00530C83">
                <w:rPr>
                  <w:noProof/>
                </w:rPr>
                <w:t xml:space="preserve">Kamyab, A., Andrle, S., &amp; Kroeger, D. (2002). </w:t>
              </w:r>
              <w:r w:rsidRPr="00530C83">
                <w:rPr>
                  <w:i/>
                  <w:iCs/>
                  <w:noProof/>
                </w:rPr>
                <w:t>Methods to reduce traffic speed in high pedestrian areas.</w:t>
              </w:r>
              <w:r w:rsidRPr="00530C83">
                <w:rPr>
                  <w:noProof/>
                </w:rPr>
                <w:t xml:space="preserve"> St. Paul: Minnesota Department of Transportation.</w:t>
              </w:r>
            </w:p>
            <w:p w14:paraId="00576749" w14:textId="77777777" w:rsidR="00744E8A" w:rsidRPr="00530C83" w:rsidRDefault="00744E8A" w:rsidP="00744E8A">
              <w:pPr>
                <w:pStyle w:val="Bibliography"/>
                <w:ind w:left="720" w:hanging="720"/>
                <w:rPr>
                  <w:noProof/>
                </w:rPr>
              </w:pPr>
              <w:r w:rsidRPr="00530C83">
                <w:rPr>
                  <w:noProof/>
                </w:rPr>
                <w:t xml:space="preserve">Kloeden, C., McLean, A., Moore, V., &amp; Ponte, G. (1997). </w:t>
              </w:r>
              <w:r w:rsidRPr="00530C83">
                <w:rPr>
                  <w:i/>
                  <w:iCs/>
                  <w:noProof/>
                </w:rPr>
                <w:t>Traveling speed and the risk of crash involvement.</w:t>
              </w:r>
              <w:r w:rsidRPr="00530C83">
                <w:rPr>
                  <w:noProof/>
                </w:rPr>
                <w:t xml:space="preserve"> Adelaide, Australia: NHMRC Road Accident Research Unit, The University of Adelaide.</w:t>
              </w:r>
            </w:p>
            <w:p w14:paraId="3422004F" w14:textId="77777777" w:rsidR="00744E8A" w:rsidRPr="00530C83" w:rsidRDefault="00744E8A" w:rsidP="00744E8A">
              <w:pPr>
                <w:pStyle w:val="Bibliography"/>
                <w:ind w:left="720" w:hanging="720"/>
                <w:rPr>
                  <w:noProof/>
                </w:rPr>
              </w:pPr>
              <w:r w:rsidRPr="00530C83">
                <w:rPr>
                  <w:noProof/>
                </w:rPr>
                <w:t xml:space="preserve">Knapp, K., &amp; Robinson, F. (2012). </w:t>
              </w:r>
              <w:r w:rsidRPr="00530C83">
                <w:rPr>
                  <w:i/>
                  <w:iCs/>
                  <w:noProof/>
                </w:rPr>
                <w:t>The vehicle speed impacts of a dynamic horizontal curve warning sign on low-volume local roadways.</w:t>
              </w:r>
              <w:r w:rsidRPr="00530C83">
                <w:rPr>
                  <w:noProof/>
                </w:rPr>
                <w:t xml:space="preserve"> St. Paul: Minnesota Department of Transportation.</w:t>
              </w:r>
            </w:p>
            <w:p w14:paraId="1772B7A9" w14:textId="77777777" w:rsidR="00744E8A" w:rsidRPr="00530C83" w:rsidRDefault="00744E8A" w:rsidP="00744E8A">
              <w:pPr>
                <w:pStyle w:val="Bibliography"/>
                <w:ind w:left="720" w:hanging="720"/>
                <w:rPr>
                  <w:noProof/>
                </w:rPr>
              </w:pPr>
              <w:r w:rsidRPr="00530C83">
                <w:rPr>
                  <w:noProof/>
                </w:rPr>
                <w:t xml:space="preserve">Koricheva, J., &amp; Gurevitch, J. (2016). Place of Meta-analysis among Other Methods of Research Synthesis. In J. Koricheva, J. Gurevitch, &amp; K. Mengersen (Eds.), </w:t>
              </w:r>
              <w:r w:rsidRPr="00530C83">
                <w:rPr>
                  <w:i/>
                  <w:iCs/>
                  <w:noProof/>
                </w:rPr>
                <w:t>Handbook of Meta-analysis in Ecology and Evolution</w:t>
              </w:r>
              <w:r w:rsidRPr="00530C83">
                <w:rPr>
                  <w:noProof/>
                </w:rPr>
                <w:t xml:space="preserve"> (pp. 3-13). Princeton, NJ: Princeton University Press.</w:t>
              </w:r>
            </w:p>
            <w:p w14:paraId="26FC91E8" w14:textId="77777777" w:rsidR="00744E8A" w:rsidRPr="00530C83" w:rsidRDefault="00744E8A" w:rsidP="00744E8A">
              <w:pPr>
                <w:pStyle w:val="Bibliography"/>
                <w:ind w:left="720" w:hanging="720"/>
                <w:rPr>
                  <w:noProof/>
                </w:rPr>
              </w:pPr>
              <w:r w:rsidRPr="00530C83">
                <w:rPr>
                  <w:noProof/>
                </w:rPr>
                <w:t xml:space="preserve">Lee, C., Lee, S., Choi, B., &amp; Oh, Y. (2005). Effectiveness of speed-monitoring displays in speed reduction in school zones. </w:t>
              </w:r>
              <w:r w:rsidRPr="00530C83">
                <w:rPr>
                  <w:i/>
                  <w:iCs/>
                  <w:noProof/>
                </w:rPr>
                <w:t>Transportation Research Record</w:t>
              </w:r>
              <w:r w:rsidRPr="00530C83">
                <w:rPr>
                  <w:noProof/>
                </w:rPr>
                <w:t>, 27-35.</w:t>
              </w:r>
            </w:p>
            <w:p w14:paraId="42763E02" w14:textId="77777777" w:rsidR="00744E8A" w:rsidRPr="00530C83" w:rsidRDefault="00744E8A" w:rsidP="00744E8A">
              <w:pPr>
                <w:pStyle w:val="Bibliography"/>
                <w:ind w:left="720" w:hanging="720"/>
                <w:rPr>
                  <w:noProof/>
                </w:rPr>
              </w:pPr>
              <w:r w:rsidRPr="00530C83">
                <w:rPr>
                  <w:noProof/>
                </w:rPr>
                <w:t xml:space="preserve">Mattox, J., Sarasua, W., Ogle, J., Eckenrode, R., &amp; Dunning, A. (2007). Development and evaluation of speed-activated sign to reduce speeds in work zones. </w:t>
              </w:r>
              <w:r w:rsidRPr="00530C83">
                <w:rPr>
                  <w:i/>
                  <w:iCs/>
                  <w:noProof/>
                </w:rPr>
                <w:t>Transportation Research Record</w:t>
              </w:r>
              <w:r w:rsidRPr="00530C83">
                <w:rPr>
                  <w:noProof/>
                </w:rPr>
                <w:t>, 3-11.</w:t>
              </w:r>
            </w:p>
            <w:p w14:paraId="4D35AC91" w14:textId="77777777" w:rsidR="00744E8A" w:rsidRPr="00530C83" w:rsidRDefault="00744E8A" w:rsidP="00744E8A">
              <w:pPr>
                <w:pStyle w:val="Bibliography"/>
                <w:ind w:left="720" w:hanging="720"/>
                <w:rPr>
                  <w:noProof/>
                </w:rPr>
              </w:pPr>
              <w:r w:rsidRPr="00530C83">
                <w:rPr>
                  <w:noProof/>
                </w:rPr>
                <w:lastRenderedPageBreak/>
                <w:t xml:space="preserve">McCoy, P., &amp; Pesti, G. (2001). </w:t>
              </w:r>
              <w:r w:rsidRPr="00530C83">
                <w:rPr>
                  <w:i/>
                  <w:iCs/>
                  <w:noProof/>
                </w:rPr>
                <w:t>Smart work zone technology evaluations: speed monitoring displays and condition-responsive, real-time travel information systems.</w:t>
              </w:r>
              <w:r w:rsidRPr="00530C83">
                <w:rPr>
                  <w:noProof/>
                </w:rPr>
                <w:t xml:space="preserve"> Lincoln: Mid-America Transportation Center, University of Nebraska-Lincoln.</w:t>
              </w:r>
            </w:p>
            <w:p w14:paraId="1F2A085A" w14:textId="77777777" w:rsidR="00744E8A" w:rsidRPr="00530C83" w:rsidRDefault="00744E8A" w:rsidP="00744E8A">
              <w:pPr>
                <w:pStyle w:val="Bibliography"/>
                <w:ind w:left="720" w:hanging="720"/>
                <w:rPr>
                  <w:noProof/>
                </w:rPr>
              </w:pPr>
              <w:r w:rsidRPr="00530C83">
                <w:rPr>
                  <w:noProof/>
                </w:rPr>
                <w:t xml:space="preserve">McCoy, P., Bonneson, J., &amp; Kollbaum, J. (1995). Speed reduction effects of speed monitoring displays with radar in work zones on interstate highways. </w:t>
              </w:r>
              <w:r w:rsidRPr="00530C83">
                <w:rPr>
                  <w:i/>
                  <w:iCs/>
                  <w:noProof/>
                </w:rPr>
                <w:t>Transportation Research Record</w:t>
              </w:r>
              <w:r w:rsidRPr="00530C83">
                <w:rPr>
                  <w:noProof/>
                </w:rPr>
                <w:t>, 65-72.</w:t>
              </w:r>
            </w:p>
            <w:p w14:paraId="2A8F17B9" w14:textId="77777777" w:rsidR="00744E8A" w:rsidRPr="00530C83" w:rsidRDefault="00744E8A" w:rsidP="00744E8A">
              <w:pPr>
                <w:pStyle w:val="Bibliography"/>
                <w:ind w:left="720" w:hanging="720"/>
                <w:rPr>
                  <w:noProof/>
                </w:rPr>
              </w:pPr>
              <w:r w:rsidRPr="00530C83">
                <w:rPr>
                  <w:noProof/>
                </w:rPr>
                <w:t xml:space="preserve">Medina, J., Benekohal, R., Hajbabaie, A., Wang, M., &amp; Chitturi, M. (2009). Downstream effects of speed photo-radar enforcement and other speed reduction treatments on work zones. </w:t>
              </w:r>
              <w:r w:rsidRPr="00530C83">
                <w:rPr>
                  <w:i/>
                  <w:iCs/>
                  <w:noProof/>
                </w:rPr>
                <w:t>Transportation Research Record</w:t>
              </w:r>
              <w:r w:rsidRPr="00530C83">
                <w:rPr>
                  <w:noProof/>
                </w:rPr>
                <w:t>, 24-33.</w:t>
              </w:r>
            </w:p>
            <w:p w14:paraId="4E8DE26E" w14:textId="77777777" w:rsidR="00744E8A" w:rsidRPr="00530C83" w:rsidRDefault="00744E8A" w:rsidP="00744E8A">
              <w:pPr>
                <w:pStyle w:val="Bibliography"/>
                <w:ind w:left="720" w:hanging="720"/>
                <w:rPr>
                  <w:noProof/>
                </w:rPr>
              </w:pPr>
              <w:r w:rsidRPr="00530C83">
                <w:rPr>
                  <w:noProof/>
                </w:rPr>
                <w:t xml:space="preserve">Meyer, E. (2000). Evaluation of two strategies for improving safety in highway work zones. </w:t>
              </w:r>
              <w:r w:rsidRPr="00530C83">
                <w:rPr>
                  <w:i/>
                  <w:iCs/>
                  <w:noProof/>
                </w:rPr>
                <w:t>Mid-Continent Transportation Symposium 2000 Proceedings</w:t>
              </w:r>
              <w:r w:rsidRPr="00530C83">
                <w:rPr>
                  <w:noProof/>
                </w:rPr>
                <w:t xml:space="preserve"> (pp. 62-66). Ames: Iowa State University.</w:t>
              </w:r>
            </w:p>
            <w:p w14:paraId="34348814" w14:textId="77777777" w:rsidR="00744E8A" w:rsidRPr="00530C83" w:rsidRDefault="00744E8A" w:rsidP="00744E8A">
              <w:pPr>
                <w:pStyle w:val="Bibliography"/>
                <w:ind w:left="720" w:hanging="720"/>
                <w:rPr>
                  <w:noProof/>
                </w:rPr>
              </w:pPr>
              <w:r w:rsidRPr="00530C83">
                <w:rPr>
                  <w:noProof/>
                </w:rPr>
                <w:t xml:space="preserve">National Highway Traffic Safety Administration. (2014). </w:t>
              </w:r>
              <w:r w:rsidRPr="00530C83">
                <w:rPr>
                  <w:i/>
                  <w:iCs/>
                  <w:noProof/>
                </w:rPr>
                <w:t>Traffic safety facts 2012 data: Speeding.</w:t>
              </w:r>
              <w:r w:rsidRPr="00530C83">
                <w:rPr>
                  <w:noProof/>
                </w:rPr>
                <w:t xml:space="preserve"> Washington, D.C.: Author.</w:t>
              </w:r>
            </w:p>
            <w:p w14:paraId="5E55333E" w14:textId="77777777" w:rsidR="00744E8A" w:rsidRPr="00530C83" w:rsidRDefault="00744E8A" w:rsidP="00744E8A">
              <w:pPr>
                <w:pStyle w:val="Bibliography"/>
                <w:ind w:left="720" w:hanging="720"/>
                <w:rPr>
                  <w:noProof/>
                </w:rPr>
              </w:pPr>
              <w:r w:rsidRPr="00530C83">
                <w:rPr>
                  <w:noProof/>
                </w:rPr>
                <w:t xml:space="preserve">National Highway Traffic Safety Administration. (2014, May). </w:t>
              </w:r>
              <w:r w:rsidRPr="00530C83">
                <w:rPr>
                  <w:i/>
                  <w:iCs/>
                  <w:noProof/>
                </w:rPr>
                <w:t>Traffic Safety Facts. 2012 Data. Speeding.</w:t>
              </w:r>
              <w:r w:rsidRPr="00530C83">
                <w:rPr>
                  <w:noProof/>
                </w:rPr>
                <w:t xml:space="preserve"> Retrieved June 13, 2016, from http://www-nrd.nhtsa.dot.gov/Pubs/812021.pdf</w:t>
              </w:r>
            </w:p>
            <w:p w14:paraId="059BB269" w14:textId="77777777" w:rsidR="00744E8A" w:rsidRPr="00530C83" w:rsidRDefault="00744E8A" w:rsidP="00744E8A">
              <w:pPr>
                <w:pStyle w:val="Bibliography"/>
                <w:ind w:left="720" w:hanging="720"/>
                <w:rPr>
                  <w:noProof/>
                </w:rPr>
              </w:pPr>
              <w:r w:rsidRPr="00530C83">
                <w:rPr>
                  <w:noProof/>
                </w:rPr>
                <w:t xml:space="preserve">O'Brien, S., &amp; Simpson, C. (2012). Use of "Your Speed" changeable message signs in school zones: Experience from North Carolina Safe Routes to School Program. </w:t>
              </w:r>
              <w:r w:rsidRPr="00530C83">
                <w:rPr>
                  <w:i/>
                  <w:iCs/>
                  <w:noProof/>
                </w:rPr>
                <w:t>Transportation Research Record</w:t>
              </w:r>
              <w:r w:rsidRPr="00530C83">
                <w:rPr>
                  <w:noProof/>
                </w:rPr>
                <w:t>.</w:t>
              </w:r>
            </w:p>
            <w:p w14:paraId="4118144D" w14:textId="77777777" w:rsidR="00744E8A" w:rsidRPr="00530C83" w:rsidRDefault="00744E8A" w:rsidP="00744E8A">
              <w:pPr>
                <w:pStyle w:val="Bibliography"/>
                <w:ind w:left="720" w:hanging="720"/>
                <w:rPr>
                  <w:noProof/>
                </w:rPr>
              </w:pPr>
              <w:r w:rsidRPr="00530C83">
                <w:rPr>
                  <w:noProof/>
                </w:rPr>
                <w:t xml:space="preserve">Pesti, G., &amp; McCoy, P. (2011). Long-term effectiveness of speed monitoring displays in work zones on rural interstate highways. </w:t>
              </w:r>
              <w:r w:rsidRPr="00530C83">
                <w:rPr>
                  <w:i/>
                  <w:iCs/>
                  <w:noProof/>
                </w:rPr>
                <w:t>Transportation Research Record</w:t>
              </w:r>
              <w:r w:rsidRPr="00530C83">
                <w:rPr>
                  <w:noProof/>
                </w:rPr>
                <w:t>, 21-30.</w:t>
              </w:r>
            </w:p>
            <w:p w14:paraId="53CFA39D" w14:textId="77777777" w:rsidR="00744E8A" w:rsidRPr="00530C83" w:rsidRDefault="00744E8A" w:rsidP="00744E8A">
              <w:pPr>
                <w:pStyle w:val="Bibliography"/>
                <w:ind w:left="720" w:hanging="720"/>
                <w:rPr>
                  <w:noProof/>
                </w:rPr>
              </w:pPr>
              <w:r w:rsidRPr="00530C83">
                <w:rPr>
                  <w:noProof/>
                </w:rPr>
                <w:t xml:space="preserve">Reddy, V., Datta, T., Savolainen, P., &amp; Pinapaka, S. (2008). </w:t>
              </w:r>
              <w:r w:rsidRPr="00530C83">
                <w:rPr>
                  <w:i/>
                  <w:iCs/>
                  <w:noProof/>
                </w:rPr>
                <w:t>Evaluation of innovative safety treatments: A study of the effectiveness of motorist awareness systme in construction work zones.</w:t>
              </w:r>
              <w:r w:rsidRPr="00530C83">
                <w:rPr>
                  <w:noProof/>
                </w:rPr>
                <w:t xml:space="preserve"> Tallahassee: Florida Department of Transportation.</w:t>
              </w:r>
            </w:p>
            <w:p w14:paraId="5FC4AF7A" w14:textId="77777777" w:rsidR="00744E8A" w:rsidRPr="00530C83" w:rsidRDefault="00744E8A" w:rsidP="00744E8A">
              <w:pPr>
                <w:pStyle w:val="Bibliography"/>
                <w:ind w:left="720" w:hanging="720"/>
                <w:rPr>
                  <w:noProof/>
                </w:rPr>
              </w:pPr>
              <w:r w:rsidRPr="00530C83">
                <w:rPr>
                  <w:noProof/>
                </w:rPr>
                <w:t xml:space="preserve">Richard, C., Campbell, J., Lichty, M., Brown, J., Chrysler, S., Lee, J., . . . &amp; Reagle, G. (2013). </w:t>
              </w:r>
              <w:r w:rsidRPr="00530C83">
                <w:rPr>
                  <w:i/>
                  <w:iCs/>
                  <w:noProof/>
                </w:rPr>
                <w:t>Motivations for speeding, Volume II: Findings report.</w:t>
              </w:r>
              <w:r w:rsidRPr="00530C83">
                <w:rPr>
                  <w:noProof/>
                </w:rPr>
                <w:t xml:space="preserve"> Washington, DC: National Highway Traffic Safety Administration.</w:t>
              </w:r>
            </w:p>
            <w:p w14:paraId="178CB550" w14:textId="77777777" w:rsidR="00744E8A" w:rsidRPr="00530C83" w:rsidRDefault="00744E8A" w:rsidP="00744E8A">
              <w:pPr>
                <w:pStyle w:val="Bibliography"/>
                <w:ind w:left="720" w:hanging="720"/>
                <w:rPr>
                  <w:noProof/>
                </w:rPr>
              </w:pPr>
              <w:r w:rsidRPr="00530C83">
                <w:rPr>
                  <w:noProof/>
                </w:rPr>
                <w:t xml:space="preserve">Roberts, C., &amp; Smaglik, E. (2012). Driver feedback on monetary penalty and its impact on work zone speed. </w:t>
              </w:r>
              <w:r w:rsidRPr="00530C83">
                <w:rPr>
                  <w:i/>
                  <w:iCs/>
                  <w:noProof/>
                </w:rPr>
                <w:t>Transportation Research Record</w:t>
              </w:r>
              <w:r w:rsidRPr="00530C83">
                <w:rPr>
                  <w:noProof/>
                </w:rPr>
                <w:t>, 27-34.</w:t>
              </w:r>
            </w:p>
            <w:p w14:paraId="0C147750" w14:textId="77777777" w:rsidR="00744E8A" w:rsidRPr="00530C83" w:rsidRDefault="00744E8A" w:rsidP="00744E8A">
              <w:pPr>
                <w:pStyle w:val="Bibliography"/>
                <w:ind w:left="720" w:hanging="720"/>
                <w:rPr>
                  <w:noProof/>
                </w:rPr>
              </w:pPr>
              <w:r w:rsidRPr="00530C83">
                <w:rPr>
                  <w:noProof/>
                </w:rPr>
                <w:t xml:space="preserve">Robinson, F. (2012). </w:t>
              </w:r>
              <w:r w:rsidRPr="00530C83">
                <w:rPr>
                  <w:i/>
                  <w:iCs/>
                  <w:noProof/>
                </w:rPr>
                <w:t>The vehicle speed impacts of dynamic horizontal curve warning sign on low-volume local roadways.</w:t>
              </w:r>
              <w:r w:rsidRPr="00530C83">
                <w:rPr>
                  <w:noProof/>
                </w:rPr>
                <w:t xml:space="preserve"> St. Paul: Minnesota Department of Transportation.</w:t>
              </w:r>
            </w:p>
            <w:p w14:paraId="0831E2DA" w14:textId="77777777" w:rsidR="00744E8A" w:rsidRPr="00530C83" w:rsidRDefault="00744E8A" w:rsidP="00744E8A">
              <w:pPr>
                <w:pStyle w:val="Bibliography"/>
                <w:ind w:left="720" w:hanging="720"/>
                <w:rPr>
                  <w:noProof/>
                </w:rPr>
              </w:pPr>
              <w:r w:rsidRPr="00530C83">
                <w:rPr>
                  <w:noProof/>
                </w:rPr>
                <w:t xml:space="preserve">Saito, M., &amp; Ash, K. (2005). </w:t>
              </w:r>
              <w:r w:rsidRPr="00530C83">
                <w:rPr>
                  <w:i/>
                  <w:iCs/>
                  <w:noProof/>
                </w:rPr>
                <w:t>Evaluation of four recent traffic safety initiatives, Volume IV: Increasing speed limit compliance in reduced speed school ones.</w:t>
              </w:r>
              <w:r w:rsidRPr="00530C83">
                <w:rPr>
                  <w:noProof/>
                </w:rPr>
                <w:t xml:space="preserve"> Salt Lake City, Utah: Utah Department of Transportation Research Division.</w:t>
              </w:r>
            </w:p>
            <w:p w14:paraId="7CD86DCE" w14:textId="77777777" w:rsidR="00744E8A" w:rsidRPr="00530C83" w:rsidRDefault="00744E8A" w:rsidP="00744E8A">
              <w:pPr>
                <w:pStyle w:val="Bibliography"/>
                <w:ind w:left="720" w:hanging="720"/>
                <w:rPr>
                  <w:noProof/>
                </w:rPr>
              </w:pPr>
              <w:r w:rsidRPr="00530C83">
                <w:rPr>
                  <w:noProof/>
                </w:rPr>
                <w:t xml:space="preserve">Santiago-Chaparro, K., Chitturi, M., Bill, A., &amp; Noyce, D. (2012). Spatial effectiveness of speed feedback signs. </w:t>
              </w:r>
              <w:r w:rsidRPr="00530C83">
                <w:rPr>
                  <w:i/>
                  <w:iCs/>
                  <w:noProof/>
                </w:rPr>
                <w:t>Transportation Research Record</w:t>
              </w:r>
              <w:r w:rsidRPr="00530C83">
                <w:rPr>
                  <w:noProof/>
                </w:rPr>
                <w:t>, 8-15.</w:t>
              </w:r>
            </w:p>
            <w:p w14:paraId="15F962E9" w14:textId="77777777" w:rsidR="00744E8A" w:rsidRPr="00530C83" w:rsidRDefault="00744E8A" w:rsidP="00744E8A">
              <w:pPr>
                <w:pStyle w:val="Bibliography"/>
                <w:ind w:left="720" w:hanging="720"/>
                <w:rPr>
                  <w:noProof/>
                </w:rPr>
              </w:pPr>
              <w:r w:rsidRPr="00530C83">
                <w:rPr>
                  <w:noProof/>
                </w:rPr>
                <w:t xml:space="preserve">Sarasua, W., Ogle, J., &amp; Chowdhury, M. (2006). </w:t>
              </w:r>
              <w:r w:rsidRPr="00530C83">
                <w:rPr>
                  <w:i/>
                  <w:iCs/>
                  <w:noProof/>
                </w:rPr>
                <w:t>Better management of speed control in work zones.</w:t>
              </w:r>
              <w:r w:rsidRPr="00530C83">
                <w:rPr>
                  <w:noProof/>
                </w:rPr>
                <w:t xml:space="preserve"> Columbia, SC: South Carolina Department of Transportation.</w:t>
              </w:r>
            </w:p>
            <w:p w14:paraId="1B544DDA" w14:textId="77777777" w:rsidR="00744E8A" w:rsidRPr="00530C83" w:rsidRDefault="00744E8A" w:rsidP="00744E8A">
              <w:pPr>
                <w:pStyle w:val="Bibliography"/>
                <w:ind w:left="720" w:hanging="720"/>
                <w:rPr>
                  <w:noProof/>
                </w:rPr>
              </w:pPr>
              <w:r w:rsidRPr="00530C83">
                <w:rPr>
                  <w:noProof/>
                </w:rPr>
                <w:t xml:space="preserve">Schoenecker, T., Sandberg, W., Sebastian, K., &amp; Soler, P. (n.d.). </w:t>
              </w:r>
              <w:r w:rsidRPr="00530C83">
                <w:rPr>
                  <w:i/>
                  <w:iCs/>
                  <w:noProof/>
                </w:rPr>
                <w:t>Long-term effectiveness of dynamic speed monitoring display (DSMD) signs for speed management at speed limit transitions.</w:t>
              </w:r>
              <w:r w:rsidRPr="00530C83">
                <w:rPr>
                  <w:noProof/>
                </w:rPr>
                <w:t xml:space="preserve"> </w:t>
              </w:r>
            </w:p>
            <w:p w14:paraId="0C3B696F" w14:textId="77777777" w:rsidR="00744E8A" w:rsidRPr="00530C83" w:rsidRDefault="00744E8A" w:rsidP="00744E8A">
              <w:pPr>
                <w:pStyle w:val="Bibliography"/>
                <w:ind w:left="720" w:hanging="720"/>
                <w:rPr>
                  <w:noProof/>
                </w:rPr>
              </w:pPr>
              <w:r w:rsidRPr="00530C83">
                <w:rPr>
                  <w:noProof/>
                </w:rPr>
                <w:t xml:space="preserve">Schroeder, P., Kostynuik, L., &amp; Mack, M. (2013). </w:t>
              </w:r>
              <w:r w:rsidRPr="00530C83">
                <w:rPr>
                  <w:i/>
                  <w:iCs/>
                  <w:noProof/>
                </w:rPr>
                <w:t>2011 National survey of speeding attitudes and behaviors.</w:t>
              </w:r>
              <w:r w:rsidRPr="00530C83">
                <w:rPr>
                  <w:noProof/>
                </w:rPr>
                <w:t xml:space="preserve"> Washington, DC: National Highway Traffic Safety Administration.</w:t>
              </w:r>
            </w:p>
            <w:p w14:paraId="5E487481" w14:textId="77777777" w:rsidR="00744E8A" w:rsidRPr="00530C83" w:rsidRDefault="00744E8A" w:rsidP="00744E8A">
              <w:pPr>
                <w:pStyle w:val="Bibliography"/>
                <w:ind w:left="720" w:hanging="720"/>
                <w:rPr>
                  <w:noProof/>
                </w:rPr>
              </w:pPr>
              <w:r w:rsidRPr="00530C83">
                <w:rPr>
                  <w:noProof/>
                </w:rPr>
                <w:t xml:space="preserve">South Carolina Department of Transportation. (2006). </w:t>
              </w:r>
              <w:r w:rsidRPr="00530C83">
                <w:rPr>
                  <w:i/>
                  <w:iCs/>
                  <w:noProof/>
                </w:rPr>
                <w:t>Traffic Calming Guidelines.</w:t>
              </w:r>
              <w:r w:rsidRPr="00530C83">
                <w:rPr>
                  <w:noProof/>
                </w:rPr>
                <w:t xml:space="preserve"> Columbia, SC: Soutch Carolina Department of Transportation. Retrieved June 13, 2016, from </w:t>
              </w:r>
              <w:r w:rsidRPr="00530C83">
                <w:rPr>
                  <w:noProof/>
                </w:rPr>
                <w:lastRenderedPageBreak/>
                <w:t>http://safety.fhwa.dot.gov/speedmgt/ref_mats/fhwasa09028/resources/SCDOT%20Traffic%20calming%20guidelines.pdf</w:t>
              </w:r>
            </w:p>
            <w:p w14:paraId="1CAA6703" w14:textId="77777777" w:rsidR="00744E8A" w:rsidRPr="00530C83" w:rsidRDefault="00744E8A" w:rsidP="00744E8A">
              <w:pPr>
                <w:pStyle w:val="Bibliography"/>
                <w:ind w:left="720" w:hanging="720"/>
                <w:rPr>
                  <w:noProof/>
                </w:rPr>
              </w:pPr>
              <w:r w:rsidRPr="00530C83">
                <w:rPr>
                  <w:noProof/>
                </w:rPr>
                <w:t xml:space="preserve">Tefft, B. (2011). </w:t>
              </w:r>
              <w:r w:rsidRPr="00530C83">
                <w:rPr>
                  <w:i/>
                  <w:iCs/>
                  <w:noProof/>
                </w:rPr>
                <w:t>Impact speed and a pedestrain's risk of severe injury or death.</w:t>
              </w:r>
              <w:r w:rsidRPr="00530C83">
                <w:rPr>
                  <w:noProof/>
                </w:rPr>
                <w:t xml:space="preserve"> Washington DC: AAA FTS.</w:t>
              </w:r>
            </w:p>
            <w:p w14:paraId="503E9204" w14:textId="77777777" w:rsidR="00744E8A" w:rsidRPr="00530C83" w:rsidRDefault="00744E8A" w:rsidP="00744E8A">
              <w:pPr>
                <w:pStyle w:val="Bibliography"/>
                <w:ind w:left="720" w:hanging="720"/>
                <w:rPr>
                  <w:noProof/>
                </w:rPr>
              </w:pPr>
              <w:r w:rsidRPr="00530C83">
                <w:rPr>
                  <w:noProof/>
                </w:rPr>
                <w:t xml:space="preserve">Teng, H., Xu, X., Li, X., Kwigizile, V., &amp; Gibby, A. (2009). Evaluation of speed monitoring displays for work zones in Las Vegas, Nevada. </w:t>
              </w:r>
              <w:r w:rsidRPr="00530C83">
                <w:rPr>
                  <w:i/>
                  <w:iCs/>
                  <w:noProof/>
                </w:rPr>
                <w:t>Transportation Research Record</w:t>
              </w:r>
              <w:r w:rsidRPr="00530C83">
                <w:rPr>
                  <w:noProof/>
                </w:rPr>
                <w:t>, 45-56.</w:t>
              </w:r>
            </w:p>
            <w:p w14:paraId="0B747893" w14:textId="77777777" w:rsidR="00744E8A" w:rsidRPr="00530C83" w:rsidRDefault="00744E8A" w:rsidP="00744E8A">
              <w:pPr>
                <w:pStyle w:val="Bibliography"/>
                <w:ind w:left="720" w:hanging="720"/>
                <w:rPr>
                  <w:noProof/>
                </w:rPr>
              </w:pPr>
              <w:r w:rsidRPr="00530C83">
                <w:rPr>
                  <w:noProof/>
                </w:rPr>
                <w:t xml:space="preserve">Transportation Research Board. (2010). </w:t>
              </w:r>
              <w:r w:rsidRPr="00530C83">
                <w:rPr>
                  <w:i/>
                  <w:iCs/>
                  <w:noProof/>
                </w:rPr>
                <w:t>Highway Capacity Manual (2010).</w:t>
              </w:r>
              <w:r w:rsidRPr="00530C83">
                <w:rPr>
                  <w:noProof/>
                </w:rPr>
                <w:t xml:space="preserve"> Washington,DC: National Academies of Science.</w:t>
              </w:r>
            </w:p>
            <w:p w14:paraId="0E426012" w14:textId="77777777" w:rsidR="00744E8A" w:rsidRPr="00530C83" w:rsidRDefault="00744E8A" w:rsidP="00744E8A">
              <w:pPr>
                <w:pStyle w:val="Bibliography"/>
                <w:ind w:left="720" w:hanging="720"/>
                <w:rPr>
                  <w:noProof/>
                </w:rPr>
              </w:pPr>
              <w:r w:rsidRPr="00530C83">
                <w:rPr>
                  <w:noProof/>
                </w:rPr>
                <w:t xml:space="preserve">Tribbett, L., McGowen, P., &amp; Mounce, J. (2000). </w:t>
              </w:r>
              <w:r w:rsidRPr="00530C83">
                <w:rPr>
                  <w:i/>
                  <w:iCs/>
                  <w:noProof/>
                </w:rPr>
                <w:t>An evaluation of dynamic curve warning systems in the Sacramento River Canyon.</w:t>
              </w:r>
              <w:r w:rsidRPr="00530C83">
                <w:rPr>
                  <w:noProof/>
                </w:rPr>
                <w:t xml:space="preserve"> Bozeman, MT: Western Transportation Institute. Retrieved December 13, 2016, from http://www.coe.montana.edu/ce/patm/pubs/files/2000curve.pdf</w:t>
              </w:r>
            </w:p>
            <w:p w14:paraId="236C3CA7" w14:textId="77777777" w:rsidR="00744E8A" w:rsidRPr="00530C83" w:rsidRDefault="00744E8A" w:rsidP="00744E8A">
              <w:pPr>
                <w:pStyle w:val="Bibliography"/>
                <w:ind w:left="720" w:hanging="720"/>
                <w:rPr>
                  <w:noProof/>
                </w:rPr>
              </w:pPr>
              <w:r w:rsidRPr="00530C83">
                <w:rPr>
                  <w:noProof/>
                </w:rPr>
                <w:t xml:space="preserve">Tribbett, L., McGowen, P., &amp; Mounce, J. (2000). </w:t>
              </w:r>
              <w:r w:rsidRPr="00530C83">
                <w:rPr>
                  <w:i/>
                  <w:iCs/>
                  <w:noProof/>
                </w:rPr>
                <w:t>An evaluation of dynamic curve warning systems in the Sacremento River Canyon.</w:t>
              </w:r>
              <w:r w:rsidRPr="00530C83">
                <w:rPr>
                  <w:noProof/>
                </w:rPr>
                <w:t xml:space="preserve"> Bozeman, MT: Western Transportation Institute.</w:t>
              </w:r>
            </w:p>
            <w:p w14:paraId="0A5F894B" w14:textId="77777777" w:rsidR="00744E8A" w:rsidRPr="00530C83" w:rsidRDefault="00744E8A" w:rsidP="00744E8A">
              <w:pPr>
                <w:pStyle w:val="Bibliography"/>
                <w:ind w:left="720" w:hanging="720"/>
                <w:rPr>
                  <w:noProof/>
                </w:rPr>
              </w:pPr>
              <w:r w:rsidRPr="00530C83">
                <w:rPr>
                  <w:noProof/>
                </w:rPr>
                <w:t xml:space="preserve">Turner, J. (2015, June 10). </w:t>
              </w:r>
              <w:r w:rsidRPr="00530C83">
                <w:rPr>
                  <w:i/>
                  <w:iCs/>
                  <w:noProof/>
                </w:rPr>
                <w:t>What's a Work Zone?</w:t>
              </w:r>
              <w:r w:rsidRPr="00530C83">
                <w:rPr>
                  <w:noProof/>
                </w:rPr>
                <w:t xml:space="preserve"> Retrieved June 8, 2016, from Federal Highway Administration Research and Technology: Public Roads: http://www.fhwa.dot.gov/publications/publicroads/99mayjun/workzone.cfm</w:t>
              </w:r>
            </w:p>
            <w:p w14:paraId="0E22C5AF" w14:textId="77777777" w:rsidR="00744E8A" w:rsidRPr="00530C83" w:rsidRDefault="00744E8A" w:rsidP="00744E8A">
              <w:pPr>
                <w:pStyle w:val="Bibliography"/>
                <w:ind w:left="720" w:hanging="720"/>
                <w:rPr>
                  <w:noProof/>
                </w:rPr>
              </w:pPr>
              <w:r w:rsidRPr="00530C83">
                <w:rPr>
                  <w:noProof/>
                </w:rPr>
                <w:t xml:space="preserve">Ullman, G., &amp; Rose, E. (2005). Evaluation of dynamic speed display signs. </w:t>
              </w:r>
              <w:r w:rsidRPr="00530C83">
                <w:rPr>
                  <w:i/>
                  <w:iCs/>
                  <w:noProof/>
                </w:rPr>
                <w:t>Transportation Research Record</w:t>
              </w:r>
              <w:r w:rsidRPr="00530C83">
                <w:rPr>
                  <w:noProof/>
                </w:rPr>
                <w:t>, 92-97.</w:t>
              </w:r>
            </w:p>
            <w:p w14:paraId="67069055" w14:textId="77777777" w:rsidR="00744E8A" w:rsidRPr="00530C83" w:rsidRDefault="00744E8A" w:rsidP="00744E8A">
              <w:pPr>
                <w:pStyle w:val="Bibliography"/>
                <w:ind w:left="720" w:hanging="720"/>
                <w:rPr>
                  <w:noProof/>
                </w:rPr>
              </w:pPr>
              <w:r w:rsidRPr="00530C83">
                <w:rPr>
                  <w:noProof/>
                </w:rPr>
                <w:t xml:space="preserve">Western Transportation Institute. (2003). </w:t>
              </w:r>
              <w:r w:rsidRPr="00530C83">
                <w:rPr>
                  <w:i/>
                  <w:iCs/>
                  <w:noProof/>
                </w:rPr>
                <w:t>Greater Yellowstone Rural ITS Project: Work Order II-2C Dynamic Warning VMS Evaluation of Wyoming Site.</w:t>
              </w:r>
              <w:r w:rsidRPr="00530C83">
                <w:rPr>
                  <w:noProof/>
                </w:rPr>
                <w:t xml:space="preserve"> Bozeman, MT: Western Transportation Institute.</w:t>
              </w:r>
            </w:p>
            <w:p w14:paraId="01DBEAD8" w14:textId="77777777" w:rsidR="00744E8A" w:rsidRPr="00530C83" w:rsidRDefault="00744E8A" w:rsidP="00744E8A">
              <w:pPr>
                <w:pStyle w:val="Bibliography"/>
                <w:ind w:left="720" w:hanging="720"/>
                <w:rPr>
                  <w:noProof/>
                </w:rPr>
              </w:pPr>
              <w:r w:rsidRPr="00530C83">
                <w:rPr>
                  <w:noProof/>
                </w:rPr>
                <w:t xml:space="preserve">Williamson, M., &amp; Fries, R. (2015). Effectiveness of radar speed signs in a university environment. </w:t>
              </w:r>
              <w:r w:rsidRPr="00530C83">
                <w:rPr>
                  <w:i/>
                  <w:iCs/>
                  <w:noProof/>
                </w:rPr>
                <w:t>ite Journal</w:t>
              </w:r>
              <w:r w:rsidRPr="00530C83">
                <w:rPr>
                  <w:noProof/>
                </w:rPr>
                <w:t>, 44-48.</w:t>
              </w:r>
            </w:p>
            <w:p w14:paraId="0434E2A5" w14:textId="77777777" w:rsidR="005A7ED9" w:rsidRPr="00530C83" w:rsidRDefault="005A7ED9" w:rsidP="00744E8A">
              <w:r w:rsidRPr="00530C83">
                <w:rPr>
                  <w:b/>
                  <w:bCs/>
                  <w:noProof/>
                </w:rPr>
                <w:fldChar w:fldCharType="end"/>
              </w:r>
            </w:p>
          </w:sdtContent>
        </w:sdt>
      </w:sdtContent>
    </w:sdt>
    <w:p w14:paraId="052ABA46" w14:textId="77777777" w:rsidR="00880F5C" w:rsidRDefault="00880F5C" w:rsidP="00880F5C">
      <w:pPr>
        <w:spacing w:after="160" w:line="259" w:lineRule="auto"/>
        <w:sectPr w:rsidR="00880F5C" w:rsidSect="00880F5C">
          <w:footerReference w:type="default" r:id="rId30"/>
          <w:pgSz w:w="12240" w:h="15840"/>
          <w:pgMar w:top="1440" w:right="1440" w:bottom="1440" w:left="1440" w:header="720" w:footer="720" w:gutter="0"/>
          <w:cols w:space="720"/>
          <w:docGrid w:linePitch="360"/>
        </w:sectPr>
      </w:pPr>
    </w:p>
    <w:p w14:paraId="0A39B6DD" w14:textId="77777777" w:rsidR="00BC018E" w:rsidRDefault="00BC018E" w:rsidP="00BC018E">
      <w:pPr>
        <w:pStyle w:val="Heading1"/>
      </w:pPr>
      <w:bookmarkStart w:id="265" w:name="introduction"/>
      <w:bookmarkStart w:id="266" w:name="_Toc355422738"/>
      <w:bookmarkEnd w:id="265"/>
      <w:r>
        <w:lastRenderedPageBreak/>
        <w:t xml:space="preserve">Meta-Analysis </w:t>
      </w:r>
    </w:p>
    <w:p w14:paraId="3A7ED8BC" w14:textId="602512B2" w:rsidR="00A82313" w:rsidRDefault="00A82313" w:rsidP="00BC018E">
      <w:pPr>
        <w:pStyle w:val="Heading2"/>
      </w:pPr>
      <w:r>
        <w:t>Summary</w:t>
      </w:r>
    </w:p>
    <w:p w14:paraId="2F859D18" w14:textId="6328E365" w:rsidR="00880F5C" w:rsidRDefault="00880F5C" w:rsidP="00BC018E">
      <w:pPr>
        <w:pStyle w:val="Heading2"/>
      </w:pPr>
      <w:r>
        <w:t>Introduction</w:t>
      </w:r>
      <w:bookmarkEnd w:id="266"/>
    </w:p>
    <w:p w14:paraId="33E871D1" w14:textId="77777777" w:rsidR="00880F5C" w:rsidRDefault="00880F5C" w:rsidP="00880F5C">
      <w:pPr>
        <w:pStyle w:val="FirstParagraph"/>
      </w:pPr>
      <w:r>
        <w:t>Traffic safety engineers and transportation planners have a high interest in the efficacy of different approaches to reducing driver speeds on critical roadway segments. One of these approaches is monitoring traffic speeds in conjunction with installation of Dynamic Speed Feedback Signs (DSFS. An ongoing review by the Volpe National Transportation Systems Center of the studies conducted to investigate DSFS indicates that the studies have employed similar enough designs and are sufficiently numerous that a meta-analysis to quantitatively summarize the results can be carried out.</w:t>
      </w:r>
    </w:p>
    <w:p w14:paraId="77633F6E" w14:textId="77777777" w:rsidR="00880F5C" w:rsidRDefault="00880F5C" w:rsidP="00880F5C">
      <w:pPr>
        <w:pStyle w:val="BodyText"/>
      </w:pPr>
      <w:r>
        <w:t xml:space="preserve">Meta-analysis is a statistical technique used to draw general conclusions from a set of related studies focused on similar experimental treatments and responses </w:t>
      </w:r>
      <w:sdt>
        <w:sdtPr>
          <w:id w:val="-339310850"/>
          <w:citation/>
        </w:sdtPr>
        <w:sdtContent>
          <w:r>
            <w:fldChar w:fldCharType="begin"/>
          </w:r>
          <w:r>
            <w:instrText xml:space="preserve"> CITATION Gla76 \l 1033 </w:instrText>
          </w:r>
          <w:r>
            <w:fldChar w:fldCharType="separate"/>
          </w:r>
          <w:r>
            <w:rPr>
              <w:noProof/>
            </w:rPr>
            <w:t>(Glass, 1976)</w:t>
          </w:r>
          <w:r>
            <w:fldChar w:fldCharType="end"/>
          </w:r>
        </w:sdtContent>
      </w:sdt>
      <w:r>
        <w:t xml:space="preserve">. Given sufficiently similar study designs, the size of the treatment effects can be pooled to create a meta-data set, which is then analyzed with appropriate weighting based on the variability and size of each study. This meta-analysis aims to provide decision-makers with a quantitative summary of </w:t>
      </w:r>
      <w:r>
        <w:lastRenderedPageBreak/>
        <w:t>how much vehicle speed is reduced following installation of a DSFS. Factors such as location, timing, vehicle type, posted speed, safety focus, and others are all considered.</w:t>
      </w:r>
    </w:p>
    <w:p w14:paraId="35855D5E" w14:textId="77777777" w:rsidR="00880F5C" w:rsidRDefault="00880F5C" w:rsidP="00A82313">
      <w:pPr>
        <w:pStyle w:val="Heading2"/>
      </w:pPr>
      <w:bookmarkStart w:id="267" w:name="methods"/>
      <w:bookmarkStart w:id="268" w:name="_Toc355422739"/>
      <w:bookmarkEnd w:id="267"/>
      <w:r>
        <w:t>Methods</w:t>
      </w:r>
      <w:bookmarkEnd w:id="268"/>
    </w:p>
    <w:p w14:paraId="585BA31B" w14:textId="77777777" w:rsidR="00880F5C" w:rsidRDefault="00880F5C" w:rsidP="00A82313">
      <w:pPr>
        <w:pStyle w:val="Heading3"/>
      </w:pPr>
      <w:bookmarkStart w:id="269" w:name="data-collection"/>
      <w:bookmarkStart w:id="270" w:name="_Toc355422740"/>
      <w:bookmarkEnd w:id="269"/>
      <w:r>
        <w:t>Data collection</w:t>
      </w:r>
      <w:bookmarkEnd w:id="270"/>
    </w:p>
    <w:p w14:paraId="4E8D3958" w14:textId="77777777" w:rsidR="00880F5C" w:rsidRDefault="00880F5C" w:rsidP="00880F5C">
      <w:pPr>
        <w:pStyle w:val="FirstParagraph"/>
      </w:pPr>
      <w:r>
        <w:t>Candidate publications were identified by a search of the following databases: Transport Research International Documentation (TRID), National Transportation Library (NTL), WorldShare, Academic Search Complete, PsycINFO, Web of Science, and Science Direct. The searches were carried out between 3/9/2016 and 3/16/2016 by research librarians. A full list of the search terms is provided in Table 1. Data were entered at two levels:</w:t>
      </w:r>
    </w:p>
    <w:p w14:paraId="1ADDCC73" w14:textId="77777777" w:rsidR="00880F5C" w:rsidRDefault="00880F5C" w:rsidP="00880F5C">
      <w:pPr>
        <w:pStyle w:val="Compact"/>
        <w:numPr>
          <w:ilvl w:val="0"/>
          <w:numId w:val="29"/>
        </w:numPr>
      </w:pPr>
      <w:r>
        <w:t>the descriptor level, which describes the characteristics of each study (the features which identify how the DSFS was implemented, the hypotheses that were evaluated, and the experimental design)</w:t>
      </w:r>
    </w:p>
    <w:p w14:paraId="49F90555" w14:textId="77777777" w:rsidR="00880F5C" w:rsidRDefault="00880F5C" w:rsidP="00880F5C">
      <w:pPr>
        <w:pStyle w:val="Compact"/>
        <w:numPr>
          <w:ilvl w:val="0"/>
          <w:numId w:val="29"/>
        </w:numPr>
      </w:pPr>
      <w:r>
        <w:t>the data level, which was the least-aggregated level of data reported either in tabular or graphical format in the publication. For calculations of effect size, at a minimum a study would have to report the mean and standard deviation (SD) of vehicle speeds, as well as the number of vehicles observed, at either two points in time or two locations. The difference in whether studies focused on different timing or location of vehicle speed data collection determines which hypotheses can be tested (see section titled Calculating effect size).</w:t>
      </w:r>
    </w:p>
    <w:p w14:paraId="714E7880" w14:textId="77777777" w:rsidR="00880F5C" w:rsidRDefault="00880F5C" w:rsidP="00880F5C">
      <w:pPr>
        <w:pStyle w:val="FirstParagraph"/>
      </w:pPr>
      <w:r>
        <w:t>Publications in some cases included more than one study, meaning they tested DSFS at different locations or in combinations with additional treatments such as police cruisers or speed radar enforcement; these are treated as separate studies in the data collection, grouped under the same publication ID. Publications employed many different combinations of descriptors in the study design, and effort was made to enter data from any relevant descriptor that could be expected to appear in multiple studies. Key descriptors included posted speed, safety focus, vehicle type, sign type, and distance from sign the vehicle speeds were measured.</w:t>
      </w:r>
    </w:p>
    <w:p w14:paraId="6A71B28B" w14:textId="77777777" w:rsidR="00880F5C" w:rsidRPr="009C7C94" w:rsidRDefault="00880F5C" w:rsidP="00880F5C">
      <w:pPr>
        <w:pStyle w:val="BodyText"/>
      </w:pPr>
    </w:p>
    <w:p w14:paraId="26DB7C01" w14:textId="77777777" w:rsidR="00880F5C" w:rsidRDefault="00880F5C" w:rsidP="00A82313">
      <w:pPr>
        <w:pStyle w:val="Heading3"/>
      </w:pPr>
      <w:bookmarkStart w:id="271" w:name="calculating-effect-size"/>
      <w:bookmarkStart w:id="272" w:name="_Toc355422741"/>
      <w:bookmarkEnd w:id="271"/>
      <w:r>
        <w:t>Calculating Effect Size</w:t>
      </w:r>
      <w:bookmarkEnd w:id="272"/>
    </w:p>
    <w:p w14:paraId="4D30EF5B" w14:textId="77777777" w:rsidR="00880F5C" w:rsidRDefault="00880F5C" w:rsidP="00880F5C">
      <w:pPr>
        <w:pStyle w:val="FirstParagraph"/>
      </w:pPr>
      <w:r>
        <w:t>Meta-analyses were initially used primarily to assess the odds of a particular outcome, such as the odds a drug treatment would result in a favorable outcome for a patient, and then were expanded to more generally test the size and direction of the outcome across different studies. Both types of tests, assessing odds of a categorical outcome or size of a continuous outcome, are dependent on calculating the effect size. For the meta-analysis of DSFS, the outcomes are vehicle speeds at different points in time. Three sets of hypotheses regarding the effectiveness of DSFS can be tested, and each requires a different calculation of effect size. These hypotheses are discussed in detail in the Literature Review:</w:t>
      </w:r>
    </w:p>
    <w:p w14:paraId="695B4A5A" w14:textId="77777777" w:rsidR="00880F5C" w:rsidRDefault="00880F5C" w:rsidP="00880F5C">
      <w:pPr>
        <w:pStyle w:val="Compact"/>
        <w:numPr>
          <w:ilvl w:val="0"/>
          <w:numId w:val="30"/>
        </w:numPr>
      </w:pPr>
      <w:r>
        <w:t>H1. Activation of the DSFS. The extent the DSFS reduces driver speed is the central question for this analysis. The studies tested activation in three ways:</w:t>
      </w:r>
    </w:p>
    <w:p w14:paraId="6E4045CB" w14:textId="77777777" w:rsidR="00880F5C" w:rsidRDefault="00880F5C" w:rsidP="00880F5C">
      <w:pPr>
        <w:pStyle w:val="Compact"/>
        <w:numPr>
          <w:ilvl w:val="1"/>
          <w:numId w:val="31"/>
        </w:numPr>
      </w:pPr>
      <w:r>
        <w:t>Compare the difference between the upstream and adjacent vehicle speeds before activation to the difference between the upstream and adjacent vehicle speeds during activation of the DSFS. This is the ideal comparison, or the true effect (Cruzado and Donnell 2009).</w:t>
      </w:r>
    </w:p>
    <w:p w14:paraId="32C27A8D" w14:textId="77777777" w:rsidR="00880F5C" w:rsidRDefault="00880F5C" w:rsidP="00880F5C">
      <w:pPr>
        <w:pStyle w:val="Compact"/>
        <w:numPr>
          <w:ilvl w:val="1"/>
          <w:numId w:val="31"/>
        </w:numPr>
      </w:pPr>
      <w:r>
        <w:lastRenderedPageBreak/>
        <w:t>Compare vehicle speeds adjacent to the DSFS before activation and then during activation</w:t>
      </w:r>
    </w:p>
    <w:p w14:paraId="69E44C29" w14:textId="77777777" w:rsidR="00880F5C" w:rsidRDefault="00880F5C" w:rsidP="00880F5C">
      <w:pPr>
        <w:pStyle w:val="Compact"/>
        <w:numPr>
          <w:ilvl w:val="1"/>
          <w:numId w:val="31"/>
        </w:numPr>
      </w:pPr>
      <w:r>
        <w:t>Compare vehicle speeds upstream (of the DSFS) and adjacent (to the DSFS)</w:t>
      </w:r>
    </w:p>
    <w:p w14:paraId="764AB209" w14:textId="77777777" w:rsidR="00880F5C" w:rsidRDefault="00880F5C" w:rsidP="00880F5C">
      <w:pPr>
        <w:pStyle w:val="Compact"/>
        <w:numPr>
          <w:ilvl w:val="0"/>
          <w:numId w:val="30"/>
        </w:numPr>
      </w:pPr>
      <w:r>
        <w:t>H2. Activation of the DSFS: downstream. The studies tested the activation effect downstream in five ways:</w:t>
      </w:r>
    </w:p>
    <w:p w14:paraId="2A9CE7C0" w14:textId="77777777" w:rsidR="00880F5C" w:rsidRDefault="00880F5C" w:rsidP="00880F5C">
      <w:pPr>
        <w:pStyle w:val="Compact"/>
        <w:numPr>
          <w:ilvl w:val="1"/>
          <w:numId w:val="32"/>
        </w:numPr>
      </w:pPr>
      <w:r>
        <w:t>Compare a difference of differences which controls for variations in both the time at which the vehicle speeds (before and during activation) are measured and the location at which the vehicle speeds are measured (upstream and downstream).</w:t>
      </w:r>
    </w:p>
    <w:p w14:paraId="60737A8D" w14:textId="77777777" w:rsidR="00880F5C" w:rsidRDefault="00880F5C" w:rsidP="00880F5C">
      <w:pPr>
        <w:pStyle w:val="Compact"/>
        <w:numPr>
          <w:ilvl w:val="1"/>
          <w:numId w:val="32"/>
        </w:numPr>
      </w:pPr>
      <w:r>
        <w:t>Compare downstream vehicle speeds during activation to downstream vehicle speeds before activation,</w:t>
      </w:r>
    </w:p>
    <w:p w14:paraId="49317034" w14:textId="77777777" w:rsidR="00880F5C" w:rsidRDefault="00880F5C" w:rsidP="00880F5C">
      <w:pPr>
        <w:pStyle w:val="Compact"/>
        <w:numPr>
          <w:ilvl w:val="1"/>
          <w:numId w:val="32"/>
        </w:numPr>
      </w:pPr>
      <w:r>
        <w:t>Compare downstream vehicle speeds to upstream vehicle speeds during activation,</w:t>
      </w:r>
    </w:p>
    <w:p w14:paraId="08AA53D6" w14:textId="77777777" w:rsidR="00880F5C" w:rsidRDefault="00880F5C" w:rsidP="00880F5C">
      <w:pPr>
        <w:pStyle w:val="Compact"/>
        <w:ind w:left="1260" w:hanging="540"/>
      </w:pPr>
      <w:r>
        <w:t>A’.   Compare a difference of differences which controls for variations in both the time at which the vehicle speeds (before and during activation) are measured and the location at which the vehicle speeds are measured (adjacent and downstream),</w:t>
      </w:r>
    </w:p>
    <w:p w14:paraId="095EDD29" w14:textId="77777777" w:rsidR="00880F5C" w:rsidRDefault="00880F5C" w:rsidP="00880F5C">
      <w:pPr>
        <w:pStyle w:val="Compact"/>
        <w:ind w:left="1260" w:hanging="540"/>
      </w:pPr>
      <w:r>
        <w:t>C’.   Compare downstream vehicle speed to adjacent speeds during activation.</w:t>
      </w:r>
    </w:p>
    <w:p w14:paraId="17572C03" w14:textId="77777777" w:rsidR="00880F5C" w:rsidRDefault="00880F5C" w:rsidP="00880F5C">
      <w:pPr>
        <w:pStyle w:val="Compact"/>
        <w:ind w:left="1200"/>
      </w:pPr>
    </w:p>
    <w:p w14:paraId="064038D3" w14:textId="77777777" w:rsidR="00880F5C" w:rsidRDefault="00880F5C" w:rsidP="00880F5C">
      <w:pPr>
        <w:pStyle w:val="Compact"/>
        <w:numPr>
          <w:ilvl w:val="0"/>
          <w:numId w:val="30"/>
        </w:numPr>
      </w:pPr>
      <w:r>
        <w:t>H3. Deactivation of the DSFS. The comparisons are similar to those for H2, but now vehicle speeds are compared at the DSFS location after the DSFS has been removed to vehicle speeds at the DSFS while the DSFS was activated, or a normalized difference from after to before or after to during installation.</w:t>
      </w:r>
    </w:p>
    <w:p w14:paraId="68D09FF0" w14:textId="77777777" w:rsidR="00880F5C" w:rsidRDefault="00880F5C" w:rsidP="00880F5C">
      <w:pPr>
        <w:pStyle w:val="FirstParagraph"/>
      </w:pPr>
      <w:r>
        <w:t>We calculate the effect size (</w:t>
      </w:r>
      <w:r>
        <w:rPr>
          <w:i/>
        </w:rPr>
        <w:t>ES</w:t>
      </w:r>
      <w:r>
        <w:t xml:space="preserve">) associated with activation of the DSFS appropriately for each hypothesis. The calculation of effect sizes are based on, at a minimum, measurements of speeds at two locations at the same time, or at two points in time at the same location. For the hypothesis H1B, the effect size is based on the difference between the mean speeds adjacent to the DSFS </w:t>
      </w:r>
      <w:r>
        <w:rPr>
          <w:i/>
        </w:rPr>
        <w:t>during</w:t>
      </w:r>
      <w:r>
        <w:t xml:space="preserve"> the period in which it is active,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DSFS</m:t>
            </m:r>
          </m:sub>
        </m:sSub>
      </m:oMath>
      <w:r>
        <w:t xml:space="preserve"> and the sample mean speed adjacent the DSFS </w:t>
      </w:r>
      <w:r>
        <w:rPr>
          <w:i/>
        </w:rPr>
        <w:t>before</w:t>
      </w:r>
      <w:r>
        <w:t xml:space="preserve"> activation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Before</m:t>
            </m:r>
          </m:sub>
        </m:sSub>
      </m:oMath>
      <w:r>
        <w:t>.</w:t>
      </w:r>
    </w:p>
    <w:p w14:paraId="26949740" w14:textId="77777777" w:rsidR="00880F5C" w:rsidRDefault="00880F5C" w:rsidP="00880F5C">
      <w:pPr>
        <w:pStyle w:val="BodyText"/>
      </w:pPr>
      <w:r>
        <w:t xml:space="preserve">The </w:t>
      </w:r>
      <w:r>
        <w:rPr>
          <w:i/>
        </w:rPr>
        <w:t>ES</w:t>
      </w:r>
      <w:r>
        <w:t xml:space="preserve"> is this difference, placed relative to units of the pooled standard deviation:</w:t>
      </w:r>
    </w:p>
    <w:p w14:paraId="2D7B3CA8" w14:textId="77777777" w:rsidR="00880F5C" w:rsidRDefault="00880F5C" w:rsidP="00880F5C">
      <w:pPr>
        <w:pStyle w:val="BodyText"/>
      </w:pPr>
      <m:oMathPara>
        <m:oMathParaPr>
          <m:jc m:val="center"/>
        </m:oMathParaPr>
        <m:oMath>
          <m:r>
            <w:rPr>
              <w:rFonts w:ascii="Cambria Math" w:hAnsi="Cambria Math"/>
            </w:rPr>
            <m:t>ES=</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DSFS</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Before</m:t>
                  </m:r>
                </m:sub>
              </m:sSub>
            </m:num>
            <m:den>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den>
          </m:f>
        </m:oMath>
      </m:oMathPara>
    </w:p>
    <w:p w14:paraId="6BD2BAAB" w14:textId="77777777" w:rsidR="00880F5C" w:rsidRDefault="00880F5C" w:rsidP="00880F5C">
      <w:pPr>
        <w:pStyle w:val="FirstParagraph"/>
      </w:pPr>
      <w:r>
        <w:t>Where the pooled standard deviation for this calculation is defined as follows:</w:t>
      </w:r>
    </w:p>
    <w:p w14:paraId="0E501076" w14:textId="77777777" w:rsidR="00880F5C" w:rsidRDefault="00880F5C" w:rsidP="00880F5C">
      <w:pPr>
        <w:pStyle w:val="BodyText"/>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DSFS</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DSFS</m:t>
                      </m:r>
                    </m:sub>
                  </m:sSub>
                </m:num>
                <m:den>
                  <m:sSub>
                    <m:sSubPr>
                      <m:ctrlPr>
                        <w:rPr>
                          <w:rFonts w:ascii="Cambria Math" w:hAnsi="Cambria Math"/>
                        </w:rPr>
                      </m:ctrlPr>
                    </m:sSubPr>
                    <m:e>
                      <m:r>
                        <w:rPr>
                          <w:rFonts w:ascii="Cambria Math" w:hAnsi="Cambria Math"/>
                        </w:rPr>
                        <m:t>N</m:t>
                      </m:r>
                    </m:e>
                    <m:sub>
                      <m:r>
                        <w:rPr>
                          <w:rFonts w:ascii="Cambria Math" w:hAnsi="Cambria Math"/>
                        </w:rPr>
                        <m:t>DSFS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Before</m:t>
                      </m:r>
                    </m:sub>
                  </m:sSub>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Before</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Before</m:t>
                      </m:r>
                    </m:sub>
                  </m:sSub>
                </m:num>
                <m:den>
                  <m:sSub>
                    <m:sSubPr>
                      <m:ctrlPr>
                        <w:rPr>
                          <w:rFonts w:ascii="Cambria Math" w:hAnsi="Cambria Math"/>
                        </w:rPr>
                      </m:ctrlPr>
                    </m:sSubPr>
                    <m:e>
                      <m:r>
                        <w:rPr>
                          <w:rFonts w:ascii="Cambria Math" w:hAnsi="Cambria Math"/>
                        </w:rPr>
                        <m:t>N</m:t>
                      </m:r>
                    </m:e>
                    <m:sub>
                      <m:r>
                        <w:rPr>
                          <w:rFonts w:ascii="Cambria Math" w:hAnsi="Cambria Math"/>
                        </w:rPr>
                        <m:t>DSFS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Before</m:t>
                      </m:r>
                    </m:sub>
                  </m:sSub>
                  <m:r>
                    <w:rPr>
                      <w:rFonts w:ascii="Cambria Math" w:hAnsi="Cambria Math"/>
                    </w:rPr>
                    <m:t>-2</m:t>
                  </m:r>
                </m:den>
              </m:f>
            </m:e>
          </m:rad>
        </m:oMath>
      </m:oMathPara>
    </w:p>
    <w:p w14:paraId="3094265B" w14:textId="77777777" w:rsidR="00880F5C" w:rsidRDefault="00880F5C" w:rsidP="00880F5C">
      <w:pPr>
        <w:pStyle w:val="FirstParagraph"/>
      </w:pPr>
      <w:r>
        <w:t>This effect size calculation is also referred to as the standardized mean difference (</w:t>
      </w:r>
      <w:r>
        <w:rPr>
          <w:i/>
        </w:rPr>
        <w:t>SMD</w:t>
      </w:r>
      <w:r>
        <w:t>, Hedges and Olkin 1985).</w:t>
      </w:r>
    </w:p>
    <w:p w14:paraId="3E904055" w14:textId="77777777" w:rsidR="00880F5C" w:rsidRDefault="00880F5C" w:rsidP="00880F5C">
      <w:pPr>
        <w:pStyle w:val="BodyText"/>
      </w:pPr>
      <w:r>
        <w:t xml:space="preserve">For other hypotheses based on the comparison of two groups, such as comparing the effect of DSFS at two locations, adjacent to the DSFS or upstream of the DSFS (Hypothesis H1C, Table 2), the effect size calculation is similar. These normalized </w:t>
      </w:r>
      <w:r>
        <w:rPr>
          <w:i/>
        </w:rPr>
        <w:t>ES</w:t>
      </w:r>
      <w:r>
        <w:t xml:space="preserve"> require a slightly modified calculation, where differences in means rather than means themselves are compared. For example, when the activation effect of the DSFS on vehicle speed is normalized for differences </w:t>
      </w:r>
      <w:r>
        <w:lastRenderedPageBreak/>
        <w:t>during and before installation, at both the site adjacent to the sign and upstream of the sign, the effect size is calculated as follows:</w:t>
      </w:r>
    </w:p>
    <w:p w14:paraId="3F00DD76" w14:textId="77777777" w:rsidR="00880F5C" w:rsidRDefault="00880F5C" w:rsidP="00880F5C">
      <w:pPr>
        <w:pStyle w:val="BodyText"/>
      </w:pPr>
      <m:oMathPara>
        <m:oMathParaPr>
          <m:jc m:val="center"/>
        </m:oMathParaPr>
        <m:oMath>
          <m:r>
            <w:rPr>
              <w:rFonts w:ascii="Cambria Math" w:hAnsi="Cambria Math"/>
            </w:rPr>
            <m:t>ES=</m:t>
          </m:r>
          <m:f>
            <m:fPr>
              <m:ctrlPr>
                <w:rPr>
                  <w:rFonts w:ascii="Cambria Math" w:hAnsi="Cambria Math"/>
                </w:rPr>
              </m:ctrlPr>
            </m:fPr>
            <m:num>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AdjacentDSFS</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AdjacentBefore</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UpstreamDSFS</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UpstreamBefore</m:t>
                  </m:r>
                </m:sub>
              </m:sSub>
              <m:r>
                <w:rPr>
                  <w:rFonts w:ascii="Cambria Math" w:hAnsi="Cambria Math"/>
                </w:rPr>
                <m:t>)</m:t>
              </m:r>
            </m:num>
            <m:den>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den>
          </m:f>
        </m:oMath>
      </m:oMathPara>
    </w:p>
    <w:p w14:paraId="1F3CD6E1" w14:textId="77777777" w:rsidR="00880F5C" w:rsidRDefault="00880F5C" w:rsidP="00880F5C">
      <w:pPr>
        <w:pStyle w:val="FirstParagraph"/>
      </w:pPr>
      <w:r>
        <w:t>The pooled standard deviation in this case is computed as follows:</w:t>
      </w:r>
    </w:p>
    <w:p w14:paraId="7C0C3580" w14:textId="77777777" w:rsidR="00880F5C" w:rsidRDefault="00880F5C" w:rsidP="00880F5C">
      <w:pPr>
        <w:pStyle w:val="BodyText"/>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4</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sub>
                  </m:sSub>
                  <m:r>
                    <w:rPr>
                      <w:rFonts w:ascii="Cambria Math" w:hAnsi="Cambria Math"/>
                    </w:rPr>
                    <m:t>-4</m:t>
                  </m:r>
                </m:den>
              </m:f>
            </m:e>
          </m:rad>
        </m:oMath>
      </m:oMathPara>
    </w:p>
    <w:p w14:paraId="7B6D5F71" w14:textId="77777777" w:rsidR="00880F5C" w:rsidRDefault="00880F5C" w:rsidP="00880F5C">
      <w:pPr>
        <w:pStyle w:val="FirstParagraph"/>
      </w:pPr>
      <w:r>
        <w:t>The subscripts on each variable identify the relevant time and location at which the variable is measured: 1. Adjacent to the DSFS; 2. Adjacent, Before installation; 3. Upstream of the DSFS; and 4. Upstream of the DSFS, Before installation. Figures 4 through 7 in the Literature Review provide the detailed speed reduction formulas for each of the 13 possible combinations of timing and location of vehicle speeds in response to DSFS installation. The specific calculations follow the two forms above, for either the direct or normalized measurement of effect size.</w:t>
      </w:r>
    </w:p>
    <w:p w14:paraId="2DF35A47" w14:textId="77777777" w:rsidR="00880F5C" w:rsidRDefault="00880F5C" w:rsidP="00A82313">
      <w:pPr>
        <w:pStyle w:val="Heading3"/>
      </w:pPr>
      <w:bookmarkStart w:id="273" w:name="hypothesis-testing"/>
      <w:bookmarkStart w:id="274" w:name="_Toc355422742"/>
      <w:bookmarkEnd w:id="273"/>
      <w:r>
        <w:t>Hypothesis testing</w:t>
      </w:r>
      <w:bookmarkEnd w:id="274"/>
    </w:p>
    <w:p w14:paraId="6BDB22BE" w14:textId="77777777" w:rsidR="00880F5C" w:rsidRDefault="00880F5C" w:rsidP="00880F5C">
      <w:pPr>
        <w:pStyle w:val="FirstParagraph"/>
      </w:pPr>
      <w:r>
        <w:t xml:space="preserve">This meta-analysis investigates a single continuous outcome (speed of vehicles) across multiple studies, with several moderating variables (e.g., posted speed, safety focus, time of day). The use of multiple moderating variables in a meta-analysis has also been called meta-regression </w:t>
      </w:r>
      <w:sdt>
        <w:sdtPr>
          <w:id w:val="-122384235"/>
          <w:citation/>
        </w:sdtPr>
        <w:sdtContent>
          <w:r>
            <w:fldChar w:fldCharType="begin"/>
          </w:r>
          <w:r>
            <w:instrText xml:space="preserve">CITATION HCv02 \l 1033 </w:instrText>
          </w:r>
          <w:r>
            <w:fldChar w:fldCharType="separate"/>
          </w:r>
          <w:r>
            <w:rPr>
              <w:noProof/>
            </w:rPr>
            <w:t>(van Houwelingen, Arends, &amp; Stijnen, 2002)</w:t>
          </w:r>
          <w:r>
            <w:fldChar w:fldCharType="end"/>
          </w:r>
        </w:sdtContent>
      </w:sdt>
      <w:r>
        <w:t xml:space="preserve">. This type of analysis is best conducted using a mixed-effect model, where studies are the random effects, and the moderating variables are the fixed effects. "Random effects" refers to variables in the model which are assumed to be representatives of a larger population </w:t>
      </w:r>
      <w:sdt>
        <w:sdtPr>
          <w:id w:val="99218624"/>
          <w:citation/>
        </w:sdtPr>
        <w:sdtContent>
          <w:r>
            <w:fldChar w:fldCharType="begin"/>
          </w:r>
          <w:r>
            <w:instrText xml:space="preserve">CITATION Rau09 \t  \m Hed98 \t  \l 1033 </w:instrText>
          </w:r>
          <w:r>
            <w:fldChar w:fldCharType="separate"/>
          </w:r>
          <w:r>
            <w:rPr>
              <w:noProof/>
            </w:rPr>
            <w:t>(Raudenbush, 2009; Hedges &amp; Vevea, 1998)</w:t>
          </w:r>
          <w:r>
            <w:fldChar w:fldCharType="end"/>
          </w:r>
        </w:sdtContent>
      </w:sdt>
      <w:r>
        <w:t>, which in this case are the publications and studies within each publication. The studies examined in this analysis are assumed to be representatives of other possible studies that might have been done. Statistically, random effects are variables which are themselves modeled, with their own error terms. "Fixed effects" refers to predictor variables in the model which are directly measured for each study. When possible, the full model was employed as follows:</w:t>
      </w:r>
    </w:p>
    <w:p w14:paraId="50D0C1C4" w14:textId="77777777" w:rsidR="00880F5C" w:rsidRDefault="00880F5C" w:rsidP="00880F5C">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postedspeed+</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distancefromsign+</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73A66806" w14:textId="77777777" w:rsidR="00880F5C" w:rsidRDefault="00880F5C" w:rsidP="00880F5C">
      <w:pPr>
        <w:pStyle w:val="FirstParagraph"/>
      </w:pPr>
      <w:r>
        <w:t xml:space="preserve">where </w:t>
      </w:r>
      <w:r>
        <w:rPr>
          <w:i/>
        </w:rPr>
        <w:t>i</w:t>
      </w:r>
      <w:r>
        <w:t xml:space="preserve"> indexes the study.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refers to the overall intercept, while the terms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refer to the coefficients for each of the predictor variables. In many cases the posted speed and distance from sign values were not available, thus this report focuses on overall speed reduction effect sizes.</w:t>
      </w:r>
    </w:p>
    <w:p w14:paraId="51F196A1" w14:textId="77777777" w:rsidR="00880F5C" w:rsidRDefault="00880F5C" w:rsidP="00880F5C">
      <w:pPr>
        <w:pStyle w:val="BodyText"/>
      </w:pPr>
      <w:r>
        <w:t xml:space="preserve">The error term has multiple parts. The first term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m:t>
        </m:r>
      </m:oMath>
      <w:r>
        <w:t xml:space="preserve">represents the random effects, which for this model include the effect of study, nested within publication, as well as safety focus and vehicle type. For example, the study-level error term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defined as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∼N(0,</m:t>
        </m:r>
        <m:sSup>
          <m:sSupPr>
            <m:ctrlPr>
              <w:rPr>
                <w:rFonts w:ascii="Cambria Math" w:hAnsi="Cambria Math"/>
              </w:rPr>
            </m:ctrlPr>
          </m:sSupPr>
          <m:e>
            <m:r>
              <w:rPr>
                <w:rFonts w:ascii="Cambria Math" w:hAnsi="Cambria Math"/>
              </w:rPr>
              <m:t>τ</m:t>
            </m:r>
          </m:e>
          <m:sup>
            <m:r>
              <w:rPr>
                <w:rFonts w:ascii="Cambria Math" w:hAnsi="Cambria Math"/>
              </w:rPr>
              <m:t>2</m:t>
            </m:r>
          </m:sup>
        </m:sSup>
        <m:r>
          <w:rPr>
            <w:rFonts w:ascii="Cambria Math" w:hAnsi="Cambria Math"/>
          </w:rPr>
          <m:t>)</m:t>
        </m:r>
      </m:oMath>
      <w:r>
        <w:t xml:space="preserve">, a normally distributed error term with a mean of zero and variance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this variance is estimated in the model. As a random effect, it represents the variability assumed from the larger population of studies from which the specific studies used have been drawn. The random effects allow the model to fit unbalanced data, which is the case for all the hypotheses tested, and to account for the hierarchical nature of the data, with multiple studies being conducted in some publications. This mixed effect approach (mixing random and fixed effects) allows estimates for how the </w:t>
      </w:r>
      <w:r>
        <w:lastRenderedPageBreak/>
        <w:t>different levels of the random effects contribute to the overall effect, for instance how passenger cars differ from commercial motor vehicles in their response to DSFS installations.</w:t>
      </w:r>
    </w:p>
    <w:p w14:paraId="3C2C806C" w14:textId="77777777" w:rsidR="00880F5C" w:rsidRDefault="00880F5C" w:rsidP="00880F5C">
      <w:pPr>
        <w:pStyle w:val="BodyText"/>
      </w:pPr>
      <w:r>
        <w:t xml:space="preserve">The remaining error term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defined as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∼N(0,</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t xml:space="preserve">, meaning that the residual error is normally distributed with a mean of zero and a variance of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this variance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is directly computed in the effect size calculation. The sampling variance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becomes important in the model fitting process, giving greater weight to studies which have a lower variability in the response, due to a large sample size, a low standard deviation in the speeds, or a combination of the two.</w:t>
      </w:r>
    </w:p>
    <w:p w14:paraId="12477239" w14:textId="77777777" w:rsidR="00880F5C" w:rsidRDefault="00880F5C" w:rsidP="00880F5C">
      <w:pPr>
        <w:pStyle w:val="BodyText"/>
      </w:pPr>
      <w:r>
        <w:t>For each of the 13 hypotheses tested, a similar structure of models was used. Establishing which fixed and random effect variables could be used depended on data availability. At a minimum, the statistical analysis always included a term for study, nested within publication ID. Safety focus and vehicle type were included as random effects in nearly all models. Posted speed and distance from DSFS were available for only a subset of the hypothesis tests.</w:t>
      </w:r>
    </w:p>
    <w:p w14:paraId="59F5B704" w14:textId="77777777" w:rsidR="00880F5C" w:rsidRDefault="00880F5C" w:rsidP="00880F5C">
      <w:pPr>
        <w:pStyle w:val="BodyText"/>
      </w:pPr>
      <w:r>
        <w:t>This analysis allows results to be presented on the overall effectiveness of DSFS in reducing speeds for a particular hypothesis, for example the overall effect of DSFS activation when comparing speeds measured at the DSFS sign to speeds measured at the site of the DSFS sign, prior to sign installation (Hypothesis H1B). In addition to this overall measure of speed reduction, this analysis will further allow reporting of how much the posted speed drives the speed reduction, how much the speed reduction differs for passenger cars versus commercial vehicles, and how much the speed reduction differs for school zones, work zones, rural-to-urban transition zones, or other safety focus areas. The combination of multiple hypotheses tested and multiple moderating variables should assist states in determining where and when to deploy DSFS for maximum effect, and the size of the speed reduction they can expect to observe.</w:t>
      </w:r>
    </w:p>
    <w:p w14:paraId="427B0B24" w14:textId="77777777" w:rsidR="00880F5C" w:rsidRDefault="00880F5C" w:rsidP="00880F5C">
      <w:pPr>
        <w:pStyle w:val="BodyText"/>
      </w:pPr>
      <w:r>
        <w:t xml:space="preserve">All of the effect size calculations and calculations of sample variability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were carried out in the meta-analysis package </w:t>
      </w:r>
      <w:r>
        <w:rPr>
          <w:i/>
        </w:rPr>
        <w:t>metafor</w:t>
      </w:r>
      <w:r>
        <w:t xml:space="preserve"> </w:t>
      </w:r>
      <w:sdt>
        <w:sdtPr>
          <w:id w:val="-127019174"/>
          <w:citation/>
        </w:sdtPr>
        <w:sdtContent>
          <w:r>
            <w:fldChar w:fldCharType="begin"/>
          </w:r>
          <w:r>
            <w:instrText xml:space="preserve">CITATION Vie10 \l 1033 </w:instrText>
          </w:r>
          <w:r>
            <w:fldChar w:fldCharType="separate"/>
          </w:r>
          <w:r>
            <w:rPr>
              <w:noProof/>
            </w:rPr>
            <w:t>(Viechtbauer, 2010)</w:t>
          </w:r>
          <w:r>
            <w:fldChar w:fldCharType="end"/>
          </w:r>
        </w:sdtContent>
      </w:sdt>
      <w:r>
        <w:t xml:space="preserve"> in the statistical programming language </w:t>
      </w:r>
      <w:r>
        <w:rPr>
          <w:i/>
        </w:rPr>
        <w:t>R</w:t>
      </w:r>
      <w:r>
        <w:t xml:space="preserve"> </w:t>
      </w:r>
      <w:sdt>
        <w:sdtPr>
          <w:id w:val="-71815697"/>
          <w:citation/>
        </w:sdtPr>
        <w:sdtContent>
          <w:r>
            <w:fldChar w:fldCharType="begin"/>
          </w:r>
          <w:r>
            <w:instrText xml:space="preserve"> CITATION RCo16 \l 1033 </w:instrText>
          </w:r>
          <w:r>
            <w:fldChar w:fldCharType="separate"/>
          </w:r>
          <w:r>
            <w:rPr>
              <w:noProof/>
            </w:rPr>
            <w:t>(R Core Team, 2016)</w:t>
          </w:r>
          <w:r>
            <w:fldChar w:fldCharType="end"/>
          </w:r>
        </w:sdtContent>
      </w:sdt>
      <w:r>
        <w:t xml:space="preserve">. Modified effect size calculations for normalized effect sizes were devised, using the </w:t>
      </w:r>
      <w:r>
        <w:rPr>
          <w:i/>
        </w:rPr>
        <w:t>metafor</w:t>
      </w:r>
      <w:r>
        <w:t xml:space="preserve"> functions as a foundation. Hypothesis testing was carried out using the linear mixed-effect model package </w:t>
      </w:r>
      <w:r>
        <w:rPr>
          <w:i/>
        </w:rPr>
        <w:t>lme4</w:t>
      </w:r>
      <w:r>
        <w:t xml:space="preserve"> </w:t>
      </w:r>
      <w:sdt>
        <w:sdtPr>
          <w:rPr>
            <w:i/>
          </w:rPr>
          <w:id w:val="496310664"/>
          <w:citation/>
        </w:sdtPr>
        <w:sdtContent>
          <w:r>
            <w:rPr>
              <w:i/>
            </w:rPr>
            <w:fldChar w:fldCharType="begin"/>
          </w:r>
          <w:r>
            <w:instrText xml:space="preserve">CITATION Bat15 \l 1033 </w:instrText>
          </w:r>
          <w:r>
            <w:rPr>
              <w:i/>
            </w:rPr>
            <w:fldChar w:fldCharType="separate"/>
          </w:r>
          <w:r>
            <w:rPr>
              <w:noProof/>
            </w:rPr>
            <w:t>(Bates, Maechler, Bolker, &amp; Walker, 2015)</w:t>
          </w:r>
          <w:r>
            <w:rPr>
              <w:i/>
            </w:rPr>
            <w:fldChar w:fldCharType="end"/>
          </w:r>
        </w:sdtContent>
      </w:sdt>
      <w:r>
        <w:t xml:space="preserve">. The effect size calculations in </w:t>
      </w:r>
      <w:r w:rsidRPr="00F50C53">
        <w:rPr>
          <w:i/>
        </w:rPr>
        <w:t>metafor</w:t>
      </w:r>
      <w:r>
        <w:t xml:space="preserve"> have been validated against results provided by the software packages Stata, SAS, and SPSS; the results from these other packages either agreed completely or fell within a margin of error expected when using numerical methods. The results of </w:t>
      </w:r>
      <w:r>
        <w:rPr>
          <w:i/>
        </w:rPr>
        <w:t>metafor</w:t>
      </w:r>
      <w:r>
        <w:t xml:space="preserve"> effect size calculations and analyses have also been validated against textbook examples.</w:t>
      </w:r>
    </w:p>
    <w:p w14:paraId="05673322" w14:textId="77777777" w:rsidR="00880F5C" w:rsidRDefault="00880F5C" w:rsidP="00A82313">
      <w:pPr>
        <w:pStyle w:val="Heading2"/>
      </w:pPr>
      <w:bookmarkStart w:id="275" w:name="results"/>
      <w:bookmarkStart w:id="276" w:name="_Toc355422743"/>
      <w:bookmarkEnd w:id="275"/>
      <w:r>
        <w:t>Results</w:t>
      </w:r>
      <w:bookmarkEnd w:id="276"/>
    </w:p>
    <w:p w14:paraId="632144AA" w14:textId="77777777" w:rsidR="00880F5C" w:rsidRDefault="00880F5C" w:rsidP="00A82313">
      <w:pPr>
        <w:pStyle w:val="Heading3"/>
      </w:pPr>
      <w:bookmarkStart w:id="277" w:name="summary-of-data"/>
      <w:bookmarkStart w:id="278" w:name="_Toc355422744"/>
      <w:bookmarkEnd w:id="277"/>
      <w:r>
        <w:t>Summary of data</w:t>
      </w:r>
      <w:bookmarkEnd w:id="278"/>
    </w:p>
    <w:p w14:paraId="0E541922" w14:textId="77777777" w:rsidR="00880F5C" w:rsidRDefault="00880F5C" w:rsidP="00880F5C">
      <w:pPr>
        <w:pStyle w:val="FirstParagraph"/>
      </w:pPr>
      <w:r>
        <w:t>The literature review identified 43 publications with data appropriate for quantitative meta-analysis. From these publications, 57 studies were identified, with a total of 204 sites at which the effectiveness of DSFS were evaluated (</w:t>
      </w:r>
      <w:r>
        <w:fldChar w:fldCharType="begin"/>
      </w:r>
      <w:r>
        <w:instrText xml:space="preserve"> REF _Ref478999920 \h </w:instrText>
      </w:r>
      <w:r>
        <w:fldChar w:fldCharType="separate"/>
      </w:r>
      <w:r>
        <w:t xml:space="preserve">Table </w:t>
      </w:r>
      <w:r>
        <w:rPr>
          <w:noProof/>
        </w:rPr>
        <w:t>7</w:t>
      </w:r>
      <w:r>
        <w:fldChar w:fldCharType="end"/>
      </w:r>
      <w:r>
        <w:t xml:space="preserve">). By assessing availability of the appropriate data (mean, </w:t>
      </w:r>
      <w:r>
        <w:rPr>
          <w:i/>
        </w:rPr>
        <w:t>s.d.</w:t>
      </w:r>
      <w:r>
        <w:t xml:space="preserve">, and </w:t>
      </w:r>
      <w:r>
        <w:rPr>
          <w:i/>
        </w:rPr>
        <w:t>N</w:t>
      </w:r>
      <w:r>
        <w:t xml:space="preserve">) within sites at the appropriate locations, the number of publications, studies, and sites available for testing each of hypothesis can be calculated. This shows that hypothesis H1, the effect of DSFS activation at the site of the sign, is the most commonly studied design, followed by H2, the effect of DSFS activation downstream of the sign. Hypothesis H3, the effect of DSFS following deactivation of the sign, was rarely studied, with only three </w:t>
      </w:r>
      <w:r>
        <w:lastRenderedPageBreak/>
        <w:t>publications providing sufficient data for meta-analysis. Note that these values differ from the Literature Review vote-count analysis, which only required studies report the significance of the result, not necessarily providing the underlying data for a meta-analysis.</w:t>
      </w:r>
    </w:p>
    <w:p w14:paraId="4B54EBFE" w14:textId="77777777" w:rsidR="00880F5C" w:rsidRDefault="00880F5C" w:rsidP="00880F5C">
      <w:pPr>
        <w:pStyle w:val="Caption"/>
      </w:pPr>
      <w:bookmarkStart w:id="279" w:name="_Ref478999920"/>
      <w:bookmarkStart w:id="280" w:name="_Toc479248258"/>
      <w:r>
        <w:t xml:space="preserve">Table </w:t>
      </w:r>
      <w:fldSimple w:instr=" SEQ Table \* ARABIC ">
        <w:r>
          <w:rPr>
            <w:noProof/>
          </w:rPr>
          <w:t>7</w:t>
        </w:r>
      </w:fldSimple>
      <w:bookmarkEnd w:id="279"/>
      <w:r>
        <w:t xml:space="preserve">. </w:t>
      </w:r>
      <w:r w:rsidRPr="00336303">
        <w:t>Summary of the number of publications, studies, and individual sites with data for each the 13 hypotheses.</w:t>
      </w:r>
      <w:bookmarkEnd w:id="280"/>
    </w:p>
    <w:tbl>
      <w:tblPr>
        <w:tblStyle w:val="rmdtable"/>
        <w:tblW w:w="1995" w:type="pct"/>
        <w:jc w:val="center"/>
        <w:tblLook w:val="07E0" w:firstRow="1" w:lastRow="1" w:firstColumn="1" w:lastColumn="1" w:noHBand="1" w:noVBand="1"/>
        <w:tblCaption w:val="Table 1. Summary of the number of publications, studies, and individual sites with data for each the 13 hypotheses."/>
      </w:tblPr>
      <w:tblGrid>
        <w:gridCol w:w="1350"/>
        <w:gridCol w:w="1483"/>
        <w:gridCol w:w="963"/>
        <w:gridCol w:w="696"/>
      </w:tblGrid>
      <w:tr w:rsidR="00880F5C" w:rsidRPr="005F1762" w14:paraId="37A8BA55"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13EE436C" w14:textId="77777777" w:rsidR="00880F5C" w:rsidRPr="005F1762" w:rsidRDefault="00880F5C" w:rsidP="00BC018E">
            <w:pPr>
              <w:rPr>
                <w:b/>
              </w:rPr>
            </w:pPr>
            <w:r w:rsidRPr="005F1762">
              <w:rPr>
                <w:b/>
              </w:rPr>
              <w:t>Hypothesis</w:t>
            </w:r>
          </w:p>
        </w:tc>
        <w:tc>
          <w:tcPr>
            <w:tcW w:w="0" w:type="auto"/>
          </w:tcPr>
          <w:p w14:paraId="369D3909" w14:textId="77777777" w:rsidR="00880F5C" w:rsidRPr="005F1762" w:rsidRDefault="00880F5C" w:rsidP="00BC018E">
            <w:pPr>
              <w:pStyle w:val="Compact"/>
              <w:jc w:val="right"/>
              <w:rPr>
                <w:b/>
              </w:rPr>
            </w:pPr>
            <w:r w:rsidRPr="005F1762">
              <w:rPr>
                <w:b/>
              </w:rPr>
              <w:t>Publications</w:t>
            </w:r>
          </w:p>
        </w:tc>
        <w:tc>
          <w:tcPr>
            <w:tcW w:w="0" w:type="auto"/>
          </w:tcPr>
          <w:p w14:paraId="48A1EDF4" w14:textId="77777777" w:rsidR="00880F5C" w:rsidRPr="005F1762" w:rsidRDefault="00880F5C" w:rsidP="00BC018E">
            <w:pPr>
              <w:pStyle w:val="Compact"/>
              <w:jc w:val="right"/>
              <w:rPr>
                <w:b/>
              </w:rPr>
            </w:pPr>
            <w:r w:rsidRPr="005F1762">
              <w:rPr>
                <w:b/>
              </w:rPr>
              <w:t>Studies</w:t>
            </w:r>
          </w:p>
        </w:tc>
        <w:tc>
          <w:tcPr>
            <w:tcW w:w="0" w:type="auto"/>
          </w:tcPr>
          <w:p w14:paraId="073281C3" w14:textId="77777777" w:rsidR="00880F5C" w:rsidRPr="005F1762" w:rsidRDefault="00880F5C" w:rsidP="00BC018E">
            <w:pPr>
              <w:pStyle w:val="Compact"/>
              <w:jc w:val="right"/>
              <w:rPr>
                <w:b/>
              </w:rPr>
            </w:pPr>
            <w:r w:rsidRPr="005F1762">
              <w:rPr>
                <w:b/>
              </w:rPr>
              <w:t>Sites</w:t>
            </w:r>
          </w:p>
        </w:tc>
      </w:tr>
      <w:tr w:rsidR="00880F5C" w14:paraId="2E9F8BC8" w14:textId="77777777" w:rsidTr="00BC018E">
        <w:trPr>
          <w:jc w:val="center"/>
        </w:trPr>
        <w:tc>
          <w:tcPr>
            <w:tcW w:w="0" w:type="auto"/>
          </w:tcPr>
          <w:p w14:paraId="5F0113F6" w14:textId="77777777" w:rsidR="00880F5C" w:rsidRDefault="00880F5C" w:rsidP="00BC018E">
            <w:pPr>
              <w:pStyle w:val="Compact"/>
            </w:pPr>
            <w:r>
              <w:t>H1A</w:t>
            </w:r>
          </w:p>
        </w:tc>
        <w:tc>
          <w:tcPr>
            <w:tcW w:w="0" w:type="auto"/>
          </w:tcPr>
          <w:p w14:paraId="4767B057" w14:textId="77777777" w:rsidR="00880F5C" w:rsidRDefault="00880F5C" w:rsidP="00BC018E">
            <w:pPr>
              <w:pStyle w:val="Compact"/>
              <w:jc w:val="right"/>
            </w:pPr>
            <w:r>
              <w:t>12</w:t>
            </w:r>
          </w:p>
        </w:tc>
        <w:tc>
          <w:tcPr>
            <w:tcW w:w="0" w:type="auto"/>
          </w:tcPr>
          <w:p w14:paraId="6FE4C9A0" w14:textId="77777777" w:rsidR="00880F5C" w:rsidRDefault="00880F5C" w:rsidP="00BC018E">
            <w:pPr>
              <w:pStyle w:val="Compact"/>
              <w:jc w:val="right"/>
            </w:pPr>
            <w:r>
              <w:t>22</w:t>
            </w:r>
          </w:p>
        </w:tc>
        <w:tc>
          <w:tcPr>
            <w:tcW w:w="0" w:type="auto"/>
          </w:tcPr>
          <w:p w14:paraId="3717FF07" w14:textId="77777777" w:rsidR="00880F5C" w:rsidRDefault="00880F5C" w:rsidP="00BC018E">
            <w:pPr>
              <w:pStyle w:val="Compact"/>
              <w:jc w:val="right"/>
            </w:pPr>
            <w:r>
              <w:t>81</w:t>
            </w:r>
          </w:p>
        </w:tc>
      </w:tr>
      <w:tr w:rsidR="00880F5C" w14:paraId="7F5679BC" w14:textId="77777777" w:rsidTr="00BC018E">
        <w:trPr>
          <w:jc w:val="center"/>
        </w:trPr>
        <w:tc>
          <w:tcPr>
            <w:tcW w:w="0" w:type="auto"/>
          </w:tcPr>
          <w:p w14:paraId="39C24223" w14:textId="77777777" w:rsidR="00880F5C" w:rsidRDefault="00880F5C" w:rsidP="00BC018E">
            <w:pPr>
              <w:pStyle w:val="Compact"/>
            </w:pPr>
            <w:r>
              <w:t>H1B</w:t>
            </w:r>
          </w:p>
        </w:tc>
        <w:tc>
          <w:tcPr>
            <w:tcW w:w="0" w:type="auto"/>
          </w:tcPr>
          <w:p w14:paraId="6C700151" w14:textId="77777777" w:rsidR="00880F5C" w:rsidRDefault="00880F5C" w:rsidP="00BC018E">
            <w:pPr>
              <w:pStyle w:val="Compact"/>
              <w:jc w:val="right"/>
            </w:pPr>
            <w:r>
              <w:t>18</w:t>
            </w:r>
          </w:p>
        </w:tc>
        <w:tc>
          <w:tcPr>
            <w:tcW w:w="0" w:type="auto"/>
          </w:tcPr>
          <w:p w14:paraId="1FEF8101" w14:textId="77777777" w:rsidR="00880F5C" w:rsidRDefault="00880F5C" w:rsidP="00BC018E">
            <w:pPr>
              <w:pStyle w:val="Compact"/>
              <w:jc w:val="right"/>
            </w:pPr>
            <w:r>
              <w:t>36</w:t>
            </w:r>
          </w:p>
        </w:tc>
        <w:tc>
          <w:tcPr>
            <w:tcW w:w="0" w:type="auto"/>
          </w:tcPr>
          <w:p w14:paraId="4234D184" w14:textId="77777777" w:rsidR="00880F5C" w:rsidRDefault="00880F5C" w:rsidP="00BC018E">
            <w:pPr>
              <w:pStyle w:val="Compact"/>
              <w:jc w:val="right"/>
            </w:pPr>
            <w:r>
              <w:t>186</w:t>
            </w:r>
          </w:p>
        </w:tc>
      </w:tr>
      <w:tr w:rsidR="00880F5C" w14:paraId="75621A6E" w14:textId="77777777" w:rsidTr="00BC018E">
        <w:trPr>
          <w:jc w:val="center"/>
        </w:trPr>
        <w:tc>
          <w:tcPr>
            <w:tcW w:w="0" w:type="auto"/>
          </w:tcPr>
          <w:p w14:paraId="338917C2" w14:textId="77777777" w:rsidR="00880F5C" w:rsidRDefault="00880F5C" w:rsidP="00BC018E">
            <w:pPr>
              <w:pStyle w:val="Compact"/>
            </w:pPr>
            <w:r>
              <w:t>H1C</w:t>
            </w:r>
          </w:p>
        </w:tc>
        <w:tc>
          <w:tcPr>
            <w:tcW w:w="0" w:type="auto"/>
          </w:tcPr>
          <w:p w14:paraId="2D614E10" w14:textId="77777777" w:rsidR="00880F5C" w:rsidRDefault="00880F5C" w:rsidP="00BC018E">
            <w:pPr>
              <w:pStyle w:val="Compact"/>
              <w:jc w:val="right"/>
            </w:pPr>
            <w:r>
              <w:t>14</w:t>
            </w:r>
          </w:p>
        </w:tc>
        <w:tc>
          <w:tcPr>
            <w:tcW w:w="0" w:type="auto"/>
          </w:tcPr>
          <w:p w14:paraId="08FC7476" w14:textId="77777777" w:rsidR="00880F5C" w:rsidRDefault="00880F5C" w:rsidP="00BC018E">
            <w:pPr>
              <w:pStyle w:val="Compact"/>
              <w:jc w:val="right"/>
            </w:pPr>
            <w:r>
              <w:t>28</w:t>
            </w:r>
          </w:p>
        </w:tc>
        <w:tc>
          <w:tcPr>
            <w:tcW w:w="0" w:type="auto"/>
          </w:tcPr>
          <w:p w14:paraId="580C92A1" w14:textId="77777777" w:rsidR="00880F5C" w:rsidRDefault="00880F5C" w:rsidP="00BC018E">
            <w:pPr>
              <w:pStyle w:val="Compact"/>
              <w:jc w:val="right"/>
            </w:pPr>
            <w:r>
              <w:t>123</w:t>
            </w:r>
          </w:p>
        </w:tc>
      </w:tr>
      <w:tr w:rsidR="00880F5C" w14:paraId="3A831060" w14:textId="77777777" w:rsidTr="00BC018E">
        <w:trPr>
          <w:jc w:val="center"/>
        </w:trPr>
        <w:tc>
          <w:tcPr>
            <w:tcW w:w="0" w:type="auto"/>
          </w:tcPr>
          <w:p w14:paraId="4F9CD609" w14:textId="77777777" w:rsidR="00880F5C" w:rsidRDefault="00880F5C" w:rsidP="00BC018E">
            <w:pPr>
              <w:pStyle w:val="Compact"/>
            </w:pPr>
            <w:r>
              <w:t>H2A</w:t>
            </w:r>
          </w:p>
        </w:tc>
        <w:tc>
          <w:tcPr>
            <w:tcW w:w="0" w:type="auto"/>
          </w:tcPr>
          <w:p w14:paraId="4ECBFCA6" w14:textId="77777777" w:rsidR="00880F5C" w:rsidRDefault="00880F5C" w:rsidP="00BC018E">
            <w:pPr>
              <w:pStyle w:val="Compact"/>
              <w:jc w:val="right"/>
            </w:pPr>
            <w:r>
              <w:t>9</w:t>
            </w:r>
          </w:p>
        </w:tc>
        <w:tc>
          <w:tcPr>
            <w:tcW w:w="0" w:type="auto"/>
          </w:tcPr>
          <w:p w14:paraId="02A83CEE" w14:textId="77777777" w:rsidR="00880F5C" w:rsidRDefault="00880F5C" w:rsidP="00BC018E">
            <w:pPr>
              <w:pStyle w:val="Compact"/>
              <w:jc w:val="right"/>
            </w:pPr>
            <w:r>
              <w:t>18</w:t>
            </w:r>
          </w:p>
        </w:tc>
        <w:tc>
          <w:tcPr>
            <w:tcW w:w="0" w:type="auto"/>
          </w:tcPr>
          <w:p w14:paraId="0B363B06" w14:textId="77777777" w:rsidR="00880F5C" w:rsidRDefault="00880F5C" w:rsidP="00BC018E">
            <w:pPr>
              <w:pStyle w:val="Compact"/>
              <w:jc w:val="right"/>
            </w:pPr>
            <w:r>
              <w:t>85</w:t>
            </w:r>
          </w:p>
        </w:tc>
      </w:tr>
      <w:tr w:rsidR="00880F5C" w14:paraId="0F2CD130" w14:textId="77777777" w:rsidTr="00BC018E">
        <w:trPr>
          <w:jc w:val="center"/>
        </w:trPr>
        <w:tc>
          <w:tcPr>
            <w:tcW w:w="0" w:type="auto"/>
          </w:tcPr>
          <w:p w14:paraId="51181060" w14:textId="77777777" w:rsidR="00880F5C" w:rsidRDefault="00880F5C" w:rsidP="00BC018E">
            <w:pPr>
              <w:pStyle w:val="Compact"/>
            </w:pPr>
            <w:r>
              <w:t>H2B</w:t>
            </w:r>
          </w:p>
        </w:tc>
        <w:tc>
          <w:tcPr>
            <w:tcW w:w="0" w:type="auto"/>
          </w:tcPr>
          <w:p w14:paraId="233917CE" w14:textId="77777777" w:rsidR="00880F5C" w:rsidRDefault="00880F5C" w:rsidP="00BC018E">
            <w:pPr>
              <w:pStyle w:val="Compact"/>
              <w:jc w:val="right"/>
            </w:pPr>
            <w:r>
              <w:t>9</w:t>
            </w:r>
          </w:p>
        </w:tc>
        <w:tc>
          <w:tcPr>
            <w:tcW w:w="0" w:type="auto"/>
          </w:tcPr>
          <w:p w14:paraId="60530703" w14:textId="77777777" w:rsidR="00880F5C" w:rsidRDefault="00880F5C" w:rsidP="00BC018E">
            <w:pPr>
              <w:pStyle w:val="Compact"/>
              <w:jc w:val="right"/>
            </w:pPr>
            <w:r>
              <w:t>18</w:t>
            </w:r>
          </w:p>
        </w:tc>
        <w:tc>
          <w:tcPr>
            <w:tcW w:w="0" w:type="auto"/>
          </w:tcPr>
          <w:p w14:paraId="6C40DB60" w14:textId="77777777" w:rsidR="00880F5C" w:rsidRDefault="00880F5C" w:rsidP="00BC018E">
            <w:pPr>
              <w:pStyle w:val="Compact"/>
              <w:jc w:val="right"/>
            </w:pPr>
            <w:r>
              <w:t>85</w:t>
            </w:r>
          </w:p>
        </w:tc>
      </w:tr>
      <w:tr w:rsidR="00880F5C" w14:paraId="61FA0597" w14:textId="77777777" w:rsidTr="00BC018E">
        <w:trPr>
          <w:jc w:val="center"/>
        </w:trPr>
        <w:tc>
          <w:tcPr>
            <w:tcW w:w="0" w:type="auto"/>
          </w:tcPr>
          <w:p w14:paraId="4561D3B6" w14:textId="77777777" w:rsidR="00880F5C" w:rsidRDefault="00880F5C" w:rsidP="00BC018E">
            <w:pPr>
              <w:pStyle w:val="Compact"/>
            </w:pPr>
            <w:r>
              <w:t>H2C</w:t>
            </w:r>
          </w:p>
        </w:tc>
        <w:tc>
          <w:tcPr>
            <w:tcW w:w="0" w:type="auto"/>
          </w:tcPr>
          <w:p w14:paraId="5503CC93" w14:textId="77777777" w:rsidR="00880F5C" w:rsidRDefault="00880F5C" w:rsidP="00BC018E">
            <w:pPr>
              <w:pStyle w:val="Compact"/>
              <w:jc w:val="right"/>
            </w:pPr>
            <w:r>
              <w:t>9</w:t>
            </w:r>
          </w:p>
        </w:tc>
        <w:tc>
          <w:tcPr>
            <w:tcW w:w="0" w:type="auto"/>
          </w:tcPr>
          <w:p w14:paraId="0DCC0CFB" w14:textId="77777777" w:rsidR="00880F5C" w:rsidRDefault="00880F5C" w:rsidP="00BC018E">
            <w:pPr>
              <w:pStyle w:val="Compact"/>
              <w:jc w:val="right"/>
            </w:pPr>
            <w:r>
              <w:t>18</w:t>
            </w:r>
          </w:p>
        </w:tc>
        <w:tc>
          <w:tcPr>
            <w:tcW w:w="0" w:type="auto"/>
          </w:tcPr>
          <w:p w14:paraId="681AAA09" w14:textId="77777777" w:rsidR="00880F5C" w:rsidRDefault="00880F5C" w:rsidP="00BC018E">
            <w:pPr>
              <w:pStyle w:val="Compact"/>
              <w:jc w:val="right"/>
            </w:pPr>
            <w:r>
              <w:t>85</w:t>
            </w:r>
          </w:p>
        </w:tc>
      </w:tr>
      <w:tr w:rsidR="00880F5C" w14:paraId="0EADEF59" w14:textId="77777777" w:rsidTr="00BC018E">
        <w:trPr>
          <w:jc w:val="center"/>
        </w:trPr>
        <w:tc>
          <w:tcPr>
            <w:tcW w:w="0" w:type="auto"/>
          </w:tcPr>
          <w:p w14:paraId="4FB56864" w14:textId="77777777" w:rsidR="00880F5C" w:rsidRDefault="00880F5C" w:rsidP="00BC018E">
            <w:pPr>
              <w:pStyle w:val="Compact"/>
            </w:pPr>
            <w:r>
              <w:t>H2A'</w:t>
            </w:r>
          </w:p>
        </w:tc>
        <w:tc>
          <w:tcPr>
            <w:tcW w:w="0" w:type="auto"/>
          </w:tcPr>
          <w:p w14:paraId="7D72ABCD" w14:textId="77777777" w:rsidR="00880F5C" w:rsidRDefault="00880F5C" w:rsidP="00BC018E">
            <w:pPr>
              <w:pStyle w:val="Compact"/>
              <w:jc w:val="right"/>
            </w:pPr>
            <w:r>
              <w:t>9</w:t>
            </w:r>
          </w:p>
        </w:tc>
        <w:tc>
          <w:tcPr>
            <w:tcW w:w="0" w:type="auto"/>
          </w:tcPr>
          <w:p w14:paraId="3335D1C2" w14:textId="77777777" w:rsidR="00880F5C" w:rsidRDefault="00880F5C" w:rsidP="00BC018E">
            <w:pPr>
              <w:pStyle w:val="Compact"/>
              <w:jc w:val="right"/>
            </w:pPr>
            <w:r>
              <w:t>18</w:t>
            </w:r>
          </w:p>
        </w:tc>
        <w:tc>
          <w:tcPr>
            <w:tcW w:w="0" w:type="auto"/>
          </w:tcPr>
          <w:p w14:paraId="32BCC3BD" w14:textId="77777777" w:rsidR="00880F5C" w:rsidRDefault="00880F5C" w:rsidP="00BC018E">
            <w:pPr>
              <w:pStyle w:val="Compact"/>
              <w:jc w:val="right"/>
            </w:pPr>
            <w:r>
              <w:t>85</w:t>
            </w:r>
          </w:p>
        </w:tc>
      </w:tr>
      <w:tr w:rsidR="00880F5C" w14:paraId="0C92E4D3" w14:textId="77777777" w:rsidTr="00BC018E">
        <w:trPr>
          <w:jc w:val="center"/>
        </w:trPr>
        <w:tc>
          <w:tcPr>
            <w:tcW w:w="0" w:type="auto"/>
          </w:tcPr>
          <w:p w14:paraId="41C3D9F6" w14:textId="77777777" w:rsidR="00880F5C" w:rsidRDefault="00880F5C" w:rsidP="00BC018E">
            <w:pPr>
              <w:pStyle w:val="Compact"/>
            </w:pPr>
            <w:r>
              <w:t>H2C'</w:t>
            </w:r>
          </w:p>
        </w:tc>
        <w:tc>
          <w:tcPr>
            <w:tcW w:w="0" w:type="auto"/>
          </w:tcPr>
          <w:p w14:paraId="118D87CA" w14:textId="77777777" w:rsidR="00880F5C" w:rsidRDefault="00880F5C" w:rsidP="00BC018E">
            <w:pPr>
              <w:pStyle w:val="Compact"/>
              <w:jc w:val="right"/>
            </w:pPr>
            <w:r>
              <w:t>9</w:t>
            </w:r>
          </w:p>
        </w:tc>
        <w:tc>
          <w:tcPr>
            <w:tcW w:w="0" w:type="auto"/>
          </w:tcPr>
          <w:p w14:paraId="7D9F068D" w14:textId="77777777" w:rsidR="00880F5C" w:rsidRDefault="00880F5C" w:rsidP="00BC018E">
            <w:pPr>
              <w:pStyle w:val="Compact"/>
              <w:jc w:val="right"/>
            </w:pPr>
            <w:r>
              <w:t>18</w:t>
            </w:r>
          </w:p>
        </w:tc>
        <w:tc>
          <w:tcPr>
            <w:tcW w:w="0" w:type="auto"/>
          </w:tcPr>
          <w:p w14:paraId="58CB5BF0" w14:textId="77777777" w:rsidR="00880F5C" w:rsidRDefault="00880F5C" w:rsidP="00BC018E">
            <w:pPr>
              <w:pStyle w:val="Compact"/>
              <w:jc w:val="right"/>
            </w:pPr>
            <w:r>
              <w:t>85</w:t>
            </w:r>
          </w:p>
        </w:tc>
      </w:tr>
      <w:tr w:rsidR="00880F5C" w14:paraId="71768342" w14:textId="77777777" w:rsidTr="00BC018E">
        <w:trPr>
          <w:jc w:val="center"/>
        </w:trPr>
        <w:tc>
          <w:tcPr>
            <w:tcW w:w="0" w:type="auto"/>
          </w:tcPr>
          <w:p w14:paraId="7A6135EF" w14:textId="77777777" w:rsidR="00880F5C" w:rsidRDefault="00880F5C" w:rsidP="00BC018E">
            <w:pPr>
              <w:pStyle w:val="Compact"/>
            </w:pPr>
            <w:r>
              <w:t>H3A</w:t>
            </w:r>
          </w:p>
        </w:tc>
        <w:tc>
          <w:tcPr>
            <w:tcW w:w="0" w:type="auto"/>
          </w:tcPr>
          <w:p w14:paraId="7E5F165E" w14:textId="77777777" w:rsidR="00880F5C" w:rsidRDefault="00880F5C" w:rsidP="00BC018E">
            <w:pPr>
              <w:pStyle w:val="Compact"/>
              <w:jc w:val="right"/>
            </w:pPr>
            <w:r>
              <w:t>2</w:t>
            </w:r>
          </w:p>
        </w:tc>
        <w:tc>
          <w:tcPr>
            <w:tcW w:w="0" w:type="auto"/>
          </w:tcPr>
          <w:p w14:paraId="20EA20CB" w14:textId="77777777" w:rsidR="00880F5C" w:rsidRDefault="00880F5C" w:rsidP="00BC018E">
            <w:pPr>
              <w:pStyle w:val="Compact"/>
              <w:jc w:val="right"/>
            </w:pPr>
            <w:r>
              <w:t>3</w:t>
            </w:r>
          </w:p>
        </w:tc>
        <w:tc>
          <w:tcPr>
            <w:tcW w:w="0" w:type="auto"/>
          </w:tcPr>
          <w:p w14:paraId="50F8BCF9" w14:textId="77777777" w:rsidR="00880F5C" w:rsidRDefault="00880F5C" w:rsidP="00BC018E">
            <w:pPr>
              <w:pStyle w:val="Compact"/>
              <w:jc w:val="right"/>
            </w:pPr>
            <w:r>
              <w:t>8</w:t>
            </w:r>
          </w:p>
        </w:tc>
      </w:tr>
      <w:tr w:rsidR="00880F5C" w14:paraId="0AF6D062" w14:textId="77777777" w:rsidTr="00BC018E">
        <w:trPr>
          <w:jc w:val="center"/>
        </w:trPr>
        <w:tc>
          <w:tcPr>
            <w:tcW w:w="0" w:type="auto"/>
          </w:tcPr>
          <w:p w14:paraId="6A965CE8" w14:textId="77777777" w:rsidR="00880F5C" w:rsidRDefault="00880F5C" w:rsidP="00BC018E">
            <w:pPr>
              <w:pStyle w:val="Compact"/>
            </w:pPr>
            <w:r>
              <w:t>H3B</w:t>
            </w:r>
          </w:p>
        </w:tc>
        <w:tc>
          <w:tcPr>
            <w:tcW w:w="0" w:type="auto"/>
          </w:tcPr>
          <w:p w14:paraId="257719B5" w14:textId="77777777" w:rsidR="00880F5C" w:rsidRDefault="00880F5C" w:rsidP="00BC018E">
            <w:pPr>
              <w:pStyle w:val="Compact"/>
              <w:jc w:val="right"/>
            </w:pPr>
            <w:r>
              <w:t>3</w:t>
            </w:r>
          </w:p>
        </w:tc>
        <w:tc>
          <w:tcPr>
            <w:tcW w:w="0" w:type="auto"/>
          </w:tcPr>
          <w:p w14:paraId="6521FE08" w14:textId="77777777" w:rsidR="00880F5C" w:rsidRDefault="00880F5C" w:rsidP="00BC018E">
            <w:pPr>
              <w:pStyle w:val="Compact"/>
              <w:jc w:val="right"/>
            </w:pPr>
            <w:r>
              <w:t>5</w:t>
            </w:r>
          </w:p>
        </w:tc>
        <w:tc>
          <w:tcPr>
            <w:tcW w:w="0" w:type="auto"/>
          </w:tcPr>
          <w:p w14:paraId="641B6B78" w14:textId="77777777" w:rsidR="00880F5C" w:rsidRDefault="00880F5C" w:rsidP="00BC018E">
            <w:pPr>
              <w:pStyle w:val="Compact"/>
              <w:jc w:val="right"/>
            </w:pPr>
            <w:r>
              <w:t>8</w:t>
            </w:r>
          </w:p>
        </w:tc>
      </w:tr>
      <w:tr w:rsidR="00880F5C" w14:paraId="7FB3FFDD" w14:textId="77777777" w:rsidTr="00BC018E">
        <w:trPr>
          <w:jc w:val="center"/>
        </w:trPr>
        <w:tc>
          <w:tcPr>
            <w:tcW w:w="0" w:type="auto"/>
          </w:tcPr>
          <w:p w14:paraId="39A507C2" w14:textId="77777777" w:rsidR="00880F5C" w:rsidRDefault="00880F5C" w:rsidP="00BC018E">
            <w:pPr>
              <w:pStyle w:val="Compact"/>
            </w:pPr>
            <w:r>
              <w:t>H3C</w:t>
            </w:r>
          </w:p>
        </w:tc>
        <w:tc>
          <w:tcPr>
            <w:tcW w:w="0" w:type="auto"/>
          </w:tcPr>
          <w:p w14:paraId="0B27743F" w14:textId="77777777" w:rsidR="00880F5C" w:rsidRDefault="00880F5C" w:rsidP="00BC018E">
            <w:pPr>
              <w:pStyle w:val="Compact"/>
              <w:jc w:val="right"/>
            </w:pPr>
            <w:r>
              <w:t>2</w:t>
            </w:r>
          </w:p>
        </w:tc>
        <w:tc>
          <w:tcPr>
            <w:tcW w:w="0" w:type="auto"/>
          </w:tcPr>
          <w:p w14:paraId="03A35567" w14:textId="77777777" w:rsidR="00880F5C" w:rsidRDefault="00880F5C" w:rsidP="00BC018E">
            <w:pPr>
              <w:pStyle w:val="Compact"/>
              <w:jc w:val="right"/>
            </w:pPr>
            <w:r>
              <w:t>3</w:t>
            </w:r>
          </w:p>
        </w:tc>
        <w:tc>
          <w:tcPr>
            <w:tcW w:w="0" w:type="auto"/>
          </w:tcPr>
          <w:p w14:paraId="2C1012F5" w14:textId="77777777" w:rsidR="00880F5C" w:rsidRDefault="00880F5C" w:rsidP="00BC018E">
            <w:pPr>
              <w:pStyle w:val="Compact"/>
              <w:jc w:val="right"/>
            </w:pPr>
            <w:r>
              <w:t>4</w:t>
            </w:r>
          </w:p>
        </w:tc>
      </w:tr>
      <w:tr w:rsidR="00880F5C" w14:paraId="2869F910" w14:textId="77777777" w:rsidTr="00BC018E">
        <w:trPr>
          <w:jc w:val="center"/>
        </w:trPr>
        <w:tc>
          <w:tcPr>
            <w:tcW w:w="0" w:type="auto"/>
          </w:tcPr>
          <w:p w14:paraId="376BD0B3" w14:textId="77777777" w:rsidR="00880F5C" w:rsidRDefault="00880F5C" w:rsidP="00BC018E">
            <w:pPr>
              <w:pStyle w:val="Compact"/>
            </w:pPr>
            <w:r>
              <w:t>H3A'</w:t>
            </w:r>
          </w:p>
        </w:tc>
        <w:tc>
          <w:tcPr>
            <w:tcW w:w="0" w:type="auto"/>
          </w:tcPr>
          <w:p w14:paraId="3E322FFB" w14:textId="77777777" w:rsidR="00880F5C" w:rsidRDefault="00880F5C" w:rsidP="00BC018E">
            <w:pPr>
              <w:pStyle w:val="Compact"/>
              <w:jc w:val="right"/>
            </w:pPr>
            <w:r>
              <w:t>2</w:t>
            </w:r>
          </w:p>
        </w:tc>
        <w:tc>
          <w:tcPr>
            <w:tcW w:w="0" w:type="auto"/>
          </w:tcPr>
          <w:p w14:paraId="26677891" w14:textId="77777777" w:rsidR="00880F5C" w:rsidRDefault="00880F5C" w:rsidP="00BC018E">
            <w:pPr>
              <w:pStyle w:val="Compact"/>
              <w:jc w:val="right"/>
            </w:pPr>
            <w:r>
              <w:t>3</w:t>
            </w:r>
          </w:p>
        </w:tc>
        <w:tc>
          <w:tcPr>
            <w:tcW w:w="0" w:type="auto"/>
          </w:tcPr>
          <w:p w14:paraId="6A8917FB" w14:textId="77777777" w:rsidR="00880F5C" w:rsidRDefault="00880F5C" w:rsidP="00BC018E">
            <w:pPr>
              <w:pStyle w:val="Compact"/>
              <w:jc w:val="right"/>
            </w:pPr>
            <w:r>
              <w:t>4</w:t>
            </w:r>
          </w:p>
        </w:tc>
      </w:tr>
      <w:tr w:rsidR="00880F5C" w14:paraId="1BC4D6B0"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Pr>
          <w:p w14:paraId="04849E7A" w14:textId="77777777" w:rsidR="00880F5C" w:rsidRDefault="00880F5C" w:rsidP="00BC018E">
            <w:pPr>
              <w:pStyle w:val="Compact"/>
            </w:pPr>
            <w:r>
              <w:t>H3B'</w:t>
            </w:r>
          </w:p>
        </w:tc>
        <w:tc>
          <w:tcPr>
            <w:tcW w:w="0" w:type="auto"/>
          </w:tcPr>
          <w:p w14:paraId="6EC0629E"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3</w:t>
            </w:r>
          </w:p>
        </w:tc>
        <w:tc>
          <w:tcPr>
            <w:tcW w:w="0" w:type="auto"/>
          </w:tcPr>
          <w:p w14:paraId="65943F5B"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5</w:t>
            </w:r>
          </w:p>
        </w:tc>
        <w:tc>
          <w:tcPr>
            <w:tcW w:w="0" w:type="auto"/>
          </w:tcPr>
          <w:p w14:paraId="034F7EEC"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8</w:t>
            </w:r>
          </w:p>
        </w:tc>
      </w:tr>
    </w:tbl>
    <w:p w14:paraId="696CE532" w14:textId="77777777" w:rsidR="00880F5C" w:rsidRDefault="00880F5C" w:rsidP="00880F5C">
      <w:pPr>
        <w:pStyle w:val="BodyText"/>
      </w:pPr>
      <w:r>
        <w:t xml:space="preserve">The actual number of sample units available for each hypothesis test was greater than the number of sites in some cases, if studies separately investigated different vehicle types, for example. If some sites had insufficient data to carry out the statistical test (for example, lacking standard deviations reported), then the number of sample units was less than the number of sites in some cases. The mean effect size, variance, and number of sample units for each of the thirteen hypotheses is presented in </w:t>
      </w:r>
      <w:r>
        <w:fldChar w:fldCharType="begin"/>
      </w:r>
      <w:r>
        <w:instrText xml:space="preserve"> REF _Ref478999960 \h </w:instrText>
      </w:r>
      <w:r>
        <w:fldChar w:fldCharType="separate"/>
      </w:r>
      <w:r>
        <w:t xml:space="preserve">Table </w:t>
      </w:r>
      <w:r>
        <w:rPr>
          <w:noProof/>
        </w:rPr>
        <w:t>8</w:t>
      </w:r>
      <w:r>
        <w:fldChar w:fldCharType="end"/>
      </w:r>
      <w:r>
        <w:t>.</w:t>
      </w:r>
    </w:p>
    <w:p w14:paraId="11A1960B" w14:textId="77777777" w:rsidR="00880F5C" w:rsidRDefault="00880F5C" w:rsidP="00880F5C">
      <w:pPr>
        <w:pStyle w:val="BodyText"/>
      </w:pPr>
      <w:r>
        <w:t xml:space="preserve">The largest effects are noted for decreases in speed due to activation of the sign, at the site of the DSFS (H1B, 2.99 mph decrease). For the downstream activation effects, the largest mean effect size was for the downstream effect, relative to speeds upstream of the DSFS (H2C, 6.98 mph decrease). Finally, deactivation effects were heterogeneous depending on what hypothesis was tested, but had high effect sizes for the reduction in speed between upstream and adjacent sites, following DSFS removal (H3C, 9.44 mph decrease). </w:t>
      </w:r>
    </w:p>
    <w:p w14:paraId="7F05E687" w14:textId="77777777" w:rsidR="00880F5C" w:rsidRDefault="00880F5C" w:rsidP="00880F5C">
      <w:pPr>
        <w:pStyle w:val="BodyText"/>
      </w:pPr>
      <w:r>
        <w:t>Taken together, these results indicate that DSFS installations were consistently effective in reducing driver speeds, typically by 2-4 mph for passenger cars. Speeds generally increased downstream of DSFS installations, again indicating that the location of the installation sees a clear effect on driver behavior. Following removal of the DSFS, the few studies available indicated that vehicle speeds at the former site of the DSFS remained lower than prior to the installation, giving evidence for a ‘halo effect’ following removal of temporary DSFS installations.</w:t>
      </w:r>
    </w:p>
    <w:p w14:paraId="2069D4A3" w14:textId="77777777" w:rsidR="00880F5C" w:rsidRDefault="00880F5C" w:rsidP="00880F5C">
      <w:pPr>
        <w:pStyle w:val="BodyText"/>
      </w:pPr>
      <w:r>
        <w:t xml:space="preserve">These effect size values in Table 2 are the mean effect sizes calculated at the level of a sample unit. The definition of a sample unit varies by hypothesis, and may include a single site measured at two points in time (e.g., H1B), two sites measured at the same time (H1C), or two sites, each measured at two points in time (H1A and other normalized effect sizes). Some hypotheses could </w:t>
      </w:r>
      <w:r>
        <w:lastRenderedPageBreak/>
        <w:t>be tested for multiple safety foci and vehicle types across numerous studies. The sections below employ statistical models to account for the differences between publications, studies within publications, vehicle types, and safety foci. Further analysis was carried out, where possible, to address the effect on speed reductions both of the posted speed and of the distance between DSFS and measured speed.</w:t>
      </w:r>
    </w:p>
    <w:p w14:paraId="170F33FB" w14:textId="77777777" w:rsidR="00880F5C" w:rsidRDefault="00880F5C" w:rsidP="00880F5C">
      <w:pPr>
        <w:pStyle w:val="Caption"/>
      </w:pPr>
      <w:bookmarkStart w:id="281" w:name="_Ref478999960"/>
      <w:bookmarkStart w:id="282" w:name="_Toc479248259"/>
      <w:r>
        <w:t xml:space="preserve">Table </w:t>
      </w:r>
      <w:fldSimple w:instr=" SEQ Table \* ARABIC ">
        <w:r>
          <w:rPr>
            <w:noProof/>
          </w:rPr>
          <w:t>8</w:t>
        </w:r>
      </w:fldSimple>
      <w:bookmarkEnd w:id="281"/>
      <w:r>
        <w:t xml:space="preserve">. </w:t>
      </w:r>
      <w:r w:rsidRPr="00173CB3">
        <w:t xml:space="preserve">Summary of </w:t>
      </w:r>
      <w:r>
        <w:t>mean</w:t>
      </w:r>
      <w:r w:rsidRPr="00173CB3">
        <w:t xml:space="preserve"> effect sizes (ES, in mph) across the 13 hypotheses tested, with variance (Vi) and sample size (N) indicated.</w:t>
      </w:r>
      <w:r>
        <w:t xml:space="preserve"> Statistical modeling of effect sizes follows below.</w:t>
      </w:r>
      <w:bookmarkEnd w:id="282"/>
    </w:p>
    <w:tbl>
      <w:tblPr>
        <w:tblStyle w:val="rmdtable"/>
        <w:tblW w:w="3026" w:type="pct"/>
        <w:jc w:val="center"/>
        <w:tblCellMar>
          <w:left w:w="115" w:type="dxa"/>
          <w:right w:w="115" w:type="dxa"/>
        </w:tblCellMar>
        <w:tblLook w:val="07E0" w:firstRow="1" w:lastRow="1" w:firstColumn="1" w:lastColumn="1" w:noHBand="1" w:noVBand="1"/>
        <w:tblCaption w:val="Table 2. Summary of overall effect sizes (ES, in mph) across the 13 hypotheses tested, with variance (Vi) and sample size (N) indicated."/>
      </w:tblPr>
      <w:tblGrid>
        <w:gridCol w:w="2305"/>
        <w:gridCol w:w="1384"/>
        <w:gridCol w:w="873"/>
        <w:gridCol w:w="651"/>
        <w:gridCol w:w="591"/>
      </w:tblGrid>
      <w:tr w:rsidR="00880F5C" w:rsidRPr="005F1762" w14:paraId="6A9B8D0A" w14:textId="77777777" w:rsidTr="00BC018E">
        <w:trPr>
          <w:cnfStyle w:val="100000000000" w:firstRow="1" w:lastRow="0" w:firstColumn="0" w:lastColumn="0" w:oddVBand="0" w:evenVBand="0" w:oddHBand="0" w:evenHBand="0" w:firstRowFirstColumn="0" w:firstRowLastColumn="0" w:lastRowFirstColumn="0" w:lastRowLastColumn="0"/>
          <w:cantSplit/>
          <w:tblHeader/>
          <w:jc w:val="center"/>
        </w:trPr>
        <w:tc>
          <w:tcPr>
            <w:tcW w:w="1986" w:type="pct"/>
          </w:tcPr>
          <w:p w14:paraId="3D49D197" w14:textId="77777777" w:rsidR="00880F5C" w:rsidRPr="005F1762" w:rsidRDefault="00880F5C" w:rsidP="00BC018E">
            <w:pPr>
              <w:rPr>
                <w:b/>
              </w:rPr>
            </w:pPr>
            <w:r w:rsidRPr="005F1762">
              <w:rPr>
                <w:b/>
              </w:rPr>
              <w:t>Hypothesis Category</w:t>
            </w:r>
          </w:p>
        </w:tc>
        <w:tc>
          <w:tcPr>
            <w:tcW w:w="1192" w:type="pct"/>
          </w:tcPr>
          <w:p w14:paraId="53FA6A8A" w14:textId="77777777" w:rsidR="00880F5C" w:rsidRPr="005F1762" w:rsidRDefault="00880F5C" w:rsidP="00BC018E">
            <w:pPr>
              <w:rPr>
                <w:b/>
              </w:rPr>
            </w:pPr>
            <w:r w:rsidRPr="005F1762">
              <w:rPr>
                <w:b/>
              </w:rPr>
              <w:t>Hypothesis</w:t>
            </w:r>
          </w:p>
        </w:tc>
        <w:tc>
          <w:tcPr>
            <w:tcW w:w="752" w:type="pct"/>
          </w:tcPr>
          <w:p w14:paraId="48D6246C" w14:textId="77777777" w:rsidR="00880F5C" w:rsidRPr="005F1762" w:rsidRDefault="00880F5C" w:rsidP="00BC018E">
            <w:pPr>
              <w:pStyle w:val="Compact"/>
              <w:jc w:val="right"/>
              <w:rPr>
                <w:b/>
              </w:rPr>
            </w:pPr>
            <w:r w:rsidRPr="005F1762">
              <w:rPr>
                <w:b/>
                <w:i/>
              </w:rPr>
              <w:t>ES</w:t>
            </w:r>
          </w:p>
        </w:tc>
        <w:tc>
          <w:tcPr>
            <w:tcW w:w="0" w:type="auto"/>
          </w:tcPr>
          <w:p w14:paraId="5A40197A" w14:textId="77777777" w:rsidR="00880F5C" w:rsidRPr="005F1762" w:rsidRDefault="00880F5C" w:rsidP="00BC018E">
            <w:pPr>
              <w:pStyle w:val="Compact"/>
              <w:jc w:val="right"/>
              <w:rPr>
                <w:b/>
              </w:rPr>
            </w:pPr>
            <w:r w:rsidRPr="005F1762">
              <w:rPr>
                <w:b/>
                <w:i/>
              </w:rPr>
              <w:t>Vi</w:t>
            </w:r>
          </w:p>
        </w:tc>
        <w:tc>
          <w:tcPr>
            <w:tcW w:w="0" w:type="auto"/>
          </w:tcPr>
          <w:p w14:paraId="681E39C8" w14:textId="77777777" w:rsidR="00880F5C" w:rsidRPr="005F1762" w:rsidRDefault="00880F5C" w:rsidP="00BC018E">
            <w:pPr>
              <w:pStyle w:val="Compact"/>
              <w:jc w:val="right"/>
              <w:rPr>
                <w:b/>
              </w:rPr>
            </w:pPr>
            <w:r w:rsidRPr="005F1762">
              <w:rPr>
                <w:b/>
              </w:rPr>
              <w:t>N</w:t>
            </w:r>
          </w:p>
        </w:tc>
      </w:tr>
      <w:tr w:rsidR="00880F5C" w14:paraId="23616649" w14:textId="77777777" w:rsidTr="00BC018E">
        <w:trPr>
          <w:cantSplit/>
          <w:jc w:val="center"/>
        </w:trPr>
        <w:tc>
          <w:tcPr>
            <w:tcW w:w="1986" w:type="pct"/>
          </w:tcPr>
          <w:p w14:paraId="6C7E9B3C" w14:textId="77777777" w:rsidR="00880F5C" w:rsidRDefault="00880F5C" w:rsidP="00BC018E">
            <w:pPr>
              <w:pStyle w:val="Compact"/>
            </w:pPr>
            <w:r>
              <w:t>H1: Activation</w:t>
            </w:r>
          </w:p>
        </w:tc>
        <w:tc>
          <w:tcPr>
            <w:tcW w:w="1192" w:type="pct"/>
          </w:tcPr>
          <w:p w14:paraId="50164E7F" w14:textId="77777777" w:rsidR="00880F5C" w:rsidRDefault="00880F5C" w:rsidP="00BC018E">
            <w:pPr>
              <w:pStyle w:val="Compact"/>
            </w:pPr>
            <w:r>
              <w:t>H1A</w:t>
            </w:r>
          </w:p>
        </w:tc>
        <w:tc>
          <w:tcPr>
            <w:tcW w:w="752" w:type="pct"/>
          </w:tcPr>
          <w:p w14:paraId="02CE482A" w14:textId="77777777" w:rsidR="00880F5C" w:rsidRDefault="00880F5C" w:rsidP="00BC018E">
            <w:pPr>
              <w:pStyle w:val="Compact"/>
              <w:jc w:val="right"/>
            </w:pPr>
            <w:r>
              <w:t>-2.73</w:t>
            </w:r>
          </w:p>
        </w:tc>
        <w:tc>
          <w:tcPr>
            <w:tcW w:w="0" w:type="auto"/>
          </w:tcPr>
          <w:p w14:paraId="3EB3278F" w14:textId="77777777" w:rsidR="00880F5C" w:rsidRDefault="00880F5C" w:rsidP="00BC018E">
            <w:pPr>
              <w:pStyle w:val="Compact"/>
              <w:jc w:val="right"/>
            </w:pPr>
            <w:r>
              <w:t>1.88</w:t>
            </w:r>
          </w:p>
        </w:tc>
        <w:tc>
          <w:tcPr>
            <w:tcW w:w="0" w:type="auto"/>
          </w:tcPr>
          <w:p w14:paraId="7A016A8C" w14:textId="77777777" w:rsidR="00880F5C" w:rsidRDefault="00880F5C" w:rsidP="00BC018E">
            <w:pPr>
              <w:pStyle w:val="Compact"/>
              <w:jc w:val="right"/>
            </w:pPr>
            <w:r>
              <w:t>72</w:t>
            </w:r>
          </w:p>
        </w:tc>
      </w:tr>
      <w:tr w:rsidR="00880F5C" w14:paraId="2F0752C3" w14:textId="77777777" w:rsidTr="00BC018E">
        <w:trPr>
          <w:cantSplit/>
          <w:jc w:val="center"/>
        </w:trPr>
        <w:tc>
          <w:tcPr>
            <w:tcW w:w="1986" w:type="pct"/>
          </w:tcPr>
          <w:p w14:paraId="6A9DC7DF" w14:textId="77777777" w:rsidR="00880F5C" w:rsidRDefault="00880F5C" w:rsidP="00BC018E">
            <w:pPr>
              <w:pStyle w:val="Compact"/>
            </w:pPr>
          </w:p>
        </w:tc>
        <w:tc>
          <w:tcPr>
            <w:tcW w:w="1192" w:type="pct"/>
          </w:tcPr>
          <w:p w14:paraId="4209AF8C" w14:textId="77777777" w:rsidR="00880F5C" w:rsidRDefault="00880F5C" w:rsidP="00BC018E">
            <w:pPr>
              <w:pStyle w:val="Compact"/>
            </w:pPr>
            <w:r>
              <w:t>H1B</w:t>
            </w:r>
          </w:p>
        </w:tc>
        <w:tc>
          <w:tcPr>
            <w:tcW w:w="752" w:type="pct"/>
          </w:tcPr>
          <w:p w14:paraId="08A0592A" w14:textId="77777777" w:rsidR="00880F5C" w:rsidRDefault="00880F5C" w:rsidP="00BC018E">
            <w:pPr>
              <w:pStyle w:val="Compact"/>
              <w:jc w:val="right"/>
            </w:pPr>
            <w:r>
              <w:t>-2.99</w:t>
            </w:r>
          </w:p>
        </w:tc>
        <w:tc>
          <w:tcPr>
            <w:tcW w:w="0" w:type="auto"/>
          </w:tcPr>
          <w:p w14:paraId="0A8968CB" w14:textId="77777777" w:rsidR="00880F5C" w:rsidRDefault="00880F5C" w:rsidP="00BC018E">
            <w:pPr>
              <w:pStyle w:val="Compact"/>
              <w:jc w:val="right"/>
            </w:pPr>
            <w:r>
              <w:t>0.89</w:t>
            </w:r>
          </w:p>
        </w:tc>
        <w:tc>
          <w:tcPr>
            <w:tcW w:w="0" w:type="auto"/>
          </w:tcPr>
          <w:p w14:paraId="5485E0A1" w14:textId="77777777" w:rsidR="00880F5C" w:rsidRDefault="00880F5C" w:rsidP="00BC018E">
            <w:pPr>
              <w:pStyle w:val="Compact"/>
              <w:jc w:val="right"/>
            </w:pPr>
            <w:r>
              <w:t>249</w:t>
            </w:r>
          </w:p>
        </w:tc>
      </w:tr>
      <w:tr w:rsidR="00880F5C" w14:paraId="0B634ADA" w14:textId="77777777" w:rsidTr="00BC018E">
        <w:trPr>
          <w:cantSplit/>
          <w:jc w:val="center"/>
        </w:trPr>
        <w:tc>
          <w:tcPr>
            <w:tcW w:w="1986" w:type="pct"/>
            <w:tcBorders>
              <w:bottom w:val="single" w:sz="4" w:space="0" w:color="auto"/>
            </w:tcBorders>
          </w:tcPr>
          <w:p w14:paraId="46FEC740" w14:textId="77777777" w:rsidR="00880F5C" w:rsidRDefault="00880F5C" w:rsidP="00BC018E">
            <w:pPr>
              <w:pStyle w:val="Compact"/>
            </w:pPr>
          </w:p>
        </w:tc>
        <w:tc>
          <w:tcPr>
            <w:tcW w:w="1192" w:type="pct"/>
            <w:tcBorders>
              <w:bottom w:val="single" w:sz="4" w:space="0" w:color="auto"/>
            </w:tcBorders>
          </w:tcPr>
          <w:p w14:paraId="372EB5DF" w14:textId="77777777" w:rsidR="00880F5C" w:rsidRDefault="00880F5C" w:rsidP="00BC018E">
            <w:pPr>
              <w:pStyle w:val="Compact"/>
            </w:pPr>
            <w:r>
              <w:t>H1C</w:t>
            </w:r>
          </w:p>
        </w:tc>
        <w:tc>
          <w:tcPr>
            <w:tcW w:w="752" w:type="pct"/>
            <w:tcBorders>
              <w:bottom w:val="single" w:sz="4" w:space="0" w:color="auto"/>
            </w:tcBorders>
          </w:tcPr>
          <w:p w14:paraId="1603FAC4" w14:textId="77777777" w:rsidR="00880F5C" w:rsidRDefault="00880F5C" w:rsidP="00BC018E">
            <w:pPr>
              <w:pStyle w:val="Compact"/>
              <w:jc w:val="right"/>
            </w:pPr>
            <w:r>
              <w:t>-2.73</w:t>
            </w:r>
          </w:p>
        </w:tc>
        <w:tc>
          <w:tcPr>
            <w:tcW w:w="0" w:type="auto"/>
            <w:tcBorders>
              <w:bottom w:val="single" w:sz="4" w:space="0" w:color="auto"/>
            </w:tcBorders>
          </w:tcPr>
          <w:p w14:paraId="31B7E102" w14:textId="77777777" w:rsidR="00880F5C" w:rsidRDefault="00880F5C" w:rsidP="00BC018E">
            <w:pPr>
              <w:pStyle w:val="Compact"/>
              <w:jc w:val="right"/>
            </w:pPr>
            <w:r>
              <w:t>2.00</w:t>
            </w:r>
          </w:p>
        </w:tc>
        <w:tc>
          <w:tcPr>
            <w:tcW w:w="0" w:type="auto"/>
            <w:tcBorders>
              <w:bottom w:val="single" w:sz="4" w:space="0" w:color="auto"/>
            </w:tcBorders>
          </w:tcPr>
          <w:p w14:paraId="763FDF37" w14:textId="77777777" w:rsidR="00880F5C" w:rsidRDefault="00880F5C" w:rsidP="00BC018E">
            <w:pPr>
              <w:pStyle w:val="Compact"/>
              <w:jc w:val="right"/>
            </w:pPr>
            <w:r>
              <w:t>49</w:t>
            </w:r>
          </w:p>
        </w:tc>
      </w:tr>
      <w:tr w:rsidR="00880F5C" w14:paraId="4AF30A2A" w14:textId="77777777" w:rsidTr="00BC018E">
        <w:trPr>
          <w:cantSplit/>
          <w:jc w:val="center"/>
        </w:trPr>
        <w:tc>
          <w:tcPr>
            <w:tcW w:w="1986" w:type="pct"/>
            <w:tcBorders>
              <w:top w:val="single" w:sz="4" w:space="0" w:color="auto"/>
              <w:bottom w:val="nil"/>
            </w:tcBorders>
          </w:tcPr>
          <w:p w14:paraId="7B3B490F" w14:textId="77777777" w:rsidR="00880F5C" w:rsidRDefault="00880F5C" w:rsidP="00BC018E">
            <w:pPr>
              <w:pStyle w:val="Compact"/>
            </w:pPr>
            <w:r>
              <w:t>H2: Downstream</w:t>
            </w:r>
          </w:p>
        </w:tc>
        <w:tc>
          <w:tcPr>
            <w:tcW w:w="1192" w:type="pct"/>
            <w:tcBorders>
              <w:top w:val="single" w:sz="4" w:space="0" w:color="auto"/>
              <w:bottom w:val="nil"/>
            </w:tcBorders>
          </w:tcPr>
          <w:p w14:paraId="2C6EC9AC" w14:textId="77777777" w:rsidR="00880F5C" w:rsidRDefault="00880F5C" w:rsidP="00BC018E">
            <w:pPr>
              <w:pStyle w:val="Compact"/>
            </w:pPr>
            <w:r>
              <w:t>H2A</w:t>
            </w:r>
          </w:p>
        </w:tc>
        <w:tc>
          <w:tcPr>
            <w:tcW w:w="752" w:type="pct"/>
            <w:tcBorders>
              <w:top w:val="single" w:sz="4" w:space="0" w:color="auto"/>
              <w:bottom w:val="nil"/>
            </w:tcBorders>
          </w:tcPr>
          <w:p w14:paraId="313BA3D3" w14:textId="77777777" w:rsidR="00880F5C" w:rsidRDefault="00880F5C" w:rsidP="00BC018E">
            <w:pPr>
              <w:pStyle w:val="Compact"/>
              <w:jc w:val="right"/>
            </w:pPr>
            <w:r>
              <w:t>-1.15</w:t>
            </w:r>
          </w:p>
        </w:tc>
        <w:tc>
          <w:tcPr>
            <w:tcW w:w="0" w:type="auto"/>
            <w:tcBorders>
              <w:top w:val="single" w:sz="4" w:space="0" w:color="auto"/>
              <w:bottom w:val="nil"/>
            </w:tcBorders>
          </w:tcPr>
          <w:p w14:paraId="5808B569" w14:textId="77777777" w:rsidR="00880F5C" w:rsidRDefault="00880F5C" w:rsidP="00BC018E">
            <w:pPr>
              <w:pStyle w:val="Compact"/>
              <w:jc w:val="right"/>
            </w:pPr>
            <w:r>
              <w:t>1.21</w:t>
            </w:r>
          </w:p>
        </w:tc>
        <w:tc>
          <w:tcPr>
            <w:tcW w:w="0" w:type="auto"/>
            <w:tcBorders>
              <w:top w:val="single" w:sz="4" w:space="0" w:color="auto"/>
              <w:bottom w:val="nil"/>
            </w:tcBorders>
          </w:tcPr>
          <w:p w14:paraId="61245C3A" w14:textId="77777777" w:rsidR="00880F5C" w:rsidRDefault="00880F5C" w:rsidP="00BC018E">
            <w:pPr>
              <w:pStyle w:val="Compact"/>
              <w:jc w:val="right"/>
            </w:pPr>
            <w:r>
              <w:t>35</w:t>
            </w:r>
          </w:p>
        </w:tc>
      </w:tr>
      <w:tr w:rsidR="00880F5C" w14:paraId="690C5CB1" w14:textId="77777777" w:rsidTr="00BC018E">
        <w:trPr>
          <w:cantSplit/>
          <w:jc w:val="center"/>
        </w:trPr>
        <w:tc>
          <w:tcPr>
            <w:tcW w:w="1986" w:type="pct"/>
            <w:tcBorders>
              <w:top w:val="nil"/>
            </w:tcBorders>
          </w:tcPr>
          <w:p w14:paraId="68D9D914" w14:textId="77777777" w:rsidR="00880F5C" w:rsidRDefault="00880F5C" w:rsidP="00BC018E">
            <w:pPr>
              <w:pStyle w:val="Compact"/>
            </w:pPr>
          </w:p>
        </w:tc>
        <w:tc>
          <w:tcPr>
            <w:tcW w:w="1192" w:type="pct"/>
            <w:tcBorders>
              <w:top w:val="nil"/>
            </w:tcBorders>
          </w:tcPr>
          <w:p w14:paraId="0869BCB8" w14:textId="77777777" w:rsidR="00880F5C" w:rsidRDefault="00880F5C" w:rsidP="00BC018E">
            <w:pPr>
              <w:pStyle w:val="Compact"/>
            </w:pPr>
            <w:r>
              <w:t>H2B</w:t>
            </w:r>
          </w:p>
        </w:tc>
        <w:tc>
          <w:tcPr>
            <w:tcW w:w="752" w:type="pct"/>
            <w:tcBorders>
              <w:top w:val="nil"/>
            </w:tcBorders>
          </w:tcPr>
          <w:p w14:paraId="5B799A43" w14:textId="77777777" w:rsidR="00880F5C" w:rsidRDefault="00880F5C" w:rsidP="00BC018E">
            <w:pPr>
              <w:pStyle w:val="Compact"/>
              <w:jc w:val="right"/>
            </w:pPr>
            <w:r>
              <w:t>-2.57</w:t>
            </w:r>
          </w:p>
        </w:tc>
        <w:tc>
          <w:tcPr>
            <w:tcW w:w="0" w:type="auto"/>
            <w:tcBorders>
              <w:top w:val="nil"/>
            </w:tcBorders>
          </w:tcPr>
          <w:p w14:paraId="631FD7C0" w14:textId="77777777" w:rsidR="00880F5C" w:rsidRDefault="00880F5C" w:rsidP="00BC018E">
            <w:pPr>
              <w:pStyle w:val="Compact"/>
              <w:jc w:val="right"/>
            </w:pPr>
            <w:r>
              <w:t>0.59</w:t>
            </w:r>
          </w:p>
        </w:tc>
        <w:tc>
          <w:tcPr>
            <w:tcW w:w="0" w:type="auto"/>
            <w:tcBorders>
              <w:top w:val="nil"/>
            </w:tcBorders>
          </w:tcPr>
          <w:p w14:paraId="57A4D1AA" w14:textId="77777777" w:rsidR="00880F5C" w:rsidRDefault="00880F5C" w:rsidP="00BC018E">
            <w:pPr>
              <w:pStyle w:val="Compact"/>
              <w:jc w:val="right"/>
            </w:pPr>
            <w:r>
              <w:t>162</w:t>
            </w:r>
          </w:p>
        </w:tc>
      </w:tr>
      <w:tr w:rsidR="00880F5C" w14:paraId="2964211C" w14:textId="77777777" w:rsidTr="00BC018E">
        <w:trPr>
          <w:cantSplit/>
          <w:jc w:val="center"/>
        </w:trPr>
        <w:tc>
          <w:tcPr>
            <w:tcW w:w="1986" w:type="pct"/>
          </w:tcPr>
          <w:p w14:paraId="1A4CEEC2" w14:textId="77777777" w:rsidR="00880F5C" w:rsidRDefault="00880F5C" w:rsidP="00BC018E">
            <w:pPr>
              <w:pStyle w:val="Compact"/>
            </w:pPr>
          </w:p>
        </w:tc>
        <w:tc>
          <w:tcPr>
            <w:tcW w:w="1192" w:type="pct"/>
          </w:tcPr>
          <w:p w14:paraId="14705701" w14:textId="77777777" w:rsidR="00880F5C" w:rsidRDefault="00880F5C" w:rsidP="00BC018E">
            <w:pPr>
              <w:pStyle w:val="Compact"/>
            </w:pPr>
            <w:r>
              <w:t>H2C</w:t>
            </w:r>
          </w:p>
        </w:tc>
        <w:tc>
          <w:tcPr>
            <w:tcW w:w="752" w:type="pct"/>
          </w:tcPr>
          <w:p w14:paraId="34C682A0" w14:textId="77777777" w:rsidR="00880F5C" w:rsidRDefault="00880F5C" w:rsidP="00BC018E">
            <w:pPr>
              <w:pStyle w:val="Compact"/>
              <w:jc w:val="right"/>
            </w:pPr>
            <w:r>
              <w:t>-6.98</w:t>
            </w:r>
          </w:p>
        </w:tc>
        <w:tc>
          <w:tcPr>
            <w:tcW w:w="0" w:type="auto"/>
          </w:tcPr>
          <w:p w14:paraId="3E8E15FB" w14:textId="77777777" w:rsidR="00880F5C" w:rsidRDefault="00880F5C" w:rsidP="00BC018E">
            <w:pPr>
              <w:pStyle w:val="Compact"/>
              <w:jc w:val="right"/>
            </w:pPr>
            <w:r>
              <w:t>0.02</w:t>
            </w:r>
          </w:p>
        </w:tc>
        <w:tc>
          <w:tcPr>
            <w:tcW w:w="0" w:type="auto"/>
          </w:tcPr>
          <w:p w14:paraId="6BEE2090" w14:textId="77777777" w:rsidR="00880F5C" w:rsidRDefault="00880F5C" w:rsidP="00BC018E">
            <w:pPr>
              <w:pStyle w:val="Compact"/>
              <w:jc w:val="right"/>
            </w:pPr>
            <w:r>
              <w:t>4</w:t>
            </w:r>
          </w:p>
        </w:tc>
      </w:tr>
      <w:tr w:rsidR="00880F5C" w14:paraId="2FA30704" w14:textId="77777777" w:rsidTr="00BC018E">
        <w:trPr>
          <w:cantSplit/>
          <w:jc w:val="center"/>
        </w:trPr>
        <w:tc>
          <w:tcPr>
            <w:tcW w:w="1986" w:type="pct"/>
          </w:tcPr>
          <w:p w14:paraId="0156FF20" w14:textId="77777777" w:rsidR="00880F5C" w:rsidRDefault="00880F5C" w:rsidP="00BC018E">
            <w:pPr>
              <w:pStyle w:val="Compact"/>
            </w:pPr>
          </w:p>
        </w:tc>
        <w:tc>
          <w:tcPr>
            <w:tcW w:w="1192" w:type="pct"/>
          </w:tcPr>
          <w:p w14:paraId="01861AD6" w14:textId="77777777" w:rsidR="00880F5C" w:rsidRDefault="00880F5C" w:rsidP="00BC018E">
            <w:pPr>
              <w:pStyle w:val="Compact"/>
            </w:pPr>
            <w:r>
              <w:t>H2A'</w:t>
            </w:r>
          </w:p>
        </w:tc>
        <w:tc>
          <w:tcPr>
            <w:tcW w:w="752" w:type="pct"/>
          </w:tcPr>
          <w:p w14:paraId="10C03DAB" w14:textId="77777777" w:rsidR="00880F5C" w:rsidRDefault="00880F5C" w:rsidP="00BC018E">
            <w:pPr>
              <w:pStyle w:val="Compact"/>
              <w:jc w:val="right"/>
            </w:pPr>
            <w:r>
              <w:t>2.65</w:t>
            </w:r>
          </w:p>
        </w:tc>
        <w:tc>
          <w:tcPr>
            <w:tcW w:w="0" w:type="auto"/>
          </w:tcPr>
          <w:p w14:paraId="3A0A7165" w14:textId="77777777" w:rsidR="00880F5C" w:rsidRDefault="00880F5C" w:rsidP="00BC018E">
            <w:pPr>
              <w:pStyle w:val="Compact"/>
              <w:jc w:val="right"/>
            </w:pPr>
            <w:r>
              <w:t>1.06</w:t>
            </w:r>
          </w:p>
        </w:tc>
        <w:tc>
          <w:tcPr>
            <w:tcW w:w="0" w:type="auto"/>
          </w:tcPr>
          <w:p w14:paraId="3DACF796" w14:textId="77777777" w:rsidR="00880F5C" w:rsidRDefault="00880F5C" w:rsidP="00BC018E">
            <w:pPr>
              <w:pStyle w:val="Compact"/>
              <w:jc w:val="right"/>
            </w:pPr>
            <w:r>
              <w:t>67</w:t>
            </w:r>
          </w:p>
        </w:tc>
      </w:tr>
      <w:tr w:rsidR="00880F5C" w14:paraId="245E4667" w14:textId="77777777" w:rsidTr="00BC018E">
        <w:trPr>
          <w:cantSplit/>
          <w:jc w:val="center"/>
        </w:trPr>
        <w:tc>
          <w:tcPr>
            <w:tcW w:w="1986" w:type="pct"/>
            <w:tcBorders>
              <w:bottom w:val="single" w:sz="4" w:space="0" w:color="auto"/>
            </w:tcBorders>
          </w:tcPr>
          <w:p w14:paraId="1C50EFE9" w14:textId="77777777" w:rsidR="00880F5C" w:rsidRDefault="00880F5C" w:rsidP="00BC018E">
            <w:pPr>
              <w:pStyle w:val="Compact"/>
            </w:pPr>
          </w:p>
        </w:tc>
        <w:tc>
          <w:tcPr>
            <w:tcW w:w="1192" w:type="pct"/>
            <w:tcBorders>
              <w:bottom w:val="single" w:sz="4" w:space="0" w:color="auto"/>
            </w:tcBorders>
          </w:tcPr>
          <w:p w14:paraId="68106DBF" w14:textId="77777777" w:rsidR="00880F5C" w:rsidRDefault="00880F5C" w:rsidP="00BC018E">
            <w:pPr>
              <w:pStyle w:val="Compact"/>
            </w:pPr>
            <w:r>
              <w:t>H2C'</w:t>
            </w:r>
          </w:p>
        </w:tc>
        <w:tc>
          <w:tcPr>
            <w:tcW w:w="752" w:type="pct"/>
            <w:tcBorders>
              <w:bottom w:val="single" w:sz="4" w:space="0" w:color="auto"/>
            </w:tcBorders>
          </w:tcPr>
          <w:p w14:paraId="594F29C1" w14:textId="77777777" w:rsidR="00880F5C" w:rsidRDefault="00880F5C" w:rsidP="00BC018E">
            <w:pPr>
              <w:pStyle w:val="Compact"/>
              <w:jc w:val="right"/>
            </w:pPr>
            <w:r>
              <w:t>7.21</w:t>
            </w:r>
          </w:p>
        </w:tc>
        <w:tc>
          <w:tcPr>
            <w:tcW w:w="0" w:type="auto"/>
            <w:tcBorders>
              <w:bottom w:val="single" w:sz="4" w:space="0" w:color="auto"/>
            </w:tcBorders>
          </w:tcPr>
          <w:p w14:paraId="4D01A422" w14:textId="77777777" w:rsidR="00880F5C" w:rsidRDefault="00880F5C" w:rsidP="00BC018E">
            <w:pPr>
              <w:pStyle w:val="Compact"/>
              <w:jc w:val="right"/>
            </w:pPr>
            <w:r>
              <w:t>0.41</w:t>
            </w:r>
          </w:p>
        </w:tc>
        <w:tc>
          <w:tcPr>
            <w:tcW w:w="0" w:type="auto"/>
            <w:tcBorders>
              <w:bottom w:val="single" w:sz="4" w:space="0" w:color="auto"/>
            </w:tcBorders>
          </w:tcPr>
          <w:p w14:paraId="53029015" w14:textId="77777777" w:rsidR="00880F5C" w:rsidRDefault="00880F5C" w:rsidP="00BC018E">
            <w:pPr>
              <w:pStyle w:val="Compact"/>
              <w:jc w:val="right"/>
            </w:pPr>
            <w:r>
              <w:t>40</w:t>
            </w:r>
          </w:p>
        </w:tc>
      </w:tr>
      <w:tr w:rsidR="00880F5C" w14:paraId="16237847" w14:textId="77777777" w:rsidTr="00BC018E">
        <w:trPr>
          <w:cantSplit/>
          <w:jc w:val="center"/>
        </w:trPr>
        <w:tc>
          <w:tcPr>
            <w:tcW w:w="1986" w:type="pct"/>
            <w:tcBorders>
              <w:top w:val="single" w:sz="4" w:space="0" w:color="auto"/>
              <w:bottom w:val="nil"/>
            </w:tcBorders>
          </w:tcPr>
          <w:p w14:paraId="4FBFAFEA" w14:textId="77777777" w:rsidR="00880F5C" w:rsidRDefault="00880F5C" w:rsidP="00BC018E">
            <w:pPr>
              <w:pStyle w:val="Compact"/>
            </w:pPr>
            <w:r>
              <w:t>H3: Deactivation</w:t>
            </w:r>
          </w:p>
        </w:tc>
        <w:tc>
          <w:tcPr>
            <w:tcW w:w="1192" w:type="pct"/>
            <w:tcBorders>
              <w:top w:val="single" w:sz="4" w:space="0" w:color="auto"/>
              <w:bottom w:val="nil"/>
            </w:tcBorders>
          </w:tcPr>
          <w:p w14:paraId="07CC7D53" w14:textId="77777777" w:rsidR="00880F5C" w:rsidRDefault="00880F5C" w:rsidP="00BC018E">
            <w:pPr>
              <w:pStyle w:val="Compact"/>
            </w:pPr>
            <w:r>
              <w:t>H3A</w:t>
            </w:r>
          </w:p>
        </w:tc>
        <w:tc>
          <w:tcPr>
            <w:tcW w:w="752" w:type="pct"/>
            <w:tcBorders>
              <w:top w:val="single" w:sz="4" w:space="0" w:color="auto"/>
              <w:bottom w:val="nil"/>
            </w:tcBorders>
          </w:tcPr>
          <w:p w14:paraId="4AF0A069" w14:textId="77777777" w:rsidR="00880F5C" w:rsidRDefault="00880F5C" w:rsidP="00BC018E">
            <w:pPr>
              <w:pStyle w:val="Compact"/>
              <w:jc w:val="right"/>
            </w:pPr>
            <w:r>
              <w:t>-0.40</w:t>
            </w:r>
          </w:p>
        </w:tc>
        <w:tc>
          <w:tcPr>
            <w:tcW w:w="0" w:type="auto"/>
            <w:tcBorders>
              <w:top w:val="single" w:sz="4" w:space="0" w:color="auto"/>
              <w:bottom w:val="nil"/>
            </w:tcBorders>
          </w:tcPr>
          <w:p w14:paraId="0C46AC06" w14:textId="77777777" w:rsidR="00880F5C" w:rsidRDefault="00880F5C" w:rsidP="00BC018E">
            <w:pPr>
              <w:pStyle w:val="Compact"/>
              <w:jc w:val="right"/>
            </w:pPr>
            <w:r>
              <w:t>0.01</w:t>
            </w:r>
          </w:p>
        </w:tc>
        <w:tc>
          <w:tcPr>
            <w:tcW w:w="0" w:type="auto"/>
            <w:tcBorders>
              <w:top w:val="single" w:sz="4" w:space="0" w:color="auto"/>
              <w:bottom w:val="nil"/>
            </w:tcBorders>
          </w:tcPr>
          <w:p w14:paraId="0E42076C" w14:textId="77777777" w:rsidR="00880F5C" w:rsidRDefault="00880F5C" w:rsidP="00BC018E">
            <w:pPr>
              <w:pStyle w:val="Compact"/>
              <w:jc w:val="right"/>
            </w:pPr>
            <w:r>
              <w:t>2</w:t>
            </w:r>
          </w:p>
        </w:tc>
      </w:tr>
      <w:tr w:rsidR="00880F5C" w14:paraId="706874CB" w14:textId="77777777" w:rsidTr="00BC018E">
        <w:trPr>
          <w:cantSplit/>
          <w:jc w:val="center"/>
        </w:trPr>
        <w:tc>
          <w:tcPr>
            <w:tcW w:w="1986" w:type="pct"/>
            <w:tcBorders>
              <w:top w:val="nil"/>
            </w:tcBorders>
          </w:tcPr>
          <w:p w14:paraId="69C9FE8D" w14:textId="77777777" w:rsidR="00880F5C" w:rsidRDefault="00880F5C" w:rsidP="00BC018E">
            <w:pPr>
              <w:pStyle w:val="Compact"/>
            </w:pPr>
          </w:p>
        </w:tc>
        <w:tc>
          <w:tcPr>
            <w:tcW w:w="1192" w:type="pct"/>
            <w:tcBorders>
              <w:top w:val="nil"/>
            </w:tcBorders>
          </w:tcPr>
          <w:p w14:paraId="0537615C" w14:textId="77777777" w:rsidR="00880F5C" w:rsidRDefault="00880F5C" w:rsidP="00BC018E">
            <w:pPr>
              <w:pStyle w:val="Compact"/>
            </w:pPr>
            <w:r>
              <w:t>H3B</w:t>
            </w:r>
          </w:p>
        </w:tc>
        <w:tc>
          <w:tcPr>
            <w:tcW w:w="752" w:type="pct"/>
            <w:tcBorders>
              <w:top w:val="nil"/>
            </w:tcBorders>
          </w:tcPr>
          <w:p w14:paraId="389EBCBF" w14:textId="77777777" w:rsidR="00880F5C" w:rsidRDefault="00880F5C" w:rsidP="00BC018E">
            <w:pPr>
              <w:pStyle w:val="Compact"/>
              <w:jc w:val="right"/>
            </w:pPr>
            <w:r>
              <w:t>-0.68</w:t>
            </w:r>
          </w:p>
        </w:tc>
        <w:tc>
          <w:tcPr>
            <w:tcW w:w="0" w:type="auto"/>
            <w:tcBorders>
              <w:top w:val="nil"/>
            </w:tcBorders>
          </w:tcPr>
          <w:p w14:paraId="3CBBB950" w14:textId="77777777" w:rsidR="00880F5C" w:rsidRDefault="00880F5C" w:rsidP="00BC018E">
            <w:pPr>
              <w:pStyle w:val="Compact"/>
              <w:jc w:val="right"/>
            </w:pPr>
            <w:r>
              <w:t>0.61</w:t>
            </w:r>
          </w:p>
        </w:tc>
        <w:tc>
          <w:tcPr>
            <w:tcW w:w="0" w:type="auto"/>
            <w:tcBorders>
              <w:top w:val="nil"/>
            </w:tcBorders>
          </w:tcPr>
          <w:p w14:paraId="08C1084F" w14:textId="77777777" w:rsidR="00880F5C" w:rsidRDefault="00880F5C" w:rsidP="00BC018E">
            <w:pPr>
              <w:pStyle w:val="Compact"/>
              <w:jc w:val="right"/>
            </w:pPr>
            <w:r>
              <w:t>20</w:t>
            </w:r>
          </w:p>
        </w:tc>
      </w:tr>
      <w:tr w:rsidR="00880F5C" w14:paraId="0DEF2B9F" w14:textId="77777777" w:rsidTr="00BC018E">
        <w:trPr>
          <w:cantSplit/>
          <w:jc w:val="center"/>
        </w:trPr>
        <w:tc>
          <w:tcPr>
            <w:tcW w:w="1986" w:type="pct"/>
          </w:tcPr>
          <w:p w14:paraId="7255957E" w14:textId="77777777" w:rsidR="00880F5C" w:rsidRDefault="00880F5C" w:rsidP="00BC018E">
            <w:pPr>
              <w:pStyle w:val="Compact"/>
            </w:pPr>
          </w:p>
        </w:tc>
        <w:tc>
          <w:tcPr>
            <w:tcW w:w="1192" w:type="pct"/>
          </w:tcPr>
          <w:p w14:paraId="5854E574" w14:textId="77777777" w:rsidR="00880F5C" w:rsidRDefault="00880F5C" w:rsidP="00BC018E">
            <w:pPr>
              <w:pStyle w:val="Compact"/>
            </w:pPr>
            <w:r>
              <w:t>H3C</w:t>
            </w:r>
          </w:p>
        </w:tc>
        <w:tc>
          <w:tcPr>
            <w:tcW w:w="752" w:type="pct"/>
          </w:tcPr>
          <w:p w14:paraId="4BF37585" w14:textId="77777777" w:rsidR="00880F5C" w:rsidRDefault="00880F5C" w:rsidP="00BC018E">
            <w:pPr>
              <w:pStyle w:val="Compact"/>
              <w:jc w:val="right"/>
            </w:pPr>
            <w:r>
              <w:t>-9.44</w:t>
            </w:r>
          </w:p>
        </w:tc>
        <w:tc>
          <w:tcPr>
            <w:tcW w:w="0" w:type="auto"/>
          </w:tcPr>
          <w:p w14:paraId="55F05C1C" w14:textId="77777777" w:rsidR="00880F5C" w:rsidRDefault="00880F5C" w:rsidP="00BC018E">
            <w:pPr>
              <w:pStyle w:val="Compact"/>
              <w:jc w:val="right"/>
            </w:pPr>
            <w:r>
              <w:t>0.07</w:t>
            </w:r>
          </w:p>
        </w:tc>
        <w:tc>
          <w:tcPr>
            <w:tcW w:w="0" w:type="auto"/>
          </w:tcPr>
          <w:p w14:paraId="010A947D" w14:textId="77777777" w:rsidR="00880F5C" w:rsidRDefault="00880F5C" w:rsidP="00BC018E">
            <w:pPr>
              <w:pStyle w:val="Compact"/>
              <w:jc w:val="right"/>
            </w:pPr>
            <w:r>
              <w:t>4</w:t>
            </w:r>
          </w:p>
        </w:tc>
      </w:tr>
      <w:tr w:rsidR="00880F5C" w14:paraId="31746369" w14:textId="77777777" w:rsidTr="00BC018E">
        <w:trPr>
          <w:cantSplit/>
          <w:jc w:val="center"/>
        </w:trPr>
        <w:tc>
          <w:tcPr>
            <w:tcW w:w="1986" w:type="pct"/>
          </w:tcPr>
          <w:p w14:paraId="2B692CAF" w14:textId="77777777" w:rsidR="00880F5C" w:rsidRDefault="00880F5C" w:rsidP="00BC018E">
            <w:pPr>
              <w:pStyle w:val="Compact"/>
            </w:pPr>
          </w:p>
        </w:tc>
        <w:tc>
          <w:tcPr>
            <w:tcW w:w="1192" w:type="pct"/>
          </w:tcPr>
          <w:p w14:paraId="7CE40435" w14:textId="77777777" w:rsidR="00880F5C" w:rsidRDefault="00880F5C" w:rsidP="00BC018E">
            <w:pPr>
              <w:pStyle w:val="Compact"/>
            </w:pPr>
            <w:r>
              <w:t>H3A'</w:t>
            </w:r>
          </w:p>
        </w:tc>
        <w:tc>
          <w:tcPr>
            <w:tcW w:w="752" w:type="pct"/>
          </w:tcPr>
          <w:p w14:paraId="52826A83" w14:textId="77777777" w:rsidR="00880F5C" w:rsidRDefault="00880F5C" w:rsidP="00BC018E">
            <w:pPr>
              <w:pStyle w:val="Compact"/>
              <w:jc w:val="right"/>
            </w:pPr>
            <w:r>
              <w:t>-2.60</w:t>
            </w:r>
          </w:p>
        </w:tc>
        <w:tc>
          <w:tcPr>
            <w:tcW w:w="0" w:type="auto"/>
          </w:tcPr>
          <w:p w14:paraId="703D128E" w14:textId="77777777" w:rsidR="00880F5C" w:rsidRDefault="00880F5C" w:rsidP="00BC018E">
            <w:pPr>
              <w:pStyle w:val="Compact"/>
              <w:jc w:val="right"/>
            </w:pPr>
            <w:r>
              <w:t>0.01</w:t>
            </w:r>
          </w:p>
        </w:tc>
        <w:tc>
          <w:tcPr>
            <w:tcW w:w="0" w:type="auto"/>
          </w:tcPr>
          <w:p w14:paraId="71FDD229" w14:textId="77777777" w:rsidR="00880F5C" w:rsidRDefault="00880F5C" w:rsidP="00BC018E">
            <w:pPr>
              <w:pStyle w:val="Compact"/>
              <w:jc w:val="right"/>
            </w:pPr>
            <w:r>
              <w:t>2</w:t>
            </w:r>
          </w:p>
        </w:tc>
      </w:tr>
      <w:tr w:rsidR="00880F5C" w14:paraId="06345C81" w14:textId="77777777" w:rsidTr="00BC018E">
        <w:trPr>
          <w:cnfStyle w:val="010000000000" w:firstRow="0" w:lastRow="1" w:firstColumn="0" w:lastColumn="0" w:oddVBand="0" w:evenVBand="0" w:oddHBand="0" w:evenHBand="0" w:firstRowFirstColumn="0" w:firstRowLastColumn="0" w:lastRowFirstColumn="0" w:lastRowLastColumn="0"/>
          <w:cantSplit/>
          <w:jc w:val="center"/>
        </w:trPr>
        <w:tc>
          <w:tcPr>
            <w:cnfStyle w:val="000000000001" w:firstRow="0" w:lastRow="0" w:firstColumn="0" w:lastColumn="0" w:oddVBand="0" w:evenVBand="0" w:oddHBand="0" w:evenHBand="0" w:firstRowFirstColumn="0" w:firstRowLastColumn="0" w:lastRowFirstColumn="1" w:lastRowLastColumn="0"/>
            <w:tcW w:w="1986" w:type="pct"/>
          </w:tcPr>
          <w:p w14:paraId="59167801" w14:textId="77777777" w:rsidR="00880F5C" w:rsidRDefault="00880F5C" w:rsidP="00BC018E">
            <w:pPr>
              <w:pStyle w:val="Compact"/>
            </w:pPr>
          </w:p>
        </w:tc>
        <w:tc>
          <w:tcPr>
            <w:tcW w:w="1192" w:type="pct"/>
          </w:tcPr>
          <w:p w14:paraId="4E06956E" w14:textId="77777777" w:rsidR="00880F5C" w:rsidRDefault="00880F5C" w:rsidP="00BC018E">
            <w:pPr>
              <w:pStyle w:val="Compact"/>
              <w:cnfStyle w:val="010000000000" w:firstRow="0" w:lastRow="1" w:firstColumn="0" w:lastColumn="0" w:oddVBand="0" w:evenVBand="0" w:oddHBand="0" w:evenHBand="0" w:firstRowFirstColumn="0" w:firstRowLastColumn="0" w:lastRowFirstColumn="0" w:lastRowLastColumn="0"/>
            </w:pPr>
            <w:r>
              <w:t>H3B'</w:t>
            </w:r>
          </w:p>
        </w:tc>
        <w:tc>
          <w:tcPr>
            <w:tcW w:w="752" w:type="pct"/>
          </w:tcPr>
          <w:p w14:paraId="6D9F7958"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1.89</w:t>
            </w:r>
          </w:p>
        </w:tc>
        <w:tc>
          <w:tcPr>
            <w:tcW w:w="0" w:type="auto"/>
          </w:tcPr>
          <w:p w14:paraId="19FF23C0"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0.37</w:t>
            </w:r>
          </w:p>
        </w:tc>
        <w:tc>
          <w:tcPr>
            <w:tcW w:w="0" w:type="auto"/>
          </w:tcPr>
          <w:p w14:paraId="6C0B3D1C" w14:textId="77777777" w:rsidR="00880F5C" w:rsidRDefault="00880F5C" w:rsidP="00BC018E">
            <w:pPr>
              <w:pStyle w:val="Compact"/>
              <w:jc w:val="right"/>
              <w:cnfStyle w:val="010000000000" w:firstRow="0" w:lastRow="1" w:firstColumn="0" w:lastColumn="0" w:oddVBand="0" w:evenVBand="0" w:oddHBand="0" w:evenHBand="0" w:firstRowFirstColumn="0" w:firstRowLastColumn="0" w:lastRowFirstColumn="0" w:lastRowLastColumn="0"/>
            </w:pPr>
            <w:r>
              <w:t>82</w:t>
            </w:r>
          </w:p>
        </w:tc>
      </w:tr>
    </w:tbl>
    <w:p w14:paraId="21CD61C2" w14:textId="77777777" w:rsidR="00880F5C" w:rsidRDefault="00880F5C" w:rsidP="00354FCA">
      <w:pPr>
        <w:pStyle w:val="Heading3"/>
      </w:pPr>
      <w:bookmarkStart w:id="283" w:name="h1-activation-hypothesis"/>
      <w:bookmarkStart w:id="284" w:name="_Toc355422745"/>
      <w:bookmarkEnd w:id="283"/>
      <w:r>
        <w:t>H1: Activation hypothesis</w:t>
      </w:r>
      <w:bookmarkEnd w:id="284"/>
    </w:p>
    <w:p w14:paraId="5F2C1F59" w14:textId="77777777" w:rsidR="00880F5C" w:rsidRDefault="00880F5C" w:rsidP="00880F5C">
      <w:pPr>
        <w:pStyle w:val="FirstParagraph"/>
      </w:pPr>
      <w:r>
        <w:t xml:space="preserve">The three versions of the activation hypothesis H1 all rely on a measurement of vehicle speeds at the site of the DSFS, but use different baseline comparisons. The simplest, H1B, compares vehicle speeds at the site of the sign between the time before activation and during activation. H1A calculates a similar value, for the difference between activation timing (before and during), normalized to the same difference upstream of the DSFS. H1C compares speeds at the DSFS to speeds upstream, at the same time. Across all three activation hypothesis tests, significant reductions in speed were observed (see </w:t>
      </w:r>
      <w:commentRangeStart w:id="285"/>
      <w:r>
        <w:t>Table 3</w:t>
      </w:r>
      <w:commentRangeEnd w:id="285"/>
      <w:r>
        <w:rPr>
          <w:rStyle w:val="CommentReference"/>
        </w:rPr>
        <w:commentReference w:id="285"/>
      </w:r>
      <w:r>
        <w:t>).</w:t>
      </w:r>
    </w:p>
    <w:p w14:paraId="3ABB8B4C" w14:textId="77777777" w:rsidR="00880F5C" w:rsidRDefault="00880F5C" w:rsidP="00880F5C">
      <w:pPr>
        <w:pStyle w:val="Caption"/>
      </w:pPr>
      <w:bookmarkStart w:id="286" w:name="_Ref479000008"/>
      <w:bookmarkStart w:id="287" w:name="_Toc479248260"/>
      <w:commentRangeStart w:id="288"/>
      <w:r>
        <w:t xml:space="preserve">Table </w:t>
      </w:r>
      <w:fldSimple w:instr=" SEQ Table \* ARABIC ">
        <w:r>
          <w:rPr>
            <w:noProof/>
          </w:rPr>
          <w:t>9</w:t>
        </w:r>
      </w:fldSimple>
      <w:bookmarkEnd w:id="286"/>
      <w:commentRangeEnd w:id="288"/>
      <w:r>
        <w:rPr>
          <w:rStyle w:val="CommentReference"/>
          <w:i/>
        </w:rPr>
        <w:commentReference w:id="288"/>
      </w:r>
      <w:r>
        <w:t>. Summary of effect sizes for decrease</w:t>
      </w:r>
      <w:r w:rsidRPr="00283099">
        <w:t xml:space="preserve"> in speed for Hypothesis H1A, normalized activation effect of DSFS, by vehicle type.</w:t>
      </w:r>
      <w:r w:rsidRPr="004E02A7">
        <w:t xml:space="preserve"> </w:t>
      </w:r>
      <w:r>
        <w:t xml:space="preserve">This table breaks out the overall mean effect sizes in </w:t>
      </w:r>
      <w:r>
        <w:fldChar w:fldCharType="begin"/>
      </w:r>
      <w:r>
        <w:instrText xml:space="preserve"> REF _Ref478999960 \h </w:instrText>
      </w:r>
      <w:r>
        <w:fldChar w:fldCharType="separate"/>
      </w:r>
      <w:r>
        <w:t xml:space="preserve">Table </w:t>
      </w:r>
      <w:r>
        <w:rPr>
          <w:noProof/>
        </w:rPr>
        <w:t>8</w:t>
      </w:r>
      <w:r>
        <w:fldChar w:fldCharType="end"/>
      </w:r>
      <w:r>
        <w:t>.</w:t>
      </w:r>
      <w:bookmarkEnd w:id="287"/>
    </w:p>
    <w:tbl>
      <w:tblPr>
        <w:tblStyle w:val="rmdtable"/>
        <w:tblW w:w="4244" w:type="pct"/>
        <w:jc w:val="center"/>
        <w:tblLook w:val="07E0" w:firstRow="1" w:lastRow="1" w:firstColumn="1" w:lastColumn="1" w:noHBand="1" w:noVBand="1"/>
        <w:tblCaption w:val="Table 3. Decreases in speed for Hypothesis H1A, normalized activation effect of DSFS, by vehicle type."/>
      </w:tblPr>
      <w:tblGrid>
        <w:gridCol w:w="2688"/>
        <w:gridCol w:w="1673"/>
        <w:gridCol w:w="1387"/>
        <w:gridCol w:w="1704"/>
        <w:gridCol w:w="676"/>
      </w:tblGrid>
      <w:tr w:rsidR="00880F5C" w:rsidRPr="005F1762" w14:paraId="6BAAB946"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1654" w:type="pct"/>
          </w:tcPr>
          <w:p w14:paraId="47DBC703" w14:textId="77777777" w:rsidR="00880F5C" w:rsidRPr="005F1762" w:rsidRDefault="00880F5C" w:rsidP="00BC018E">
            <w:pPr>
              <w:pStyle w:val="Compact"/>
              <w:rPr>
                <w:b/>
              </w:rPr>
            </w:pPr>
            <w:r w:rsidRPr="005F1762">
              <w:rPr>
                <w:b/>
              </w:rPr>
              <w:t>Hypothesis</w:t>
            </w:r>
          </w:p>
        </w:tc>
        <w:tc>
          <w:tcPr>
            <w:tcW w:w="1029" w:type="pct"/>
          </w:tcPr>
          <w:p w14:paraId="556EA737" w14:textId="77777777" w:rsidR="00880F5C" w:rsidRPr="005F1762" w:rsidRDefault="00880F5C" w:rsidP="00BC018E">
            <w:pPr>
              <w:pStyle w:val="Compact"/>
              <w:rPr>
                <w:b/>
              </w:rPr>
            </w:pPr>
            <w:r w:rsidRPr="005F1762">
              <w:rPr>
                <w:b/>
              </w:rPr>
              <w:t>Vehicle Type</w:t>
            </w:r>
          </w:p>
        </w:tc>
        <w:tc>
          <w:tcPr>
            <w:tcW w:w="853" w:type="pct"/>
          </w:tcPr>
          <w:p w14:paraId="1111BCC1" w14:textId="77777777" w:rsidR="00880F5C" w:rsidRPr="005F1762" w:rsidRDefault="00880F5C" w:rsidP="00BC018E">
            <w:pPr>
              <w:pStyle w:val="Compact"/>
              <w:jc w:val="right"/>
              <w:rPr>
                <w:b/>
              </w:rPr>
            </w:pPr>
            <w:r w:rsidRPr="005F1762">
              <w:rPr>
                <w:b/>
              </w:rPr>
              <w:t>Effect size</w:t>
            </w:r>
          </w:p>
        </w:tc>
        <w:tc>
          <w:tcPr>
            <w:tcW w:w="0" w:type="auto"/>
          </w:tcPr>
          <w:p w14:paraId="7082EE6F" w14:textId="77777777" w:rsidR="00880F5C" w:rsidRPr="005F1762" w:rsidRDefault="00880F5C" w:rsidP="00BC018E">
            <w:pPr>
              <w:pStyle w:val="Compact"/>
              <w:jc w:val="right"/>
              <w:rPr>
                <w:b/>
              </w:rPr>
            </w:pPr>
            <w:r w:rsidRPr="005F1762">
              <w:rPr>
                <w:b/>
              </w:rPr>
              <w:t>Variance</w:t>
            </w:r>
          </w:p>
        </w:tc>
        <w:tc>
          <w:tcPr>
            <w:tcW w:w="0" w:type="auto"/>
          </w:tcPr>
          <w:p w14:paraId="6A020C9C" w14:textId="77777777" w:rsidR="00880F5C" w:rsidRPr="005F1762" w:rsidRDefault="00880F5C" w:rsidP="00BC018E">
            <w:pPr>
              <w:pStyle w:val="Compact"/>
              <w:jc w:val="right"/>
              <w:rPr>
                <w:b/>
              </w:rPr>
            </w:pPr>
            <w:r w:rsidRPr="005F1762">
              <w:rPr>
                <w:b/>
              </w:rPr>
              <w:t>N</w:t>
            </w:r>
          </w:p>
        </w:tc>
      </w:tr>
      <w:tr w:rsidR="00880F5C" w14:paraId="2D16E549" w14:textId="77777777" w:rsidTr="00BC018E">
        <w:trPr>
          <w:jc w:val="center"/>
        </w:trPr>
        <w:tc>
          <w:tcPr>
            <w:tcW w:w="1654" w:type="pct"/>
            <w:vMerge w:val="restart"/>
          </w:tcPr>
          <w:p w14:paraId="0F92B542" w14:textId="77777777" w:rsidR="00880F5C" w:rsidRDefault="00880F5C" w:rsidP="00BC018E">
            <w:pPr>
              <w:pStyle w:val="Compact"/>
            </w:pPr>
            <w:r>
              <w:t>H1A</w:t>
            </w:r>
          </w:p>
          <w:p w14:paraId="0A405E27" w14:textId="77777777" w:rsidR="00880F5C" w:rsidRDefault="00880F5C" w:rsidP="00BC018E">
            <w:pPr>
              <w:pStyle w:val="Compact"/>
            </w:pPr>
            <w:r>
              <w:t>Activation normalized</w:t>
            </w:r>
          </w:p>
        </w:tc>
        <w:tc>
          <w:tcPr>
            <w:tcW w:w="1029" w:type="pct"/>
          </w:tcPr>
          <w:p w14:paraId="6268A1FB" w14:textId="77777777" w:rsidR="00880F5C" w:rsidRDefault="00880F5C" w:rsidP="00BC018E">
            <w:pPr>
              <w:pStyle w:val="Compact"/>
            </w:pPr>
            <w:r>
              <w:t>Unspecified</w:t>
            </w:r>
          </w:p>
        </w:tc>
        <w:tc>
          <w:tcPr>
            <w:tcW w:w="853" w:type="pct"/>
          </w:tcPr>
          <w:p w14:paraId="631B13A4" w14:textId="77777777" w:rsidR="00880F5C" w:rsidRDefault="00880F5C" w:rsidP="00BC018E">
            <w:pPr>
              <w:pStyle w:val="Compact"/>
              <w:jc w:val="right"/>
            </w:pPr>
            <w:r>
              <w:t>-2.73</w:t>
            </w:r>
          </w:p>
        </w:tc>
        <w:tc>
          <w:tcPr>
            <w:tcW w:w="0" w:type="auto"/>
          </w:tcPr>
          <w:p w14:paraId="20CD6547" w14:textId="77777777" w:rsidR="00880F5C" w:rsidRDefault="00880F5C" w:rsidP="00BC018E">
            <w:pPr>
              <w:pStyle w:val="Compact"/>
              <w:jc w:val="right"/>
            </w:pPr>
            <w:r>
              <w:t>0.28</w:t>
            </w:r>
          </w:p>
        </w:tc>
        <w:tc>
          <w:tcPr>
            <w:tcW w:w="0" w:type="auto"/>
          </w:tcPr>
          <w:p w14:paraId="02B32173" w14:textId="77777777" w:rsidR="00880F5C" w:rsidRDefault="00880F5C" w:rsidP="00BC018E">
            <w:pPr>
              <w:pStyle w:val="Compact"/>
              <w:jc w:val="right"/>
            </w:pPr>
            <w:r>
              <w:t>31</w:t>
            </w:r>
          </w:p>
        </w:tc>
      </w:tr>
      <w:tr w:rsidR="00880F5C" w14:paraId="79226282" w14:textId="77777777" w:rsidTr="00BC018E">
        <w:trPr>
          <w:jc w:val="center"/>
        </w:trPr>
        <w:tc>
          <w:tcPr>
            <w:tcW w:w="1654" w:type="pct"/>
            <w:vMerge/>
          </w:tcPr>
          <w:p w14:paraId="6266F750" w14:textId="77777777" w:rsidR="00880F5C" w:rsidRDefault="00880F5C" w:rsidP="00BC018E">
            <w:pPr>
              <w:pStyle w:val="Compact"/>
            </w:pPr>
          </w:p>
        </w:tc>
        <w:tc>
          <w:tcPr>
            <w:tcW w:w="1029" w:type="pct"/>
          </w:tcPr>
          <w:p w14:paraId="232AA815" w14:textId="77777777" w:rsidR="00880F5C" w:rsidRDefault="00880F5C" w:rsidP="00BC018E">
            <w:pPr>
              <w:pStyle w:val="Compact"/>
            </w:pPr>
            <w:r>
              <w:t>Passenger</w:t>
            </w:r>
          </w:p>
        </w:tc>
        <w:tc>
          <w:tcPr>
            <w:tcW w:w="853" w:type="pct"/>
          </w:tcPr>
          <w:p w14:paraId="367EF64F" w14:textId="77777777" w:rsidR="00880F5C" w:rsidRDefault="00880F5C" w:rsidP="00BC018E">
            <w:pPr>
              <w:pStyle w:val="Compact"/>
              <w:jc w:val="right"/>
            </w:pPr>
            <w:r>
              <w:t>-3.90</w:t>
            </w:r>
          </w:p>
        </w:tc>
        <w:tc>
          <w:tcPr>
            <w:tcW w:w="0" w:type="auto"/>
          </w:tcPr>
          <w:p w14:paraId="3FBC15E2" w14:textId="77777777" w:rsidR="00880F5C" w:rsidRDefault="00880F5C" w:rsidP="00BC018E">
            <w:pPr>
              <w:pStyle w:val="Compact"/>
              <w:jc w:val="right"/>
            </w:pPr>
            <w:r>
              <w:t>1.04</w:t>
            </w:r>
          </w:p>
        </w:tc>
        <w:tc>
          <w:tcPr>
            <w:tcW w:w="0" w:type="auto"/>
          </w:tcPr>
          <w:p w14:paraId="2DA04922" w14:textId="77777777" w:rsidR="00880F5C" w:rsidRDefault="00880F5C" w:rsidP="00BC018E">
            <w:pPr>
              <w:pStyle w:val="Compact"/>
              <w:jc w:val="right"/>
            </w:pPr>
            <w:r>
              <w:t>16</w:t>
            </w:r>
          </w:p>
        </w:tc>
      </w:tr>
      <w:tr w:rsidR="00880F5C" w14:paraId="54600023" w14:textId="77777777" w:rsidTr="00BC018E">
        <w:trPr>
          <w:jc w:val="center"/>
        </w:trPr>
        <w:tc>
          <w:tcPr>
            <w:tcW w:w="1654" w:type="pct"/>
            <w:vMerge/>
            <w:tcBorders>
              <w:bottom w:val="single" w:sz="4" w:space="0" w:color="auto"/>
            </w:tcBorders>
          </w:tcPr>
          <w:p w14:paraId="372A082B" w14:textId="77777777" w:rsidR="00880F5C" w:rsidRDefault="00880F5C" w:rsidP="00BC018E">
            <w:pPr>
              <w:pStyle w:val="Compact"/>
            </w:pPr>
          </w:p>
        </w:tc>
        <w:tc>
          <w:tcPr>
            <w:tcW w:w="1029" w:type="pct"/>
            <w:tcBorders>
              <w:bottom w:val="single" w:sz="4" w:space="0" w:color="auto"/>
            </w:tcBorders>
          </w:tcPr>
          <w:p w14:paraId="628825AC" w14:textId="77777777" w:rsidR="00880F5C" w:rsidRDefault="00880F5C" w:rsidP="00BC018E">
            <w:pPr>
              <w:pStyle w:val="Compact"/>
            </w:pPr>
            <w:r>
              <w:t>Truck</w:t>
            </w:r>
          </w:p>
        </w:tc>
        <w:tc>
          <w:tcPr>
            <w:tcW w:w="853" w:type="pct"/>
            <w:tcBorders>
              <w:bottom w:val="single" w:sz="4" w:space="0" w:color="auto"/>
            </w:tcBorders>
          </w:tcPr>
          <w:p w14:paraId="1C1A1F56" w14:textId="77777777" w:rsidR="00880F5C" w:rsidRDefault="00880F5C" w:rsidP="00BC018E">
            <w:pPr>
              <w:pStyle w:val="Compact"/>
              <w:jc w:val="right"/>
            </w:pPr>
            <w:r>
              <w:t>-1.97</w:t>
            </w:r>
          </w:p>
        </w:tc>
        <w:tc>
          <w:tcPr>
            <w:tcW w:w="0" w:type="auto"/>
            <w:tcBorders>
              <w:bottom w:val="single" w:sz="4" w:space="0" w:color="auto"/>
            </w:tcBorders>
          </w:tcPr>
          <w:p w14:paraId="3130F6A4" w14:textId="77777777" w:rsidR="00880F5C" w:rsidRDefault="00880F5C" w:rsidP="00BC018E">
            <w:pPr>
              <w:pStyle w:val="Compact"/>
              <w:jc w:val="right"/>
            </w:pPr>
            <w:r>
              <w:t>4.40</w:t>
            </w:r>
          </w:p>
        </w:tc>
        <w:tc>
          <w:tcPr>
            <w:tcW w:w="0" w:type="auto"/>
            <w:tcBorders>
              <w:bottom w:val="single" w:sz="4" w:space="0" w:color="auto"/>
            </w:tcBorders>
          </w:tcPr>
          <w:p w14:paraId="3E72C799" w14:textId="77777777" w:rsidR="00880F5C" w:rsidRDefault="00880F5C" w:rsidP="00BC018E">
            <w:pPr>
              <w:pStyle w:val="Compact"/>
              <w:jc w:val="right"/>
            </w:pPr>
            <w:r>
              <w:t>25</w:t>
            </w:r>
          </w:p>
        </w:tc>
      </w:tr>
      <w:tr w:rsidR="00880F5C" w14:paraId="57174139" w14:textId="77777777" w:rsidTr="00BC018E">
        <w:trPr>
          <w:jc w:val="center"/>
        </w:trPr>
        <w:tc>
          <w:tcPr>
            <w:tcW w:w="1654" w:type="pct"/>
            <w:vMerge w:val="restart"/>
            <w:tcBorders>
              <w:top w:val="nil"/>
            </w:tcBorders>
          </w:tcPr>
          <w:p w14:paraId="01F22A77" w14:textId="77777777" w:rsidR="00880F5C" w:rsidRDefault="00880F5C" w:rsidP="00BC018E">
            <w:pPr>
              <w:pStyle w:val="Compact"/>
            </w:pPr>
            <w:r>
              <w:t>H1B</w:t>
            </w:r>
          </w:p>
          <w:p w14:paraId="4253D259" w14:textId="77777777" w:rsidR="00880F5C" w:rsidRDefault="00880F5C" w:rsidP="00BC018E">
            <w:pPr>
              <w:pStyle w:val="Compact"/>
            </w:pPr>
            <w:r>
              <w:t>Activation at site of DSFS</w:t>
            </w:r>
          </w:p>
        </w:tc>
        <w:tc>
          <w:tcPr>
            <w:tcW w:w="1029" w:type="pct"/>
            <w:tcBorders>
              <w:top w:val="nil"/>
            </w:tcBorders>
          </w:tcPr>
          <w:p w14:paraId="24B9863D" w14:textId="77777777" w:rsidR="00880F5C" w:rsidRDefault="00880F5C" w:rsidP="00BC018E">
            <w:pPr>
              <w:pStyle w:val="Compact"/>
            </w:pPr>
            <w:r>
              <w:t>Unspecified</w:t>
            </w:r>
          </w:p>
        </w:tc>
        <w:tc>
          <w:tcPr>
            <w:tcW w:w="853" w:type="pct"/>
            <w:tcBorders>
              <w:top w:val="nil"/>
            </w:tcBorders>
          </w:tcPr>
          <w:p w14:paraId="7C5F9DD6" w14:textId="77777777" w:rsidR="00880F5C" w:rsidRDefault="00880F5C" w:rsidP="00BC018E">
            <w:pPr>
              <w:pStyle w:val="Compact"/>
              <w:jc w:val="right"/>
            </w:pPr>
            <w:r>
              <w:t>-2.69</w:t>
            </w:r>
          </w:p>
        </w:tc>
        <w:tc>
          <w:tcPr>
            <w:tcW w:w="0" w:type="auto"/>
            <w:tcBorders>
              <w:top w:val="nil"/>
            </w:tcBorders>
          </w:tcPr>
          <w:p w14:paraId="7B37061C" w14:textId="77777777" w:rsidR="00880F5C" w:rsidRDefault="00880F5C" w:rsidP="00BC018E">
            <w:pPr>
              <w:pStyle w:val="Compact"/>
              <w:jc w:val="right"/>
            </w:pPr>
            <w:r>
              <w:t>0.14</w:t>
            </w:r>
          </w:p>
        </w:tc>
        <w:tc>
          <w:tcPr>
            <w:tcW w:w="0" w:type="auto"/>
            <w:tcBorders>
              <w:top w:val="nil"/>
            </w:tcBorders>
          </w:tcPr>
          <w:p w14:paraId="08F26B9E" w14:textId="77777777" w:rsidR="00880F5C" w:rsidRDefault="00880F5C" w:rsidP="00BC018E">
            <w:pPr>
              <w:pStyle w:val="Compact"/>
              <w:jc w:val="right"/>
            </w:pPr>
            <w:r>
              <w:t>89</w:t>
            </w:r>
          </w:p>
        </w:tc>
      </w:tr>
      <w:tr w:rsidR="00880F5C" w14:paraId="67D3C7E6" w14:textId="77777777" w:rsidTr="00BC018E">
        <w:trPr>
          <w:jc w:val="center"/>
        </w:trPr>
        <w:tc>
          <w:tcPr>
            <w:tcW w:w="1654" w:type="pct"/>
            <w:vMerge/>
          </w:tcPr>
          <w:p w14:paraId="322E03B8" w14:textId="77777777" w:rsidR="00880F5C" w:rsidRDefault="00880F5C" w:rsidP="00BC018E">
            <w:pPr>
              <w:pStyle w:val="Compact"/>
            </w:pPr>
          </w:p>
        </w:tc>
        <w:tc>
          <w:tcPr>
            <w:tcW w:w="1029" w:type="pct"/>
          </w:tcPr>
          <w:p w14:paraId="2A5185C8" w14:textId="77777777" w:rsidR="00880F5C" w:rsidRDefault="00880F5C" w:rsidP="00BC018E">
            <w:pPr>
              <w:pStyle w:val="Compact"/>
            </w:pPr>
            <w:r>
              <w:t>Passenger</w:t>
            </w:r>
          </w:p>
        </w:tc>
        <w:tc>
          <w:tcPr>
            <w:tcW w:w="853" w:type="pct"/>
          </w:tcPr>
          <w:p w14:paraId="14861EA1" w14:textId="77777777" w:rsidR="00880F5C" w:rsidRDefault="00880F5C" w:rsidP="00BC018E">
            <w:pPr>
              <w:pStyle w:val="Compact"/>
              <w:jc w:val="right"/>
            </w:pPr>
            <w:r>
              <w:t>-4.52</w:t>
            </w:r>
          </w:p>
        </w:tc>
        <w:tc>
          <w:tcPr>
            <w:tcW w:w="0" w:type="auto"/>
          </w:tcPr>
          <w:p w14:paraId="7851B936" w14:textId="77777777" w:rsidR="00880F5C" w:rsidRDefault="00880F5C" w:rsidP="00BC018E">
            <w:pPr>
              <w:pStyle w:val="Compact"/>
              <w:jc w:val="right"/>
            </w:pPr>
            <w:r>
              <w:t>0.60</w:t>
            </w:r>
          </w:p>
        </w:tc>
        <w:tc>
          <w:tcPr>
            <w:tcW w:w="0" w:type="auto"/>
          </w:tcPr>
          <w:p w14:paraId="723B4BB1" w14:textId="77777777" w:rsidR="00880F5C" w:rsidRDefault="00880F5C" w:rsidP="00BC018E">
            <w:pPr>
              <w:pStyle w:val="Compact"/>
              <w:jc w:val="right"/>
            </w:pPr>
            <w:r>
              <w:t>69</w:t>
            </w:r>
          </w:p>
        </w:tc>
      </w:tr>
      <w:tr w:rsidR="00880F5C" w14:paraId="72FD69C4" w14:textId="77777777" w:rsidTr="00BC018E">
        <w:trPr>
          <w:jc w:val="center"/>
        </w:trPr>
        <w:tc>
          <w:tcPr>
            <w:tcW w:w="1654" w:type="pct"/>
            <w:vMerge/>
            <w:tcBorders>
              <w:bottom w:val="single" w:sz="4" w:space="0" w:color="auto"/>
            </w:tcBorders>
          </w:tcPr>
          <w:p w14:paraId="42A8B379" w14:textId="77777777" w:rsidR="00880F5C" w:rsidRDefault="00880F5C" w:rsidP="00BC018E">
            <w:pPr>
              <w:pStyle w:val="Compact"/>
            </w:pPr>
          </w:p>
        </w:tc>
        <w:tc>
          <w:tcPr>
            <w:tcW w:w="1029" w:type="pct"/>
            <w:tcBorders>
              <w:bottom w:val="single" w:sz="4" w:space="0" w:color="auto"/>
            </w:tcBorders>
          </w:tcPr>
          <w:p w14:paraId="5CF9F888" w14:textId="77777777" w:rsidR="00880F5C" w:rsidRDefault="00880F5C" w:rsidP="00BC018E">
            <w:pPr>
              <w:pStyle w:val="Compact"/>
            </w:pPr>
            <w:r>
              <w:t>Truck</w:t>
            </w:r>
          </w:p>
        </w:tc>
        <w:tc>
          <w:tcPr>
            <w:tcW w:w="853" w:type="pct"/>
            <w:tcBorders>
              <w:bottom w:val="single" w:sz="4" w:space="0" w:color="auto"/>
            </w:tcBorders>
          </w:tcPr>
          <w:p w14:paraId="7CC04F7F" w14:textId="77777777" w:rsidR="00880F5C" w:rsidRDefault="00880F5C" w:rsidP="00BC018E">
            <w:pPr>
              <w:pStyle w:val="Compact"/>
              <w:jc w:val="right"/>
            </w:pPr>
            <w:r>
              <w:t>-2.13</w:t>
            </w:r>
          </w:p>
        </w:tc>
        <w:tc>
          <w:tcPr>
            <w:tcW w:w="0" w:type="auto"/>
            <w:tcBorders>
              <w:bottom w:val="single" w:sz="4" w:space="0" w:color="auto"/>
            </w:tcBorders>
          </w:tcPr>
          <w:p w14:paraId="78B6B006" w14:textId="77777777" w:rsidR="00880F5C" w:rsidRDefault="00880F5C" w:rsidP="00BC018E">
            <w:pPr>
              <w:pStyle w:val="Compact"/>
              <w:jc w:val="right"/>
            </w:pPr>
            <w:r>
              <w:t>1.72</w:t>
            </w:r>
          </w:p>
        </w:tc>
        <w:tc>
          <w:tcPr>
            <w:tcW w:w="0" w:type="auto"/>
            <w:tcBorders>
              <w:bottom w:val="single" w:sz="4" w:space="0" w:color="auto"/>
            </w:tcBorders>
          </w:tcPr>
          <w:p w14:paraId="138BBDCF" w14:textId="77777777" w:rsidR="00880F5C" w:rsidRDefault="00880F5C" w:rsidP="00BC018E">
            <w:pPr>
              <w:pStyle w:val="Compact"/>
              <w:jc w:val="right"/>
            </w:pPr>
            <w:r>
              <w:t>91</w:t>
            </w:r>
          </w:p>
        </w:tc>
      </w:tr>
      <w:tr w:rsidR="00880F5C" w14:paraId="4AB434AD" w14:textId="77777777" w:rsidTr="00BC018E">
        <w:tblPrEx>
          <w:jc w:val="left"/>
          <w:tblLook w:val="04A0" w:firstRow="1" w:lastRow="0" w:firstColumn="1" w:lastColumn="0" w:noHBand="0" w:noVBand="1"/>
        </w:tblPrEx>
        <w:tc>
          <w:tcPr>
            <w:tcW w:w="1654" w:type="pct"/>
            <w:vMerge w:val="restart"/>
            <w:tcBorders>
              <w:top w:val="nil"/>
            </w:tcBorders>
          </w:tcPr>
          <w:p w14:paraId="7ECF6D8C" w14:textId="77777777" w:rsidR="00880F5C" w:rsidRDefault="00880F5C" w:rsidP="00BC018E">
            <w:pPr>
              <w:pStyle w:val="Compact"/>
            </w:pPr>
            <w:r>
              <w:t>H1C</w:t>
            </w:r>
          </w:p>
          <w:p w14:paraId="76AAA30B" w14:textId="77777777" w:rsidR="00880F5C" w:rsidRDefault="00880F5C" w:rsidP="00BC018E">
            <w:pPr>
              <w:pStyle w:val="Compact"/>
            </w:pPr>
            <w:r>
              <w:lastRenderedPageBreak/>
              <w:t>Activation effect, relative to upstream</w:t>
            </w:r>
          </w:p>
        </w:tc>
        <w:tc>
          <w:tcPr>
            <w:tcW w:w="1029" w:type="pct"/>
            <w:tcBorders>
              <w:top w:val="nil"/>
            </w:tcBorders>
          </w:tcPr>
          <w:p w14:paraId="0B3DE1B3" w14:textId="77777777" w:rsidR="00880F5C" w:rsidRDefault="00880F5C" w:rsidP="00BC018E">
            <w:pPr>
              <w:pStyle w:val="Compact"/>
            </w:pPr>
            <w:r>
              <w:lastRenderedPageBreak/>
              <w:t>Unspecified</w:t>
            </w:r>
          </w:p>
        </w:tc>
        <w:tc>
          <w:tcPr>
            <w:tcW w:w="853" w:type="pct"/>
            <w:tcBorders>
              <w:top w:val="nil"/>
            </w:tcBorders>
          </w:tcPr>
          <w:p w14:paraId="60083783" w14:textId="77777777" w:rsidR="00880F5C" w:rsidRDefault="00880F5C" w:rsidP="00BC018E">
            <w:pPr>
              <w:pStyle w:val="Compact"/>
              <w:jc w:val="right"/>
            </w:pPr>
            <w:r>
              <w:t>-11.13</w:t>
            </w:r>
          </w:p>
        </w:tc>
        <w:tc>
          <w:tcPr>
            <w:tcW w:w="0" w:type="auto"/>
            <w:tcBorders>
              <w:top w:val="nil"/>
            </w:tcBorders>
          </w:tcPr>
          <w:p w14:paraId="3646923A" w14:textId="77777777" w:rsidR="00880F5C" w:rsidRDefault="00880F5C" w:rsidP="00BC018E">
            <w:pPr>
              <w:pStyle w:val="Compact"/>
              <w:jc w:val="right"/>
            </w:pPr>
            <w:r>
              <w:t>0.07</w:t>
            </w:r>
          </w:p>
        </w:tc>
        <w:tc>
          <w:tcPr>
            <w:tcW w:w="0" w:type="auto"/>
            <w:tcBorders>
              <w:top w:val="nil"/>
            </w:tcBorders>
          </w:tcPr>
          <w:p w14:paraId="4C649BA7" w14:textId="77777777" w:rsidR="00880F5C" w:rsidRDefault="00880F5C" w:rsidP="00BC018E">
            <w:pPr>
              <w:pStyle w:val="Compact"/>
              <w:jc w:val="right"/>
            </w:pPr>
            <w:r>
              <w:t>6</w:t>
            </w:r>
          </w:p>
        </w:tc>
      </w:tr>
      <w:tr w:rsidR="00880F5C" w14:paraId="57BFB701" w14:textId="77777777" w:rsidTr="00BC018E">
        <w:tblPrEx>
          <w:jc w:val="left"/>
          <w:tblLook w:val="04A0" w:firstRow="1" w:lastRow="0" w:firstColumn="1" w:lastColumn="0" w:noHBand="0" w:noVBand="1"/>
        </w:tblPrEx>
        <w:tc>
          <w:tcPr>
            <w:tcW w:w="1654" w:type="pct"/>
            <w:vMerge/>
          </w:tcPr>
          <w:p w14:paraId="7E55B6F9" w14:textId="77777777" w:rsidR="00880F5C" w:rsidRDefault="00880F5C" w:rsidP="00BC018E">
            <w:pPr>
              <w:pStyle w:val="Compact"/>
            </w:pPr>
          </w:p>
        </w:tc>
        <w:tc>
          <w:tcPr>
            <w:tcW w:w="1029" w:type="pct"/>
          </w:tcPr>
          <w:p w14:paraId="39595E67" w14:textId="77777777" w:rsidR="00880F5C" w:rsidRDefault="00880F5C" w:rsidP="00BC018E">
            <w:pPr>
              <w:pStyle w:val="Compact"/>
            </w:pPr>
            <w:r>
              <w:t>Passenger</w:t>
            </w:r>
          </w:p>
        </w:tc>
        <w:tc>
          <w:tcPr>
            <w:tcW w:w="853" w:type="pct"/>
          </w:tcPr>
          <w:p w14:paraId="34875748" w14:textId="77777777" w:rsidR="00880F5C" w:rsidRDefault="00880F5C" w:rsidP="00BC018E">
            <w:pPr>
              <w:pStyle w:val="Compact"/>
              <w:jc w:val="right"/>
            </w:pPr>
            <w:r>
              <w:t>-1.70</w:t>
            </w:r>
          </w:p>
        </w:tc>
        <w:tc>
          <w:tcPr>
            <w:tcW w:w="0" w:type="auto"/>
          </w:tcPr>
          <w:p w14:paraId="472C3208" w14:textId="77777777" w:rsidR="00880F5C" w:rsidRDefault="00880F5C" w:rsidP="00BC018E">
            <w:pPr>
              <w:pStyle w:val="Compact"/>
              <w:jc w:val="right"/>
            </w:pPr>
            <w:r>
              <w:t>1.59</w:t>
            </w:r>
          </w:p>
        </w:tc>
        <w:tc>
          <w:tcPr>
            <w:tcW w:w="0" w:type="auto"/>
          </w:tcPr>
          <w:p w14:paraId="058844B0" w14:textId="77777777" w:rsidR="00880F5C" w:rsidRDefault="00880F5C" w:rsidP="00BC018E">
            <w:pPr>
              <w:pStyle w:val="Compact"/>
              <w:jc w:val="right"/>
            </w:pPr>
            <w:r>
              <w:t>21</w:t>
            </w:r>
          </w:p>
        </w:tc>
      </w:tr>
      <w:tr w:rsidR="00880F5C" w14:paraId="5D7DE02D" w14:textId="77777777" w:rsidTr="00BC018E">
        <w:tblPrEx>
          <w:jc w:val="left"/>
          <w:tblLook w:val="04A0" w:firstRow="1" w:lastRow="0" w:firstColumn="1" w:lastColumn="0" w:noHBand="0" w:noVBand="1"/>
        </w:tblPrEx>
        <w:tc>
          <w:tcPr>
            <w:tcW w:w="1654" w:type="pct"/>
            <w:vMerge/>
          </w:tcPr>
          <w:p w14:paraId="70DC7B80" w14:textId="77777777" w:rsidR="00880F5C" w:rsidRDefault="00880F5C" w:rsidP="00BC018E">
            <w:pPr>
              <w:pStyle w:val="Compact"/>
            </w:pPr>
          </w:p>
        </w:tc>
        <w:tc>
          <w:tcPr>
            <w:tcW w:w="1029" w:type="pct"/>
          </w:tcPr>
          <w:p w14:paraId="557ACB0B" w14:textId="77777777" w:rsidR="00880F5C" w:rsidRDefault="00880F5C" w:rsidP="00BC018E">
            <w:pPr>
              <w:pStyle w:val="Compact"/>
            </w:pPr>
            <w:r>
              <w:t>Truck</w:t>
            </w:r>
          </w:p>
        </w:tc>
        <w:tc>
          <w:tcPr>
            <w:tcW w:w="853" w:type="pct"/>
          </w:tcPr>
          <w:p w14:paraId="62CC546A" w14:textId="77777777" w:rsidR="00880F5C" w:rsidRDefault="00880F5C" w:rsidP="00BC018E">
            <w:pPr>
              <w:pStyle w:val="Compact"/>
              <w:jc w:val="right"/>
            </w:pPr>
            <w:r>
              <w:t>-1.42</w:t>
            </w:r>
          </w:p>
        </w:tc>
        <w:tc>
          <w:tcPr>
            <w:tcW w:w="0" w:type="auto"/>
          </w:tcPr>
          <w:p w14:paraId="53CF442B" w14:textId="77777777" w:rsidR="00880F5C" w:rsidRDefault="00880F5C" w:rsidP="00BC018E">
            <w:pPr>
              <w:pStyle w:val="Compact"/>
              <w:jc w:val="right"/>
            </w:pPr>
            <w:r>
              <w:t>2.92</w:t>
            </w:r>
          </w:p>
        </w:tc>
        <w:tc>
          <w:tcPr>
            <w:tcW w:w="0" w:type="auto"/>
          </w:tcPr>
          <w:p w14:paraId="51770168" w14:textId="77777777" w:rsidR="00880F5C" w:rsidRDefault="00880F5C" w:rsidP="00BC018E">
            <w:pPr>
              <w:pStyle w:val="Compact"/>
              <w:jc w:val="right"/>
            </w:pPr>
            <w:r>
              <w:t>22</w:t>
            </w:r>
          </w:p>
        </w:tc>
      </w:tr>
    </w:tbl>
    <w:p w14:paraId="410DFFAE" w14:textId="77777777" w:rsidR="00880F5C" w:rsidRDefault="00880F5C" w:rsidP="00880F5C">
      <w:bookmarkStart w:id="289" w:name="h1a-activation-normalized"/>
      <w:bookmarkEnd w:id="289"/>
    </w:p>
    <w:p w14:paraId="51168E2D" w14:textId="77777777" w:rsidR="00880F5C" w:rsidRDefault="00880F5C" w:rsidP="00354FCA">
      <w:pPr>
        <w:pStyle w:val="Heading4"/>
      </w:pPr>
      <w:bookmarkStart w:id="290" w:name="_Toc355422746"/>
      <w:r>
        <w:t>H1A: Activation normalized</w:t>
      </w:r>
      <w:bookmarkEnd w:id="290"/>
    </w:p>
    <w:p w14:paraId="695937A0" w14:textId="77777777" w:rsidR="00880F5C" w:rsidRDefault="00880F5C" w:rsidP="00880F5C">
      <w:pPr>
        <w:pStyle w:val="FirstParagraph"/>
      </w:pPr>
      <w:r>
        <w:t>Examining the mean effect sizes across vehicle types, without carrying out any statistical modeling, it is clear that the largest decreases in speed were observed for passenger cars. This summary shows that normalized speeds were reduced across all vehicle types, providing strong evidence of the effectiveness of DSFS, even when accounting for the expected reductions in speed between locations upstream and adjacent to the site of the DSFS installation.</w:t>
      </w:r>
    </w:p>
    <w:p w14:paraId="1EB7E8D1" w14:textId="77777777" w:rsidR="00880F5C" w:rsidRDefault="00880F5C" w:rsidP="00880F5C">
      <w:pPr>
        <w:pStyle w:val="BodyText"/>
      </w:pPr>
      <w:r>
        <w:t xml:space="preserve">Overall, the decrease in speed attributed to DSFS, normalized by upstream location, is </w:t>
      </w:r>
      <w:commentRangeStart w:id="291"/>
      <w:r>
        <w:t>2.70 mph, significant effect (</w:t>
      </w:r>
      <w:r>
        <w:rPr>
          <w:i/>
        </w:rPr>
        <w:t xml:space="preserve">p </w:t>
      </w:r>
      <w:r>
        <w:t>= 0.004).</w:t>
      </w:r>
      <w:commentRangeEnd w:id="291"/>
      <w:r>
        <w:rPr>
          <w:rStyle w:val="CommentReference"/>
        </w:rPr>
        <w:commentReference w:id="291"/>
      </w:r>
      <w:r>
        <w:t xml:space="preserve"> Of the different grouping variables, vehicle type has the greatest influence, with cars showing an additional 0.25 mph decrease. Trucks showed a smaller effect, with the decrease being smaller by 0.30 mph. When carrying out the statistical analysis of these effect sizes, 72 sites were available. After accounting for the variation attributed to publication, study, and site, partitioning effects by safety focus was not possible for this analysis. Partitioning of the effects by site and vehicle type was possible.</w:t>
      </w:r>
    </w:p>
    <w:p w14:paraId="106B5ECA" w14:textId="77777777" w:rsidR="00880F5C" w:rsidRDefault="00880F5C" w:rsidP="00880F5C">
      <w:pPr>
        <w:pStyle w:val="Caption"/>
      </w:pPr>
      <w:bookmarkStart w:id="292" w:name="_Toc479248261"/>
      <w:r>
        <w:t xml:space="preserve">Table </w:t>
      </w:r>
      <w:fldSimple w:instr=" SEQ Table \* ARABIC ">
        <w:r>
          <w:rPr>
            <w:noProof/>
          </w:rPr>
          <w:t>10</w:t>
        </w:r>
      </w:fldSimple>
      <w:r>
        <w:t xml:space="preserve">. </w:t>
      </w:r>
      <w:r w:rsidRPr="007C050D">
        <w:t>Summary of mixed effect model of hypothesis H1A, difference in speeds betwe</w:t>
      </w:r>
      <w:r>
        <w:t>e</w:t>
      </w:r>
      <w:r w:rsidRPr="007C050D">
        <w:t>n DSFS before and at time of activation, normalized to the difference before and at time of activation upstream of the sign.</w:t>
      </w:r>
      <w:bookmarkEnd w:id="292"/>
    </w:p>
    <w:tbl>
      <w:tblPr>
        <w:tblStyle w:val="rmdtable"/>
        <w:tblW w:w="2983" w:type="pct"/>
        <w:jc w:val="center"/>
        <w:tblLook w:val="07E0" w:firstRow="1" w:lastRow="1" w:firstColumn="1" w:lastColumn="1" w:noHBand="1" w:noVBand="1"/>
        <w:tblCaption w:val="Table 4. Summary of mixed effect model of hypothesis H1A, difference in speeds betwen DSFS before and at time of activation, normalized to the difference before and at time of activation upstream of the sign."/>
      </w:tblPr>
      <w:tblGrid>
        <w:gridCol w:w="2503"/>
        <w:gridCol w:w="1123"/>
        <w:gridCol w:w="1207"/>
        <w:gridCol w:w="880"/>
      </w:tblGrid>
      <w:tr w:rsidR="00880F5C" w:rsidRPr="005F1762" w14:paraId="40AB5BF4"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02201C17" w14:textId="77777777" w:rsidR="00880F5C" w:rsidRPr="005F1762" w:rsidRDefault="00880F5C" w:rsidP="00BC018E">
            <w:pPr>
              <w:keepNext/>
              <w:rPr>
                <w:b/>
              </w:rPr>
            </w:pPr>
            <w:r w:rsidRPr="005F1762">
              <w:rPr>
                <w:b/>
              </w:rPr>
              <w:t>Modeled Effect Sizes</w:t>
            </w:r>
          </w:p>
        </w:tc>
        <w:tc>
          <w:tcPr>
            <w:tcW w:w="0" w:type="auto"/>
          </w:tcPr>
          <w:p w14:paraId="24E25461" w14:textId="77777777" w:rsidR="00880F5C" w:rsidRPr="005F1762" w:rsidRDefault="00880F5C" w:rsidP="00BC018E">
            <w:pPr>
              <w:pStyle w:val="Compact"/>
              <w:keepNext/>
              <w:rPr>
                <w:b/>
              </w:rPr>
            </w:pPr>
            <w:r w:rsidRPr="005F1762">
              <w:rPr>
                <w:b/>
              </w:rPr>
              <w:t>Estimate</w:t>
            </w:r>
          </w:p>
        </w:tc>
        <w:tc>
          <w:tcPr>
            <w:tcW w:w="0" w:type="auto"/>
          </w:tcPr>
          <w:p w14:paraId="19CBE5A9" w14:textId="77777777" w:rsidR="00880F5C" w:rsidRPr="005F1762" w:rsidRDefault="00880F5C" w:rsidP="00BC018E">
            <w:pPr>
              <w:pStyle w:val="Compact"/>
              <w:keepNext/>
              <w:jc w:val="right"/>
              <w:rPr>
                <w:b/>
              </w:rPr>
            </w:pPr>
            <w:r w:rsidRPr="005F1762">
              <w:rPr>
                <w:b/>
              </w:rPr>
              <w:t>Std. Error</w:t>
            </w:r>
          </w:p>
        </w:tc>
        <w:tc>
          <w:tcPr>
            <w:tcW w:w="0" w:type="auto"/>
          </w:tcPr>
          <w:p w14:paraId="3E363566" w14:textId="77777777" w:rsidR="00880F5C" w:rsidRPr="005F1762" w:rsidRDefault="00880F5C" w:rsidP="00BC018E">
            <w:pPr>
              <w:pStyle w:val="Compact"/>
              <w:keepNext/>
              <w:jc w:val="right"/>
              <w:rPr>
                <w:b/>
              </w:rPr>
            </w:pPr>
            <w:r w:rsidRPr="005F1762">
              <w:rPr>
                <w:b/>
              </w:rPr>
              <w:t>t value</w:t>
            </w:r>
          </w:p>
        </w:tc>
      </w:tr>
      <w:tr w:rsidR="00880F5C" w14:paraId="29B7A7AB" w14:textId="77777777" w:rsidTr="00BC018E">
        <w:trPr>
          <w:jc w:val="center"/>
        </w:trPr>
        <w:tc>
          <w:tcPr>
            <w:tcW w:w="0" w:type="auto"/>
            <w:tcBorders>
              <w:bottom w:val="single" w:sz="4" w:space="0" w:color="auto"/>
            </w:tcBorders>
          </w:tcPr>
          <w:p w14:paraId="08F36793" w14:textId="77777777" w:rsidR="00880F5C" w:rsidRDefault="00880F5C" w:rsidP="00BC018E">
            <w:pPr>
              <w:pStyle w:val="Compact"/>
              <w:keepNext/>
            </w:pPr>
            <w:r>
              <w:t>Overall Effect</w:t>
            </w:r>
          </w:p>
        </w:tc>
        <w:tc>
          <w:tcPr>
            <w:tcW w:w="0" w:type="auto"/>
            <w:tcBorders>
              <w:bottom w:val="single" w:sz="4" w:space="0" w:color="auto"/>
            </w:tcBorders>
          </w:tcPr>
          <w:p w14:paraId="7CD93443" w14:textId="77777777" w:rsidR="00880F5C" w:rsidRDefault="00880F5C" w:rsidP="00BC018E">
            <w:pPr>
              <w:pStyle w:val="Compact"/>
              <w:keepNext/>
              <w:jc w:val="right"/>
            </w:pPr>
            <w:r>
              <w:t>-2.843</w:t>
            </w:r>
          </w:p>
        </w:tc>
        <w:tc>
          <w:tcPr>
            <w:tcW w:w="0" w:type="auto"/>
            <w:tcBorders>
              <w:bottom w:val="single" w:sz="4" w:space="0" w:color="auto"/>
            </w:tcBorders>
          </w:tcPr>
          <w:p w14:paraId="33B6E195" w14:textId="77777777" w:rsidR="00880F5C" w:rsidRDefault="00880F5C" w:rsidP="00BC018E">
            <w:pPr>
              <w:pStyle w:val="Compact"/>
              <w:keepNext/>
              <w:jc w:val="right"/>
            </w:pPr>
            <w:r>
              <w:t>0.991</w:t>
            </w:r>
          </w:p>
        </w:tc>
        <w:tc>
          <w:tcPr>
            <w:tcW w:w="0" w:type="auto"/>
            <w:tcBorders>
              <w:bottom w:val="single" w:sz="4" w:space="0" w:color="auto"/>
            </w:tcBorders>
          </w:tcPr>
          <w:p w14:paraId="09F8D2B2" w14:textId="77777777" w:rsidR="00880F5C" w:rsidRDefault="00880F5C" w:rsidP="00BC018E">
            <w:pPr>
              <w:pStyle w:val="Compact"/>
              <w:keepNext/>
              <w:jc w:val="right"/>
            </w:pPr>
            <w:r>
              <w:t>-2.869</w:t>
            </w:r>
          </w:p>
        </w:tc>
      </w:tr>
      <w:tr w:rsidR="00880F5C" w14:paraId="50A0486B" w14:textId="77777777" w:rsidTr="00BC018E">
        <w:trPr>
          <w:jc w:val="center"/>
        </w:trPr>
        <w:tc>
          <w:tcPr>
            <w:tcW w:w="0" w:type="auto"/>
            <w:tcBorders>
              <w:top w:val="single" w:sz="4" w:space="0" w:color="auto"/>
              <w:bottom w:val="nil"/>
            </w:tcBorders>
          </w:tcPr>
          <w:p w14:paraId="05A81D06" w14:textId="77777777" w:rsidR="00880F5C" w:rsidRDefault="00880F5C" w:rsidP="00BC018E">
            <w:pPr>
              <w:pStyle w:val="Compact"/>
              <w:keepNext/>
            </w:pPr>
            <w:r>
              <w:t>Vehicle Type Effects:</w:t>
            </w:r>
          </w:p>
        </w:tc>
        <w:tc>
          <w:tcPr>
            <w:tcW w:w="0" w:type="auto"/>
            <w:tcBorders>
              <w:top w:val="single" w:sz="4" w:space="0" w:color="auto"/>
              <w:bottom w:val="nil"/>
            </w:tcBorders>
          </w:tcPr>
          <w:p w14:paraId="1D6E10C0" w14:textId="77777777" w:rsidR="00880F5C" w:rsidRDefault="00880F5C" w:rsidP="00BC018E">
            <w:pPr>
              <w:keepNext/>
              <w:jc w:val="right"/>
            </w:pPr>
          </w:p>
        </w:tc>
        <w:tc>
          <w:tcPr>
            <w:tcW w:w="0" w:type="auto"/>
            <w:tcBorders>
              <w:top w:val="single" w:sz="4" w:space="0" w:color="auto"/>
              <w:bottom w:val="nil"/>
            </w:tcBorders>
          </w:tcPr>
          <w:p w14:paraId="2285579D" w14:textId="77777777" w:rsidR="00880F5C" w:rsidRDefault="00880F5C" w:rsidP="00BC018E">
            <w:pPr>
              <w:keepNext/>
              <w:jc w:val="right"/>
            </w:pPr>
          </w:p>
        </w:tc>
        <w:tc>
          <w:tcPr>
            <w:tcW w:w="0" w:type="auto"/>
            <w:tcBorders>
              <w:top w:val="single" w:sz="4" w:space="0" w:color="auto"/>
              <w:bottom w:val="nil"/>
            </w:tcBorders>
          </w:tcPr>
          <w:p w14:paraId="707EEEE9" w14:textId="77777777" w:rsidR="00880F5C" w:rsidRDefault="00880F5C" w:rsidP="00BC018E">
            <w:pPr>
              <w:keepNext/>
              <w:jc w:val="right"/>
            </w:pPr>
          </w:p>
        </w:tc>
      </w:tr>
      <w:tr w:rsidR="00880F5C" w14:paraId="09DA9DEC" w14:textId="77777777" w:rsidTr="00BC018E">
        <w:trPr>
          <w:jc w:val="center"/>
        </w:trPr>
        <w:tc>
          <w:tcPr>
            <w:tcW w:w="0" w:type="auto"/>
            <w:tcBorders>
              <w:top w:val="nil"/>
            </w:tcBorders>
          </w:tcPr>
          <w:p w14:paraId="300720BE" w14:textId="77777777" w:rsidR="00880F5C" w:rsidRDefault="00880F5C" w:rsidP="00BC018E">
            <w:pPr>
              <w:pStyle w:val="Compact"/>
              <w:keepNext/>
              <w:ind w:left="252"/>
            </w:pPr>
            <w:r>
              <w:t>Unspecified</w:t>
            </w:r>
          </w:p>
        </w:tc>
        <w:tc>
          <w:tcPr>
            <w:tcW w:w="0" w:type="auto"/>
            <w:tcBorders>
              <w:top w:val="nil"/>
            </w:tcBorders>
          </w:tcPr>
          <w:p w14:paraId="1C7FD3C5" w14:textId="77777777" w:rsidR="00880F5C" w:rsidRDefault="00880F5C" w:rsidP="00BC018E">
            <w:pPr>
              <w:pStyle w:val="Compact"/>
              <w:keepNext/>
              <w:jc w:val="right"/>
            </w:pPr>
            <w:r>
              <w:t>-2.90</w:t>
            </w:r>
          </w:p>
        </w:tc>
        <w:tc>
          <w:tcPr>
            <w:tcW w:w="0" w:type="auto"/>
            <w:tcBorders>
              <w:top w:val="nil"/>
            </w:tcBorders>
          </w:tcPr>
          <w:p w14:paraId="6EEBEFA0" w14:textId="77777777" w:rsidR="00880F5C" w:rsidRDefault="00880F5C" w:rsidP="00BC018E">
            <w:pPr>
              <w:keepNext/>
              <w:jc w:val="right"/>
            </w:pPr>
          </w:p>
        </w:tc>
        <w:tc>
          <w:tcPr>
            <w:tcW w:w="0" w:type="auto"/>
            <w:tcBorders>
              <w:top w:val="nil"/>
            </w:tcBorders>
          </w:tcPr>
          <w:p w14:paraId="6C54BCC4" w14:textId="77777777" w:rsidR="00880F5C" w:rsidRDefault="00880F5C" w:rsidP="00BC018E">
            <w:pPr>
              <w:keepNext/>
              <w:jc w:val="right"/>
            </w:pPr>
          </w:p>
        </w:tc>
      </w:tr>
      <w:tr w:rsidR="00880F5C" w14:paraId="1A16D080" w14:textId="77777777" w:rsidTr="00BC018E">
        <w:trPr>
          <w:jc w:val="center"/>
        </w:trPr>
        <w:tc>
          <w:tcPr>
            <w:tcW w:w="0" w:type="auto"/>
          </w:tcPr>
          <w:p w14:paraId="22E91DCF" w14:textId="77777777" w:rsidR="00880F5C" w:rsidRDefault="00880F5C" w:rsidP="00BC018E">
            <w:pPr>
              <w:pStyle w:val="Compact"/>
              <w:keepNext/>
              <w:ind w:left="252"/>
            </w:pPr>
            <w:r>
              <w:t>Car</w:t>
            </w:r>
          </w:p>
        </w:tc>
        <w:tc>
          <w:tcPr>
            <w:tcW w:w="0" w:type="auto"/>
          </w:tcPr>
          <w:p w14:paraId="64295514" w14:textId="77777777" w:rsidR="00880F5C" w:rsidRDefault="00880F5C" w:rsidP="00BC018E">
            <w:pPr>
              <w:pStyle w:val="Compact"/>
              <w:keepNext/>
              <w:jc w:val="right"/>
            </w:pPr>
            <w:r>
              <w:t>-2.95</w:t>
            </w:r>
          </w:p>
        </w:tc>
        <w:tc>
          <w:tcPr>
            <w:tcW w:w="0" w:type="auto"/>
          </w:tcPr>
          <w:p w14:paraId="20B1DA07" w14:textId="77777777" w:rsidR="00880F5C" w:rsidRDefault="00880F5C" w:rsidP="00BC018E">
            <w:pPr>
              <w:keepNext/>
              <w:jc w:val="right"/>
            </w:pPr>
          </w:p>
        </w:tc>
        <w:tc>
          <w:tcPr>
            <w:tcW w:w="0" w:type="auto"/>
          </w:tcPr>
          <w:p w14:paraId="6205F863" w14:textId="77777777" w:rsidR="00880F5C" w:rsidRDefault="00880F5C" w:rsidP="00BC018E">
            <w:pPr>
              <w:keepNext/>
              <w:jc w:val="right"/>
            </w:pPr>
          </w:p>
        </w:tc>
      </w:tr>
      <w:tr w:rsidR="00880F5C" w14:paraId="17CEF1C2" w14:textId="77777777" w:rsidTr="00BC018E">
        <w:trPr>
          <w:jc w:val="center"/>
        </w:trPr>
        <w:tc>
          <w:tcPr>
            <w:tcW w:w="0" w:type="auto"/>
            <w:tcBorders>
              <w:bottom w:val="single" w:sz="4" w:space="0" w:color="auto"/>
            </w:tcBorders>
          </w:tcPr>
          <w:p w14:paraId="78496C81" w14:textId="77777777" w:rsidR="00880F5C" w:rsidRDefault="00880F5C" w:rsidP="00BC018E">
            <w:pPr>
              <w:pStyle w:val="Compact"/>
              <w:keepNext/>
              <w:ind w:left="252"/>
            </w:pPr>
            <w:r>
              <w:t>Truck</w:t>
            </w:r>
          </w:p>
        </w:tc>
        <w:tc>
          <w:tcPr>
            <w:tcW w:w="0" w:type="auto"/>
            <w:tcBorders>
              <w:bottom w:val="single" w:sz="4" w:space="0" w:color="auto"/>
            </w:tcBorders>
          </w:tcPr>
          <w:p w14:paraId="33D47EEF" w14:textId="77777777" w:rsidR="00880F5C" w:rsidRDefault="00880F5C" w:rsidP="00BC018E">
            <w:pPr>
              <w:pStyle w:val="Compact"/>
              <w:keepNext/>
              <w:jc w:val="right"/>
            </w:pPr>
            <w:r>
              <w:t>-2.68</w:t>
            </w:r>
          </w:p>
        </w:tc>
        <w:tc>
          <w:tcPr>
            <w:tcW w:w="0" w:type="auto"/>
            <w:tcBorders>
              <w:bottom w:val="single" w:sz="4" w:space="0" w:color="auto"/>
            </w:tcBorders>
          </w:tcPr>
          <w:p w14:paraId="7A166A37" w14:textId="77777777" w:rsidR="00880F5C" w:rsidRDefault="00880F5C" w:rsidP="00BC018E">
            <w:pPr>
              <w:keepNext/>
              <w:jc w:val="right"/>
            </w:pPr>
          </w:p>
        </w:tc>
        <w:tc>
          <w:tcPr>
            <w:tcW w:w="0" w:type="auto"/>
            <w:tcBorders>
              <w:bottom w:val="single" w:sz="4" w:space="0" w:color="auto"/>
            </w:tcBorders>
          </w:tcPr>
          <w:p w14:paraId="48F5C68D" w14:textId="77777777" w:rsidR="00880F5C" w:rsidRDefault="00880F5C" w:rsidP="00BC018E">
            <w:pPr>
              <w:keepNext/>
              <w:jc w:val="right"/>
            </w:pPr>
          </w:p>
        </w:tc>
      </w:tr>
      <w:tr w:rsidR="00880F5C" w14:paraId="109113BB" w14:textId="77777777" w:rsidTr="00BC018E">
        <w:trPr>
          <w:jc w:val="center"/>
        </w:trPr>
        <w:tc>
          <w:tcPr>
            <w:tcW w:w="0" w:type="auto"/>
            <w:tcBorders>
              <w:top w:val="single" w:sz="4" w:space="0" w:color="auto"/>
              <w:bottom w:val="nil"/>
            </w:tcBorders>
          </w:tcPr>
          <w:p w14:paraId="791D4D7B" w14:textId="77777777" w:rsidR="00880F5C" w:rsidRDefault="00880F5C" w:rsidP="00BC018E">
            <w:pPr>
              <w:pStyle w:val="Compact"/>
              <w:keepNext/>
            </w:pPr>
            <w:r>
              <w:t>Safety Focus Effects:</w:t>
            </w:r>
          </w:p>
        </w:tc>
        <w:tc>
          <w:tcPr>
            <w:tcW w:w="0" w:type="auto"/>
            <w:tcBorders>
              <w:top w:val="single" w:sz="4" w:space="0" w:color="auto"/>
              <w:bottom w:val="nil"/>
            </w:tcBorders>
          </w:tcPr>
          <w:p w14:paraId="743255C0" w14:textId="77777777" w:rsidR="00880F5C" w:rsidRDefault="00880F5C" w:rsidP="00BC018E">
            <w:pPr>
              <w:keepNext/>
              <w:jc w:val="right"/>
            </w:pPr>
          </w:p>
        </w:tc>
        <w:tc>
          <w:tcPr>
            <w:tcW w:w="0" w:type="auto"/>
            <w:tcBorders>
              <w:top w:val="single" w:sz="4" w:space="0" w:color="auto"/>
              <w:bottom w:val="nil"/>
            </w:tcBorders>
          </w:tcPr>
          <w:p w14:paraId="4A10A082" w14:textId="77777777" w:rsidR="00880F5C" w:rsidRDefault="00880F5C" w:rsidP="00BC018E">
            <w:pPr>
              <w:keepNext/>
              <w:jc w:val="right"/>
            </w:pPr>
          </w:p>
        </w:tc>
        <w:tc>
          <w:tcPr>
            <w:tcW w:w="0" w:type="auto"/>
            <w:tcBorders>
              <w:top w:val="single" w:sz="4" w:space="0" w:color="auto"/>
              <w:bottom w:val="nil"/>
            </w:tcBorders>
          </w:tcPr>
          <w:p w14:paraId="7AEA7B82" w14:textId="77777777" w:rsidR="00880F5C" w:rsidRDefault="00880F5C" w:rsidP="00BC018E">
            <w:pPr>
              <w:keepNext/>
              <w:jc w:val="right"/>
            </w:pPr>
          </w:p>
        </w:tc>
      </w:tr>
      <w:tr w:rsidR="00880F5C" w14:paraId="62A3D430" w14:textId="77777777" w:rsidTr="00BC018E">
        <w:trPr>
          <w:jc w:val="center"/>
        </w:trPr>
        <w:tc>
          <w:tcPr>
            <w:tcW w:w="0" w:type="auto"/>
            <w:tcBorders>
              <w:top w:val="nil"/>
            </w:tcBorders>
          </w:tcPr>
          <w:p w14:paraId="28AE96D2" w14:textId="77777777" w:rsidR="00880F5C" w:rsidRDefault="00880F5C" w:rsidP="00BC018E">
            <w:pPr>
              <w:pStyle w:val="Compact"/>
              <w:keepNext/>
              <w:ind w:left="252"/>
            </w:pPr>
            <w:r>
              <w:t>Unspecified</w:t>
            </w:r>
          </w:p>
        </w:tc>
        <w:tc>
          <w:tcPr>
            <w:tcW w:w="0" w:type="auto"/>
            <w:tcBorders>
              <w:top w:val="nil"/>
            </w:tcBorders>
          </w:tcPr>
          <w:p w14:paraId="4CDCBE5F" w14:textId="77777777" w:rsidR="00880F5C" w:rsidRDefault="00880F5C" w:rsidP="00BC018E">
            <w:pPr>
              <w:pStyle w:val="Compact"/>
              <w:keepNext/>
              <w:jc w:val="right"/>
            </w:pPr>
            <w:r>
              <w:t>-3.16</w:t>
            </w:r>
          </w:p>
        </w:tc>
        <w:tc>
          <w:tcPr>
            <w:tcW w:w="0" w:type="auto"/>
            <w:tcBorders>
              <w:top w:val="nil"/>
            </w:tcBorders>
          </w:tcPr>
          <w:p w14:paraId="4B80124F" w14:textId="77777777" w:rsidR="00880F5C" w:rsidRDefault="00880F5C" w:rsidP="00BC018E">
            <w:pPr>
              <w:keepNext/>
              <w:jc w:val="right"/>
            </w:pPr>
          </w:p>
        </w:tc>
        <w:tc>
          <w:tcPr>
            <w:tcW w:w="0" w:type="auto"/>
            <w:tcBorders>
              <w:top w:val="nil"/>
            </w:tcBorders>
          </w:tcPr>
          <w:p w14:paraId="0B4B4BB3" w14:textId="77777777" w:rsidR="00880F5C" w:rsidRDefault="00880F5C" w:rsidP="00BC018E">
            <w:pPr>
              <w:keepNext/>
              <w:jc w:val="right"/>
            </w:pPr>
          </w:p>
        </w:tc>
      </w:tr>
      <w:tr w:rsidR="00880F5C" w14:paraId="60FDC317" w14:textId="77777777" w:rsidTr="00BC018E">
        <w:trPr>
          <w:jc w:val="center"/>
        </w:trPr>
        <w:tc>
          <w:tcPr>
            <w:tcW w:w="0" w:type="auto"/>
          </w:tcPr>
          <w:p w14:paraId="42101E30" w14:textId="77777777" w:rsidR="00880F5C" w:rsidRDefault="00880F5C" w:rsidP="00BC018E">
            <w:pPr>
              <w:pStyle w:val="Compact"/>
              <w:keepNext/>
              <w:ind w:left="252"/>
            </w:pPr>
            <w:r>
              <w:t>Curved Section</w:t>
            </w:r>
          </w:p>
        </w:tc>
        <w:tc>
          <w:tcPr>
            <w:tcW w:w="0" w:type="auto"/>
          </w:tcPr>
          <w:p w14:paraId="7F62EEBA" w14:textId="77777777" w:rsidR="00880F5C" w:rsidRDefault="00880F5C" w:rsidP="00BC018E">
            <w:pPr>
              <w:pStyle w:val="Compact"/>
              <w:keepNext/>
              <w:jc w:val="right"/>
            </w:pPr>
            <w:r>
              <w:t>-2.27</w:t>
            </w:r>
          </w:p>
        </w:tc>
        <w:tc>
          <w:tcPr>
            <w:tcW w:w="0" w:type="auto"/>
          </w:tcPr>
          <w:p w14:paraId="116D46DD" w14:textId="77777777" w:rsidR="00880F5C" w:rsidRDefault="00880F5C" w:rsidP="00BC018E">
            <w:pPr>
              <w:keepNext/>
            </w:pPr>
          </w:p>
        </w:tc>
        <w:tc>
          <w:tcPr>
            <w:tcW w:w="0" w:type="auto"/>
          </w:tcPr>
          <w:p w14:paraId="28445857" w14:textId="77777777" w:rsidR="00880F5C" w:rsidRDefault="00880F5C" w:rsidP="00BC018E">
            <w:pPr>
              <w:keepNext/>
            </w:pPr>
          </w:p>
        </w:tc>
      </w:tr>
      <w:tr w:rsidR="00880F5C" w14:paraId="48A35D3F" w14:textId="77777777" w:rsidTr="00BC018E">
        <w:trPr>
          <w:jc w:val="center"/>
        </w:trPr>
        <w:tc>
          <w:tcPr>
            <w:tcW w:w="0" w:type="auto"/>
          </w:tcPr>
          <w:p w14:paraId="0232401F" w14:textId="77777777" w:rsidR="00880F5C" w:rsidRDefault="00880F5C" w:rsidP="00BC018E">
            <w:pPr>
              <w:pStyle w:val="Compact"/>
              <w:keepNext/>
              <w:ind w:left="252"/>
            </w:pPr>
            <w:r>
              <w:t>School Zone</w:t>
            </w:r>
          </w:p>
        </w:tc>
        <w:tc>
          <w:tcPr>
            <w:tcW w:w="0" w:type="auto"/>
          </w:tcPr>
          <w:p w14:paraId="5CD294EA" w14:textId="77777777" w:rsidR="00880F5C" w:rsidRDefault="00880F5C" w:rsidP="00BC018E">
            <w:pPr>
              <w:pStyle w:val="Compact"/>
              <w:keepNext/>
              <w:jc w:val="right"/>
            </w:pPr>
            <w:r>
              <w:t>-3.21</w:t>
            </w:r>
          </w:p>
        </w:tc>
        <w:tc>
          <w:tcPr>
            <w:tcW w:w="0" w:type="auto"/>
          </w:tcPr>
          <w:p w14:paraId="15A7C2EF" w14:textId="77777777" w:rsidR="00880F5C" w:rsidRDefault="00880F5C" w:rsidP="00BC018E">
            <w:pPr>
              <w:keepNext/>
            </w:pPr>
          </w:p>
        </w:tc>
        <w:tc>
          <w:tcPr>
            <w:tcW w:w="0" w:type="auto"/>
          </w:tcPr>
          <w:p w14:paraId="5FEE00D9" w14:textId="77777777" w:rsidR="00880F5C" w:rsidRDefault="00880F5C" w:rsidP="00BC018E">
            <w:pPr>
              <w:keepNext/>
            </w:pPr>
          </w:p>
        </w:tc>
      </w:tr>
      <w:tr w:rsidR="00880F5C" w14:paraId="3B71F304" w14:textId="77777777" w:rsidTr="00BC018E">
        <w:trPr>
          <w:jc w:val="center"/>
        </w:trPr>
        <w:tc>
          <w:tcPr>
            <w:tcW w:w="0" w:type="auto"/>
          </w:tcPr>
          <w:p w14:paraId="3E3D209D" w14:textId="77777777" w:rsidR="00880F5C" w:rsidRDefault="00880F5C" w:rsidP="00BC018E">
            <w:pPr>
              <w:pStyle w:val="Compact"/>
              <w:keepNext/>
              <w:ind w:left="252"/>
            </w:pPr>
            <w:r>
              <w:t>Signalized Intersection</w:t>
            </w:r>
          </w:p>
        </w:tc>
        <w:tc>
          <w:tcPr>
            <w:tcW w:w="0" w:type="auto"/>
          </w:tcPr>
          <w:p w14:paraId="4A1901FF" w14:textId="77777777" w:rsidR="00880F5C" w:rsidRDefault="00880F5C" w:rsidP="00BC018E">
            <w:pPr>
              <w:pStyle w:val="Compact"/>
              <w:keepNext/>
              <w:jc w:val="right"/>
            </w:pPr>
            <w:r>
              <w:t>-2.90</w:t>
            </w:r>
          </w:p>
        </w:tc>
        <w:tc>
          <w:tcPr>
            <w:tcW w:w="0" w:type="auto"/>
          </w:tcPr>
          <w:p w14:paraId="3C6E811C" w14:textId="77777777" w:rsidR="00880F5C" w:rsidRDefault="00880F5C" w:rsidP="00BC018E">
            <w:pPr>
              <w:keepNext/>
            </w:pPr>
          </w:p>
        </w:tc>
        <w:tc>
          <w:tcPr>
            <w:tcW w:w="0" w:type="auto"/>
          </w:tcPr>
          <w:p w14:paraId="765BD11B" w14:textId="77777777" w:rsidR="00880F5C" w:rsidRDefault="00880F5C" w:rsidP="00BC018E">
            <w:pPr>
              <w:keepNext/>
            </w:pPr>
          </w:p>
        </w:tc>
      </w:tr>
      <w:tr w:rsidR="00880F5C" w14:paraId="02739FA4" w14:textId="77777777" w:rsidTr="00BC018E">
        <w:trPr>
          <w:jc w:val="center"/>
        </w:trPr>
        <w:tc>
          <w:tcPr>
            <w:tcW w:w="0" w:type="auto"/>
          </w:tcPr>
          <w:p w14:paraId="1D84C42F" w14:textId="77777777" w:rsidR="00880F5C" w:rsidRDefault="00880F5C" w:rsidP="00BC018E">
            <w:pPr>
              <w:pStyle w:val="Compact"/>
              <w:keepNext/>
              <w:ind w:left="252"/>
            </w:pPr>
            <w:r>
              <w:t>Transition Zone</w:t>
            </w:r>
          </w:p>
        </w:tc>
        <w:tc>
          <w:tcPr>
            <w:tcW w:w="0" w:type="auto"/>
          </w:tcPr>
          <w:p w14:paraId="09670FDA" w14:textId="77777777" w:rsidR="00880F5C" w:rsidRDefault="00880F5C" w:rsidP="00BC018E">
            <w:pPr>
              <w:pStyle w:val="Compact"/>
              <w:keepNext/>
              <w:jc w:val="right"/>
            </w:pPr>
            <w:r>
              <w:t>-2.79</w:t>
            </w:r>
          </w:p>
        </w:tc>
        <w:tc>
          <w:tcPr>
            <w:tcW w:w="0" w:type="auto"/>
          </w:tcPr>
          <w:p w14:paraId="51D7CA54" w14:textId="77777777" w:rsidR="00880F5C" w:rsidRDefault="00880F5C" w:rsidP="00BC018E">
            <w:pPr>
              <w:keepNext/>
            </w:pPr>
          </w:p>
        </w:tc>
        <w:tc>
          <w:tcPr>
            <w:tcW w:w="0" w:type="auto"/>
          </w:tcPr>
          <w:p w14:paraId="5E79D1D4" w14:textId="77777777" w:rsidR="00880F5C" w:rsidRDefault="00880F5C" w:rsidP="00BC018E">
            <w:pPr>
              <w:keepNext/>
            </w:pPr>
          </w:p>
        </w:tc>
      </w:tr>
      <w:tr w:rsidR="00880F5C" w14:paraId="0EC93E7D"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Pr>
          <w:p w14:paraId="28C00017" w14:textId="77777777" w:rsidR="00880F5C" w:rsidRDefault="00880F5C" w:rsidP="00BC018E">
            <w:pPr>
              <w:pStyle w:val="Compact"/>
              <w:keepNext/>
              <w:ind w:left="252"/>
            </w:pPr>
            <w:r>
              <w:t>Work Zone</w:t>
            </w:r>
          </w:p>
        </w:tc>
        <w:tc>
          <w:tcPr>
            <w:tcW w:w="0" w:type="auto"/>
          </w:tcPr>
          <w:p w14:paraId="68D03DF5"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-2.73</w:t>
            </w:r>
          </w:p>
        </w:tc>
        <w:tc>
          <w:tcPr>
            <w:tcW w:w="0" w:type="auto"/>
          </w:tcPr>
          <w:p w14:paraId="17E5DB6A"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c>
          <w:tcPr>
            <w:tcW w:w="0" w:type="auto"/>
          </w:tcPr>
          <w:p w14:paraId="681F2B33"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r>
    </w:tbl>
    <w:p w14:paraId="596EF7A8" w14:textId="77777777" w:rsidR="00880F5C" w:rsidRDefault="00880F5C" w:rsidP="00880F5C">
      <w:bookmarkStart w:id="293" w:name="h1b-activation-at-site-of-dsfs"/>
      <w:bookmarkEnd w:id="293"/>
    </w:p>
    <w:p w14:paraId="111FD55B" w14:textId="77777777" w:rsidR="00880F5C" w:rsidRDefault="00880F5C" w:rsidP="00354FCA">
      <w:pPr>
        <w:pStyle w:val="Heading4"/>
      </w:pPr>
      <w:bookmarkStart w:id="294" w:name="_Toc355422747"/>
      <w:r>
        <w:t>H1B: Activation at site of DSFS</w:t>
      </w:r>
      <w:bookmarkEnd w:id="294"/>
    </w:p>
    <w:p w14:paraId="0D48B810" w14:textId="77777777" w:rsidR="00880F5C" w:rsidRDefault="00880F5C" w:rsidP="00880F5C">
      <w:pPr>
        <w:pStyle w:val="FirstParagraph"/>
      </w:pPr>
      <w:r>
        <w:t>Calculations of effect sizes for H1B, the decrease in speed at the site of the DSFS, show decreases in speed across all vehicle types and locations. The largest raw effect size was observed for passenger cars, where speeds were on average reduced by -4.52 mph.</w:t>
      </w:r>
    </w:p>
    <w:p w14:paraId="39C9F389" w14:textId="77777777" w:rsidR="00880F5C" w:rsidRDefault="00880F5C" w:rsidP="00880F5C">
      <w:pPr>
        <w:pStyle w:val="BodyText"/>
      </w:pPr>
      <w:r>
        <w:t xml:space="preserve">The statistical analysis of hypothesis H1B, which takes into account the variation at each level of site, study, and publication, as well as different vehicle types and safety foci, shows a highly </w:t>
      </w:r>
      <w:r>
        <w:lastRenderedPageBreak/>
        <w:t>significant decrease in speeds of 3.56 mph at the location adjacent to the sign (</w:t>
      </w:r>
      <w:r>
        <w:fldChar w:fldCharType="begin"/>
      </w:r>
      <w:r>
        <w:instrText xml:space="preserve"> REF _Ref479000210 \h </w:instrText>
      </w:r>
      <w:r>
        <w:fldChar w:fldCharType="separate"/>
      </w:r>
      <w:r>
        <w:t xml:space="preserve">Table </w:t>
      </w:r>
      <w:r>
        <w:rPr>
          <w:noProof/>
        </w:rPr>
        <w:t>11</w:t>
      </w:r>
      <w:r>
        <w:fldChar w:fldCharType="end"/>
      </w:r>
      <w:r>
        <w:t xml:space="preserve">; </w:t>
      </w:r>
      <w:r>
        <w:rPr>
          <w:i/>
        </w:rPr>
        <w:t>p &lt;</w:t>
      </w:r>
      <w:r>
        <w:t xml:space="preserve"> 0.001). Within passenger cars, this decrease is even more pronounced with an estimated additional decrease of 0.58 mph. Thus, a 4.14 mph decrease is expected for passenger cars at DSFS locations.</w:t>
      </w:r>
    </w:p>
    <w:p w14:paraId="1390B1AE" w14:textId="77777777" w:rsidR="00880F5C" w:rsidRDefault="00880F5C" w:rsidP="00880F5C">
      <w:pPr>
        <w:pStyle w:val="BodyText"/>
      </w:pPr>
      <w:r>
        <w:t>The reductions in speeds for trucks adjacent to DSFS is more modest, with the speed reduction of 2.83 mph.</w:t>
      </w:r>
    </w:p>
    <w:p w14:paraId="30FD0AB2" w14:textId="77777777" w:rsidR="00880F5C" w:rsidRDefault="00880F5C" w:rsidP="00880F5C">
      <w:pPr>
        <w:pStyle w:val="Caption"/>
      </w:pPr>
      <w:bookmarkStart w:id="295" w:name="_Ref479000210"/>
      <w:bookmarkStart w:id="296" w:name="_Toc479248262"/>
      <w:r>
        <w:t xml:space="preserve">Table </w:t>
      </w:r>
      <w:fldSimple w:instr=" SEQ Table \* ARABIC ">
        <w:r>
          <w:rPr>
            <w:noProof/>
          </w:rPr>
          <w:t>11</w:t>
        </w:r>
      </w:fldSimple>
      <w:bookmarkEnd w:id="295"/>
      <w:r>
        <w:t xml:space="preserve">. </w:t>
      </w:r>
      <w:r w:rsidRPr="003E30B8">
        <w:t>Summary of mixed effect model of hypothesis H1B, difference in speeds betw</w:t>
      </w:r>
      <w:r>
        <w:t>e</w:t>
      </w:r>
      <w:r w:rsidRPr="003E30B8">
        <w:t>en DSFS before and at time of activation.</w:t>
      </w:r>
      <w:bookmarkEnd w:id="296"/>
    </w:p>
    <w:tbl>
      <w:tblPr>
        <w:tblStyle w:val="rmdtable"/>
        <w:tblW w:w="2887" w:type="pct"/>
        <w:jc w:val="center"/>
        <w:tblLook w:val="07E0" w:firstRow="1" w:lastRow="1" w:firstColumn="1" w:lastColumn="1" w:noHBand="1" w:noVBand="1"/>
        <w:tblCaption w:val="Table 6. Summary of mixed effect model of hypothesis H1B, difference in speeds betwen DSFS before and at time of activation."/>
      </w:tblPr>
      <w:tblGrid>
        <w:gridCol w:w="2284"/>
        <w:gridCol w:w="1123"/>
        <w:gridCol w:w="1234"/>
        <w:gridCol w:w="888"/>
      </w:tblGrid>
      <w:tr w:rsidR="00880F5C" w:rsidRPr="005F1762" w14:paraId="22137C10"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6902820" w14:textId="77777777" w:rsidR="00880F5C" w:rsidRPr="005F1762" w:rsidRDefault="00880F5C" w:rsidP="00BC018E">
            <w:pPr>
              <w:keepNext/>
              <w:rPr>
                <w:b/>
              </w:rPr>
            </w:pPr>
            <w:r w:rsidRPr="005F1762">
              <w:rPr>
                <w:b/>
              </w:rPr>
              <w:t>Modeled Effect Sizes</w:t>
            </w:r>
          </w:p>
        </w:tc>
        <w:tc>
          <w:tcPr>
            <w:tcW w:w="0" w:type="auto"/>
          </w:tcPr>
          <w:p w14:paraId="13604F2F" w14:textId="77777777" w:rsidR="00880F5C" w:rsidRPr="005F1762" w:rsidRDefault="00880F5C" w:rsidP="00BC018E">
            <w:pPr>
              <w:pStyle w:val="Compact"/>
              <w:keepNext/>
              <w:rPr>
                <w:b/>
              </w:rPr>
            </w:pPr>
            <w:r w:rsidRPr="005F1762">
              <w:rPr>
                <w:b/>
              </w:rPr>
              <w:t>Estimate</w:t>
            </w:r>
          </w:p>
        </w:tc>
        <w:tc>
          <w:tcPr>
            <w:tcW w:w="0" w:type="auto"/>
          </w:tcPr>
          <w:p w14:paraId="70CA85C7" w14:textId="77777777" w:rsidR="00880F5C" w:rsidRPr="005F1762" w:rsidRDefault="00880F5C" w:rsidP="00BC018E">
            <w:pPr>
              <w:pStyle w:val="Compact"/>
              <w:keepNext/>
              <w:rPr>
                <w:b/>
              </w:rPr>
            </w:pPr>
            <w:r w:rsidRPr="005F1762">
              <w:rPr>
                <w:b/>
              </w:rPr>
              <w:t>Std. Error</w:t>
            </w:r>
          </w:p>
        </w:tc>
        <w:tc>
          <w:tcPr>
            <w:tcW w:w="0" w:type="auto"/>
          </w:tcPr>
          <w:p w14:paraId="247B1CFB" w14:textId="77777777" w:rsidR="00880F5C" w:rsidRPr="005F1762" w:rsidRDefault="00880F5C" w:rsidP="00BC018E">
            <w:pPr>
              <w:pStyle w:val="Compact"/>
              <w:keepNext/>
              <w:rPr>
                <w:b/>
              </w:rPr>
            </w:pPr>
            <w:r w:rsidRPr="005F1762">
              <w:rPr>
                <w:b/>
              </w:rPr>
              <w:t>t value</w:t>
            </w:r>
          </w:p>
        </w:tc>
      </w:tr>
      <w:tr w:rsidR="00880F5C" w14:paraId="199E6236" w14:textId="77777777" w:rsidTr="00BC018E">
        <w:trPr>
          <w:jc w:val="center"/>
        </w:trPr>
        <w:tc>
          <w:tcPr>
            <w:tcW w:w="0" w:type="auto"/>
            <w:tcBorders>
              <w:bottom w:val="single" w:sz="4" w:space="0" w:color="auto"/>
            </w:tcBorders>
          </w:tcPr>
          <w:p w14:paraId="608B3219" w14:textId="77777777" w:rsidR="00880F5C" w:rsidRDefault="00880F5C" w:rsidP="00BC018E">
            <w:pPr>
              <w:pStyle w:val="Compact"/>
              <w:keepNext/>
            </w:pPr>
            <w:r>
              <w:t>Overall Effect</w:t>
            </w:r>
          </w:p>
        </w:tc>
        <w:tc>
          <w:tcPr>
            <w:tcW w:w="0" w:type="auto"/>
            <w:tcBorders>
              <w:bottom w:val="single" w:sz="4" w:space="0" w:color="auto"/>
            </w:tcBorders>
          </w:tcPr>
          <w:p w14:paraId="570DE370" w14:textId="77777777" w:rsidR="00880F5C" w:rsidRDefault="00880F5C" w:rsidP="00BC018E">
            <w:pPr>
              <w:pStyle w:val="Compact"/>
              <w:keepNext/>
              <w:jc w:val="right"/>
            </w:pPr>
            <w:r>
              <w:t>-3.562</w:t>
            </w:r>
          </w:p>
        </w:tc>
        <w:tc>
          <w:tcPr>
            <w:tcW w:w="0" w:type="auto"/>
            <w:tcBorders>
              <w:bottom w:val="single" w:sz="4" w:space="0" w:color="auto"/>
            </w:tcBorders>
          </w:tcPr>
          <w:p w14:paraId="4ADB3147" w14:textId="77777777" w:rsidR="00880F5C" w:rsidRDefault="00880F5C" w:rsidP="00BC018E">
            <w:pPr>
              <w:pStyle w:val="Compact"/>
              <w:keepNext/>
              <w:jc w:val="right"/>
            </w:pPr>
            <w:r>
              <w:t>0.736</w:t>
            </w:r>
          </w:p>
        </w:tc>
        <w:tc>
          <w:tcPr>
            <w:tcW w:w="0" w:type="auto"/>
            <w:tcBorders>
              <w:bottom w:val="single" w:sz="4" w:space="0" w:color="auto"/>
            </w:tcBorders>
          </w:tcPr>
          <w:p w14:paraId="55FE58B8" w14:textId="77777777" w:rsidR="00880F5C" w:rsidRDefault="00880F5C" w:rsidP="00BC018E">
            <w:pPr>
              <w:pStyle w:val="Compact"/>
              <w:keepNext/>
              <w:jc w:val="right"/>
            </w:pPr>
            <w:r>
              <w:t>-4.843</w:t>
            </w:r>
          </w:p>
        </w:tc>
      </w:tr>
      <w:tr w:rsidR="00880F5C" w14:paraId="6FB30F1A" w14:textId="77777777" w:rsidTr="00BC018E">
        <w:trPr>
          <w:jc w:val="center"/>
        </w:trPr>
        <w:tc>
          <w:tcPr>
            <w:tcW w:w="0" w:type="auto"/>
            <w:tcBorders>
              <w:top w:val="single" w:sz="4" w:space="0" w:color="auto"/>
              <w:bottom w:val="nil"/>
            </w:tcBorders>
          </w:tcPr>
          <w:p w14:paraId="6C2A8383" w14:textId="77777777" w:rsidR="00880F5C" w:rsidRDefault="00880F5C" w:rsidP="00BC018E">
            <w:pPr>
              <w:pStyle w:val="Compact"/>
              <w:keepNext/>
            </w:pPr>
            <w:r>
              <w:t>Vehicle Type Effects:</w:t>
            </w:r>
          </w:p>
        </w:tc>
        <w:tc>
          <w:tcPr>
            <w:tcW w:w="0" w:type="auto"/>
            <w:tcBorders>
              <w:top w:val="single" w:sz="4" w:space="0" w:color="auto"/>
              <w:bottom w:val="nil"/>
            </w:tcBorders>
          </w:tcPr>
          <w:p w14:paraId="360426E3" w14:textId="77777777" w:rsidR="00880F5C" w:rsidRDefault="00880F5C" w:rsidP="00BC018E">
            <w:pPr>
              <w:keepNext/>
              <w:jc w:val="right"/>
            </w:pPr>
          </w:p>
        </w:tc>
        <w:tc>
          <w:tcPr>
            <w:tcW w:w="0" w:type="auto"/>
            <w:tcBorders>
              <w:top w:val="single" w:sz="4" w:space="0" w:color="auto"/>
              <w:bottom w:val="nil"/>
            </w:tcBorders>
          </w:tcPr>
          <w:p w14:paraId="58549453" w14:textId="77777777" w:rsidR="00880F5C" w:rsidRDefault="00880F5C" w:rsidP="00BC018E">
            <w:pPr>
              <w:keepNext/>
              <w:jc w:val="right"/>
            </w:pPr>
          </w:p>
        </w:tc>
        <w:tc>
          <w:tcPr>
            <w:tcW w:w="0" w:type="auto"/>
            <w:tcBorders>
              <w:top w:val="single" w:sz="4" w:space="0" w:color="auto"/>
              <w:bottom w:val="nil"/>
            </w:tcBorders>
          </w:tcPr>
          <w:p w14:paraId="3FCB2764" w14:textId="77777777" w:rsidR="00880F5C" w:rsidRDefault="00880F5C" w:rsidP="00BC018E">
            <w:pPr>
              <w:keepNext/>
              <w:jc w:val="right"/>
            </w:pPr>
          </w:p>
        </w:tc>
      </w:tr>
      <w:tr w:rsidR="00880F5C" w14:paraId="0B763A6A" w14:textId="77777777" w:rsidTr="00BC018E">
        <w:trPr>
          <w:jc w:val="center"/>
        </w:trPr>
        <w:tc>
          <w:tcPr>
            <w:tcW w:w="0" w:type="auto"/>
            <w:tcBorders>
              <w:top w:val="nil"/>
            </w:tcBorders>
          </w:tcPr>
          <w:p w14:paraId="4357483D" w14:textId="77777777" w:rsidR="00880F5C" w:rsidRDefault="00880F5C" w:rsidP="00BC018E">
            <w:pPr>
              <w:pStyle w:val="Compact"/>
              <w:keepNext/>
              <w:ind w:left="342"/>
            </w:pPr>
            <w:r>
              <w:t>Unspecified</w:t>
            </w:r>
          </w:p>
        </w:tc>
        <w:tc>
          <w:tcPr>
            <w:tcW w:w="0" w:type="auto"/>
            <w:tcBorders>
              <w:top w:val="nil"/>
            </w:tcBorders>
          </w:tcPr>
          <w:p w14:paraId="067B264D" w14:textId="77777777" w:rsidR="00880F5C" w:rsidRDefault="00880F5C" w:rsidP="00BC018E">
            <w:pPr>
              <w:pStyle w:val="Compact"/>
              <w:keepNext/>
              <w:jc w:val="right"/>
            </w:pPr>
            <w:r>
              <w:t>-3.72</w:t>
            </w:r>
          </w:p>
        </w:tc>
        <w:tc>
          <w:tcPr>
            <w:tcW w:w="0" w:type="auto"/>
            <w:tcBorders>
              <w:top w:val="nil"/>
            </w:tcBorders>
          </w:tcPr>
          <w:p w14:paraId="3D791F28" w14:textId="77777777" w:rsidR="00880F5C" w:rsidRDefault="00880F5C" w:rsidP="00BC018E">
            <w:pPr>
              <w:keepNext/>
              <w:jc w:val="right"/>
            </w:pPr>
          </w:p>
        </w:tc>
        <w:tc>
          <w:tcPr>
            <w:tcW w:w="0" w:type="auto"/>
            <w:tcBorders>
              <w:top w:val="nil"/>
            </w:tcBorders>
          </w:tcPr>
          <w:p w14:paraId="6AAD0A6F" w14:textId="77777777" w:rsidR="00880F5C" w:rsidRDefault="00880F5C" w:rsidP="00BC018E">
            <w:pPr>
              <w:keepNext/>
              <w:jc w:val="right"/>
            </w:pPr>
          </w:p>
        </w:tc>
      </w:tr>
      <w:tr w:rsidR="00880F5C" w14:paraId="0101419F" w14:textId="77777777" w:rsidTr="00BC018E">
        <w:trPr>
          <w:jc w:val="center"/>
        </w:trPr>
        <w:tc>
          <w:tcPr>
            <w:tcW w:w="0" w:type="auto"/>
            <w:tcBorders>
              <w:bottom w:val="nil"/>
            </w:tcBorders>
          </w:tcPr>
          <w:p w14:paraId="51ABB22C" w14:textId="77777777" w:rsidR="00880F5C" w:rsidRDefault="00880F5C" w:rsidP="00BC018E">
            <w:pPr>
              <w:pStyle w:val="Compact"/>
              <w:keepNext/>
              <w:ind w:left="342"/>
            </w:pPr>
            <w:r>
              <w:t>Car</w:t>
            </w:r>
          </w:p>
        </w:tc>
        <w:tc>
          <w:tcPr>
            <w:tcW w:w="0" w:type="auto"/>
            <w:tcBorders>
              <w:bottom w:val="nil"/>
            </w:tcBorders>
          </w:tcPr>
          <w:p w14:paraId="42DF2EA1" w14:textId="77777777" w:rsidR="00880F5C" w:rsidRDefault="00880F5C" w:rsidP="00BC018E">
            <w:pPr>
              <w:pStyle w:val="Compact"/>
              <w:keepNext/>
              <w:jc w:val="right"/>
            </w:pPr>
            <w:r>
              <w:t>-4.14</w:t>
            </w:r>
          </w:p>
        </w:tc>
        <w:tc>
          <w:tcPr>
            <w:tcW w:w="0" w:type="auto"/>
            <w:tcBorders>
              <w:bottom w:val="nil"/>
            </w:tcBorders>
          </w:tcPr>
          <w:p w14:paraId="070CBEDE" w14:textId="77777777" w:rsidR="00880F5C" w:rsidRDefault="00880F5C" w:rsidP="00BC018E">
            <w:pPr>
              <w:keepNext/>
              <w:jc w:val="right"/>
            </w:pPr>
          </w:p>
        </w:tc>
        <w:tc>
          <w:tcPr>
            <w:tcW w:w="0" w:type="auto"/>
            <w:tcBorders>
              <w:bottom w:val="nil"/>
            </w:tcBorders>
          </w:tcPr>
          <w:p w14:paraId="0F02FF1A" w14:textId="77777777" w:rsidR="00880F5C" w:rsidRDefault="00880F5C" w:rsidP="00BC018E">
            <w:pPr>
              <w:keepNext/>
              <w:jc w:val="right"/>
            </w:pPr>
          </w:p>
        </w:tc>
      </w:tr>
      <w:tr w:rsidR="00880F5C" w14:paraId="777E19A1"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Borders>
              <w:bottom w:val="single" w:sz="4" w:space="0" w:color="auto"/>
            </w:tcBorders>
          </w:tcPr>
          <w:p w14:paraId="283F1494" w14:textId="77777777" w:rsidR="00880F5C" w:rsidRDefault="00880F5C" w:rsidP="00BC018E">
            <w:pPr>
              <w:pStyle w:val="Compact"/>
              <w:keepNext/>
              <w:ind w:left="342"/>
            </w:pPr>
            <w:r>
              <w:t>Truck</w:t>
            </w:r>
          </w:p>
        </w:tc>
        <w:tc>
          <w:tcPr>
            <w:tcW w:w="0" w:type="auto"/>
            <w:tcBorders>
              <w:bottom w:val="single" w:sz="4" w:space="0" w:color="auto"/>
            </w:tcBorders>
          </w:tcPr>
          <w:p w14:paraId="170544DD"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-2.83</w:t>
            </w:r>
          </w:p>
        </w:tc>
        <w:tc>
          <w:tcPr>
            <w:tcW w:w="0" w:type="auto"/>
            <w:tcBorders>
              <w:bottom w:val="single" w:sz="4" w:space="0" w:color="auto"/>
            </w:tcBorders>
          </w:tcPr>
          <w:p w14:paraId="402FA21F"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7E6B5A8F"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3BAA3517" w14:textId="77777777" w:rsidR="00880F5C" w:rsidRDefault="00880F5C" w:rsidP="00880F5C">
      <w:pPr>
        <w:pStyle w:val="BodyText"/>
      </w:pPr>
    </w:p>
    <w:p w14:paraId="0BC39A16" w14:textId="77777777" w:rsidR="00880F5C" w:rsidRDefault="00880F5C" w:rsidP="00A82313">
      <w:pPr>
        <w:pStyle w:val="Heading4"/>
      </w:pPr>
      <w:bookmarkStart w:id="297" w:name="h1c-activation-effect-upstream-and-adjac"/>
      <w:bookmarkStart w:id="298" w:name="_Toc355422748"/>
      <w:bookmarkEnd w:id="297"/>
      <w:r>
        <w:t>H1C: Activation effect, relative to upstream</w:t>
      </w:r>
      <w:bookmarkEnd w:id="298"/>
    </w:p>
    <w:p w14:paraId="69FAF297" w14:textId="77777777" w:rsidR="00880F5C" w:rsidRDefault="00880F5C" w:rsidP="00880F5C">
      <w:r>
        <w:t xml:space="preserve">The difference between speeds upstream and adjacent to DSFS were surprisingly large, with large decreases in speed detected in several studies which did not differentiate by vehicle type </w:t>
      </w:r>
      <w:sdt>
        <w:sdtPr>
          <w:id w:val="-1502573705"/>
          <w:citation/>
        </w:sdtPr>
        <w:sdtContent>
          <w:r w:rsidRPr="00530C83">
            <w:fldChar w:fldCharType="begin"/>
          </w:r>
          <w:r w:rsidRPr="00530C83">
            <w:instrText xml:space="preserve"> CITATION Hal07 \l 1033 </w:instrText>
          </w:r>
          <w:r>
            <w:instrText xml:space="preserve"> \m Red \m Rob121</w:instrText>
          </w:r>
          <w:r w:rsidRPr="00530C83">
            <w:fldChar w:fldCharType="separate"/>
          </w:r>
          <w:r>
            <w:rPr>
              <w:noProof/>
            </w:rPr>
            <w:t>(Hallmark, Peterson, Fitzsimmons, Hawkins, Resler, &amp; Welch, 2007; Reddy, Datta, Savolainen, &amp; Pinapaka, 2008; Roberts &amp; Smaglik, 2012)</w:t>
          </w:r>
          <w:r w:rsidRPr="00530C83">
            <w:fldChar w:fldCharType="end"/>
          </w:r>
        </w:sdtContent>
      </w:sdt>
      <w:r>
        <w:t>. The mean upstream-adjacent effect size for DSFS activation across all studies was 2.73 mph.</w:t>
      </w:r>
    </w:p>
    <w:p w14:paraId="5B397853" w14:textId="77777777" w:rsidR="00880F5C" w:rsidRDefault="00880F5C" w:rsidP="00880F5C">
      <w:r>
        <w:t>In the statistical model, this difference in upstream and adjacent speeds overall was quite large, with an 8.62 mph decrease estimated (</w:t>
      </w:r>
      <w:r>
        <w:rPr>
          <w:i/>
        </w:rPr>
        <w:t xml:space="preserve">p </w:t>
      </w:r>
      <w:r>
        <w:t>= 0.008). Due to the limited sample size, safety focus and vehicle type offsets were not able to be calculated. The large decrease in speeds from upstream to adjacent sites can be attributed in particular to the studies of Hallmark et al.</w:t>
      </w:r>
      <w:sdt>
        <w:sdtPr>
          <w:id w:val="2099133144"/>
          <w:citation/>
        </w:sdtPr>
        <w:sdtContent>
          <w:r>
            <w:fldChar w:fldCharType="begin"/>
          </w:r>
          <w:r>
            <w:instrText xml:space="preserve">CITATION Hal07 \n  \t  \l 1033 </w:instrText>
          </w:r>
          <w:r>
            <w:fldChar w:fldCharType="separate"/>
          </w:r>
          <w:r>
            <w:rPr>
              <w:noProof/>
            </w:rPr>
            <w:t xml:space="preserve"> (2007)</w:t>
          </w:r>
          <w:r>
            <w:fldChar w:fldCharType="end"/>
          </w:r>
        </w:sdtContent>
      </w:sdt>
      <w:r>
        <w:t xml:space="preserve">, who studied the effect of DSFS installations at transition zones in rural communities, and Gambatese and Jafarnejad </w:t>
      </w:r>
      <w:sdt>
        <w:sdtPr>
          <w:id w:val="-1052078893"/>
          <w:citation/>
        </w:sdtPr>
        <w:sdtContent>
          <w:r w:rsidRPr="00530C83">
            <w:fldChar w:fldCharType="begin"/>
          </w:r>
          <w:r>
            <w:instrText xml:space="preserve">CITATION Eva \n  \t  \l 1033 </w:instrText>
          </w:r>
          <w:r w:rsidRPr="00530C83">
            <w:fldChar w:fldCharType="separate"/>
          </w:r>
          <w:r>
            <w:rPr>
              <w:noProof/>
            </w:rPr>
            <w:t>(2015)</w:t>
          </w:r>
          <w:r w:rsidRPr="00530C83">
            <w:fldChar w:fldCharType="end"/>
          </w:r>
        </w:sdtContent>
      </w:sdt>
      <w:r w:rsidRPr="00530C83">
        <w:t xml:space="preserve"> </w:t>
      </w:r>
      <w:r>
        <w:t>and Reddy et al.</w:t>
      </w:r>
      <w:sdt>
        <w:sdtPr>
          <w:id w:val="-1807312404"/>
          <w:citation/>
        </w:sdtPr>
        <w:sdtContent>
          <w:r>
            <w:fldChar w:fldCharType="begin"/>
          </w:r>
          <w:r>
            <w:instrText xml:space="preserve">CITATION Red \n  \t  \l 1033 </w:instrText>
          </w:r>
          <w:r>
            <w:fldChar w:fldCharType="separate"/>
          </w:r>
          <w:r>
            <w:rPr>
              <w:noProof/>
            </w:rPr>
            <w:t xml:space="preserve"> (2008)</w:t>
          </w:r>
          <w:r>
            <w:fldChar w:fldCharType="end"/>
          </w:r>
        </w:sdtContent>
      </w:sdt>
      <w:r>
        <w:t>, who studied the effects of DSFS installations in work zones.</w:t>
      </w:r>
    </w:p>
    <w:p w14:paraId="46C9F074" w14:textId="77777777" w:rsidR="00880F5C" w:rsidRDefault="00880F5C" w:rsidP="00880F5C">
      <w:pPr>
        <w:pStyle w:val="Caption"/>
      </w:pPr>
      <w:bookmarkStart w:id="299" w:name="_Toc479248263"/>
      <w:r>
        <w:t xml:space="preserve">Table </w:t>
      </w:r>
      <w:fldSimple w:instr=" SEQ Table \* ARABIC ">
        <w:r>
          <w:rPr>
            <w:noProof/>
          </w:rPr>
          <w:t>12</w:t>
        </w:r>
      </w:fldSimple>
      <w:r>
        <w:t xml:space="preserve">. </w:t>
      </w:r>
      <w:r w:rsidRPr="002622FC">
        <w:t>Summary of mixed effect model of hypothesis H1C, difference in speeds between DSFS upstream and adjacent to the sign.</w:t>
      </w:r>
      <w:bookmarkEnd w:id="299"/>
    </w:p>
    <w:tbl>
      <w:tblPr>
        <w:tblStyle w:val="rmdtable"/>
        <w:tblW w:w="3029" w:type="pct"/>
        <w:jc w:val="center"/>
        <w:tblLayout w:type="fixed"/>
        <w:tblLook w:val="07E0" w:firstRow="1" w:lastRow="1" w:firstColumn="1" w:lastColumn="1" w:noHBand="1" w:noVBand="1"/>
        <w:tblCaption w:val="Table 9. Summary of mixed effect model of hypothesis H1C, difference in speeds between DSFS upstream and adjacent to the sign."/>
      </w:tblPr>
      <w:tblGrid>
        <w:gridCol w:w="2765"/>
        <w:gridCol w:w="1196"/>
        <w:gridCol w:w="920"/>
        <w:gridCol w:w="920"/>
      </w:tblGrid>
      <w:tr w:rsidR="00880F5C" w:rsidRPr="005F1762" w14:paraId="55F52618"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2383" w:type="pct"/>
          </w:tcPr>
          <w:p w14:paraId="4C1A65FC" w14:textId="77777777" w:rsidR="00880F5C" w:rsidRPr="005F1762" w:rsidRDefault="00880F5C" w:rsidP="00BC018E">
            <w:pPr>
              <w:keepNext/>
              <w:rPr>
                <w:b/>
              </w:rPr>
            </w:pPr>
            <w:r w:rsidRPr="005F1762">
              <w:rPr>
                <w:b/>
              </w:rPr>
              <w:lastRenderedPageBreak/>
              <w:t>Modeled Effect Sizes</w:t>
            </w:r>
          </w:p>
        </w:tc>
        <w:tc>
          <w:tcPr>
            <w:tcW w:w="1031" w:type="pct"/>
          </w:tcPr>
          <w:p w14:paraId="2BC75834" w14:textId="77777777" w:rsidR="00880F5C" w:rsidRPr="005F1762" w:rsidRDefault="00880F5C" w:rsidP="00BC018E">
            <w:pPr>
              <w:pStyle w:val="Compact"/>
              <w:keepNext/>
              <w:rPr>
                <w:b/>
              </w:rPr>
            </w:pPr>
            <w:r w:rsidRPr="005F1762">
              <w:rPr>
                <w:b/>
              </w:rPr>
              <w:t>Estimate</w:t>
            </w:r>
          </w:p>
        </w:tc>
        <w:tc>
          <w:tcPr>
            <w:tcW w:w="793" w:type="pct"/>
          </w:tcPr>
          <w:p w14:paraId="198F8CB3" w14:textId="77777777" w:rsidR="00880F5C" w:rsidRPr="005F1762" w:rsidRDefault="00880F5C" w:rsidP="00BC018E">
            <w:pPr>
              <w:pStyle w:val="Compact"/>
              <w:keepNext/>
              <w:jc w:val="right"/>
              <w:rPr>
                <w:b/>
              </w:rPr>
            </w:pPr>
            <w:r w:rsidRPr="005F1762">
              <w:rPr>
                <w:b/>
              </w:rPr>
              <w:t>Std. Error</w:t>
            </w:r>
          </w:p>
        </w:tc>
        <w:tc>
          <w:tcPr>
            <w:tcW w:w="794" w:type="pct"/>
          </w:tcPr>
          <w:p w14:paraId="33155F48" w14:textId="77777777" w:rsidR="00880F5C" w:rsidRPr="005F1762" w:rsidRDefault="00880F5C" w:rsidP="00BC018E">
            <w:pPr>
              <w:pStyle w:val="Compact"/>
              <w:keepNext/>
              <w:jc w:val="right"/>
              <w:rPr>
                <w:b/>
              </w:rPr>
            </w:pPr>
            <w:r w:rsidRPr="005F1762">
              <w:rPr>
                <w:b/>
              </w:rPr>
              <w:t>t value</w:t>
            </w:r>
          </w:p>
        </w:tc>
      </w:tr>
      <w:tr w:rsidR="00880F5C" w14:paraId="557B3047" w14:textId="77777777" w:rsidTr="00BC018E">
        <w:trPr>
          <w:jc w:val="center"/>
        </w:trPr>
        <w:tc>
          <w:tcPr>
            <w:tcW w:w="2383" w:type="pct"/>
          </w:tcPr>
          <w:p w14:paraId="38C357DC" w14:textId="77777777" w:rsidR="00880F5C" w:rsidRDefault="00880F5C" w:rsidP="00BC018E">
            <w:pPr>
              <w:pStyle w:val="Compact"/>
              <w:keepNext/>
            </w:pPr>
            <w:r>
              <w:t>Overall Effect</w:t>
            </w:r>
          </w:p>
        </w:tc>
        <w:tc>
          <w:tcPr>
            <w:tcW w:w="1031" w:type="pct"/>
          </w:tcPr>
          <w:p w14:paraId="390E7767" w14:textId="77777777" w:rsidR="00880F5C" w:rsidRDefault="00880F5C" w:rsidP="00BC018E">
            <w:pPr>
              <w:pStyle w:val="Compact"/>
              <w:keepNext/>
              <w:jc w:val="right"/>
            </w:pPr>
            <w:r>
              <w:t>-8.615</w:t>
            </w:r>
          </w:p>
        </w:tc>
        <w:tc>
          <w:tcPr>
            <w:tcW w:w="793" w:type="pct"/>
          </w:tcPr>
          <w:p w14:paraId="7B077425" w14:textId="77777777" w:rsidR="00880F5C" w:rsidRDefault="00880F5C" w:rsidP="00BC018E">
            <w:pPr>
              <w:pStyle w:val="Compact"/>
              <w:keepNext/>
              <w:jc w:val="right"/>
            </w:pPr>
            <w:r>
              <w:t>3.254</w:t>
            </w:r>
          </w:p>
        </w:tc>
        <w:tc>
          <w:tcPr>
            <w:tcW w:w="794" w:type="pct"/>
          </w:tcPr>
          <w:p w14:paraId="67FFA574" w14:textId="77777777" w:rsidR="00880F5C" w:rsidRDefault="00880F5C" w:rsidP="00BC018E">
            <w:pPr>
              <w:pStyle w:val="Compact"/>
              <w:keepNext/>
              <w:jc w:val="right"/>
            </w:pPr>
            <w:r>
              <w:t>-2.647</w:t>
            </w:r>
          </w:p>
        </w:tc>
      </w:tr>
      <w:tr w:rsidR="00880F5C" w14:paraId="22E0D727" w14:textId="77777777" w:rsidTr="00BC018E">
        <w:trPr>
          <w:jc w:val="center"/>
        </w:trPr>
        <w:tc>
          <w:tcPr>
            <w:tcW w:w="2383" w:type="pct"/>
          </w:tcPr>
          <w:p w14:paraId="71F7E52A" w14:textId="77777777" w:rsidR="00880F5C" w:rsidRDefault="00880F5C" w:rsidP="00BC018E">
            <w:pPr>
              <w:pStyle w:val="Compact"/>
              <w:keepNext/>
            </w:pPr>
            <w:r>
              <w:t>Publication ID Effects:</w:t>
            </w:r>
          </w:p>
        </w:tc>
        <w:tc>
          <w:tcPr>
            <w:tcW w:w="1031" w:type="pct"/>
          </w:tcPr>
          <w:p w14:paraId="4E1F6023" w14:textId="77777777" w:rsidR="00880F5C" w:rsidRDefault="00880F5C" w:rsidP="00BC018E">
            <w:pPr>
              <w:keepNext/>
              <w:jc w:val="right"/>
            </w:pPr>
          </w:p>
        </w:tc>
        <w:tc>
          <w:tcPr>
            <w:tcW w:w="793" w:type="pct"/>
          </w:tcPr>
          <w:p w14:paraId="24B7FD80" w14:textId="77777777" w:rsidR="00880F5C" w:rsidRDefault="00880F5C" w:rsidP="00BC018E">
            <w:pPr>
              <w:keepNext/>
              <w:jc w:val="right"/>
            </w:pPr>
          </w:p>
        </w:tc>
        <w:tc>
          <w:tcPr>
            <w:tcW w:w="794" w:type="pct"/>
          </w:tcPr>
          <w:p w14:paraId="4184E8B9" w14:textId="77777777" w:rsidR="00880F5C" w:rsidRDefault="00880F5C" w:rsidP="00BC018E">
            <w:pPr>
              <w:keepNext/>
              <w:jc w:val="right"/>
            </w:pPr>
          </w:p>
        </w:tc>
      </w:tr>
      <w:tr w:rsidR="00880F5C" w14:paraId="01C5F7FC" w14:textId="77777777" w:rsidTr="00BC018E">
        <w:trPr>
          <w:jc w:val="center"/>
        </w:trPr>
        <w:tc>
          <w:tcPr>
            <w:tcW w:w="2383" w:type="pct"/>
          </w:tcPr>
          <w:p w14:paraId="26AAB3C2" w14:textId="77777777" w:rsidR="00880F5C" w:rsidRDefault="00880F5C" w:rsidP="00BC018E">
            <w:pPr>
              <w:pStyle w:val="Compact"/>
              <w:keepNext/>
              <w:ind w:left="342"/>
            </w:pPr>
            <w:r>
              <w:t xml:space="preserve">Gambatese et al. </w:t>
            </w:r>
            <w:sdt>
              <w:sdtPr>
                <w:id w:val="-74358914"/>
                <w:citation/>
              </w:sdtPr>
              <w:sdtContent>
                <w:r>
                  <w:fldChar w:fldCharType="begin"/>
                </w:r>
                <w:r>
                  <w:instrText xml:space="preserve">CITATION Eva \n  \t  \l 1033 </w:instrText>
                </w:r>
                <w:r>
                  <w:fldChar w:fldCharType="separate"/>
                </w:r>
                <w:r>
                  <w:rPr>
                    <w:noProof/>
                  </w:rPr>
                  <w:t>(2015)</w:t>
                </w:r>
                <w:r>
                  <w:fldChar w:fldCharType="end"/>
                </w:r>
              </w:sdtContent>
            </w:sdt>
          </w:p>
        </w:tc>
        <w:tc>
          <w:tcPr>
            <w:tcW w:w="1031" w:type="pct"/>
          </w:tcPr>
          <w:p w14:paraId="7DBEE2FA" w14:textId="77777777" w:rsidR="00880F5C" w:rsidRDefault="00880F5C" w:rsidP="00BC018E">
            <w:pPr>
              <w:pStyle w:val="Compact"/>
              <w:keepNext/>
              <w:jc w:val="right"/>
            </w:pPr>
            <w:r>
              <w:t>-10.41</w:t>
            </w:r>
          </w:p>
        </w:tc>
        <w:tc>
          <w:tcPr>
            <w:tcW w:w="793" w:type="pct"/>
          </w:tcPr>
          <w:p w14:paraId="1F16984B" w14:textId="77777777" w:rsidR="00880F5C" w:rsidRDefault="00880F5C" w:rsidP="00BC018E">
            <w:pPr>
              <w:keepNext/>
              <w:jc w:val="right"/>
            </w:pPr>
          </w:p>
        </w:tc>
        <w:tc>
          <w:tcPr>
            <w:tcW w:w="794" w:type="pct"/>
          </w:tcPr>
          <w:p w14:paraId="40DD384F" w14:textId="77777777" w:rsidR="00880F5C" w:rsidRDefault="00880F5C" w:rsidP="00BC018E">
            <w:pPr>
              <w:keepNext/>
              <w:jc w:val="right"/>
            </w:pPr>
          </w:p>
        </w:tc>
      </w:tr>
      <w:tr w:rsidR="00880F5C" w14:paraId="05EC6EE0" w14:textId="77777777" w:rsidTr="00BC018E">
        <w:trPr>
          <w:jc w:val="center"/>
        </w:trPr>
        <w:tc>
          <w:tcPr>
            <w:tcW w:w="2383" w:type="pct"/>
          </w:tcPr>
          <w:p w14:paraId="22C72463" w14:textId="77777777" w:rsidR="00880F5C" w:rsidRDefault="00880F5C" w:rsidP="00BC018E">
            <w:pPr>
              <w:pStyle w:val="Compact"/>
              <w:keepNext/>
              <w:ind w:left="342"/>
            </w:pPr>
            <w:r>
              <w:t xml:space="preserve">Hallmark et al. </w:t>
            </w:r>
            <w:sdt>
              <w:sdtPr>
                <w:id w:val="1583874146"/>
                <w:citation/>
              </w:sdtPr>
              <w:sdtContent>
                <w:r>
                  <w:fldChar w:fldCharType="begin"/>
                </w:r>
                <w:r>
                  <w:instrText xml:space="preserve">CITATION Hal07 \n  \t  \l 1033 </w:instrText>
                </w:r>
                <w:r>
                  <w:fldChar w:fldCharType="separate"/>
                </w:r>
                <w:r>
                  <w:rPr>
                    <w:noProof/>
                  </w:rPr>
                  <w:t>(2007)</w:t>
                </w:r>
                <w:r>
                  <w:fldChar w:fldCharType="end"/>
                </w:r>
              </w:sdtContent>
            </w:sdt>
          </w:p>
        </w:tc>
        <w:tc>
          <w:tcPr>
            <w:tcW w:w="1031" w:type="pct"/>
          </w:tcPr>
          <w:p w14:paraId="4CCBB964" w14:textId="77777777" w:rsidR="00880F5C" w:rsidRDefault="00880F5C" w:rsidP="00BC018E">
            <w:pPr>
              <w:pStyle w:val="Compact"/>
              <w:keepNext/>
              <w:jc w:val="right"/>
            </w:pPr>
            <w:r>
              <w:t>-15.60</w:t>
            </w:r>
          </w:p>
        </w:tc>
        <w:tc>
          <w:tcPr>
            <w:tcW w:w="793" w:type="pct"/>
          </w:tcPr>
          <w:p w14:paraId="3E94107D" w14:textId="77777777" w:rsidR="00880F5C" w:rsidRDefault="00880F5C" w:rsidP="00BC018E">
            <w:pPr>
              <w:keepNext/>
              <w:jc w:val="right"/>
            </w:pPr>
          </w:p>
        </w:tc>
        <w:tc>
          <w:tcPr>
            <w:tcW w:w="794" w:type="pct"/>
          </w:tcPr>
          <w:p w14:paraId="5149591C" w14:textId="77777777" w:rsidR="00880F5C" w:rsidRDefault="00880F5C" w:rsidP="00BC018E">
            <w:pPr>
              <w:keepNext/>
              <w:jc w:val="right"/>
            </w:pPr>
          </w:p>
        </w:tc>
      </w:tr>
      <w:tr w:rsidR="00880F5C" w14:paraId="75605278" w14:textId="77777777" w:rsidTr="00BC018E">
        <w:trPr>
          <w:jc w:val="center"/>
        </w:trPr>
        <w:tc>
          <w:tcPr>
            <w:tcW w:w="2383" w:type="pct"/>
          </w:tcPr>
          <w:p w14:paraId="5A6649D6" w14:textId="77777777" w:rsidR="00880F5C" w:rsidRDefault="00880F5C" w:rsidP="00BC018E">
            <w:pPr>
              <w:pStyle w:val="Compact"/>
              <w:keepNext/>
              <w:ind w:left="342"/>
            </w:pPr>
            <w:r>
              <w:t xml:space="preserve">Reddy et al. </w:t>
            </w:r>
            <w:sdt>
              <w:sdtPr>
                <w:id w:val="1884905709"/>
                <w:citation/>
              </w:sdtPr>
              <w:sdtContent>
                <w:r>
                  <w:fldChar w:fldCharType="begin"/>
                </w:r>
                <w:r>
                  <w:instrText xml:space="preserve">CITATION Red \n  \t  \l 1033 </w:instrText>
                </w:r>
                <w:r>
                  <w:fldChar w:fldCharType="separate"/>
                </w:r>
                <w:r>
                  <w:rPr>
                    <w:noProof/>
                  </w:rPr>
                  <w:t>(2008)</w:t>
                </w:r>
                <w:r>
                  <w:fldChar w:fldCharType="end"/>
                </w:r>
              </w:sdtContent>
            </w:sdt>
          </w:p>
        </w:tc>
        <w:tc>
          <w:tcPr>
            <w:tcW w:w="1031" w:type="pct"/>
          </w:tcPr>
          <w:p w14:paraId="212B7501" w14:textId="77777777" w:rsidR="00880F5C" w:rsidRDefault="00880F5C" w:rsidP="00BC018E">
            <w:pPr>
              <w:pStyle w:val="Compact"/>
              <w:keepNext/>
              <w:jc w:val="right"/>
            </w:pPr>
            <w:r>
              <w:t>-13.60</w:t>
            </w:r>
          </w:p>
        </w:tc>
        <w:tc>
          <w:tcPr>
            <w:tcW w:w="793" w:type="pct"/>
          </w:tcPr>
          <w:p w14:paraId="1B346E2C" w14:textId="77777777" w:rsidR="00880F5C" w:rsidRDefault="00880F5C" w:rsidP="00BC018E">
            <w:pPr>
              <w:keepNext/>
            </w:pPr>
          </w:p>
        </w:tc>
        <w:tc>
          <w:tcPr>
            <w:tcW w:w="794" w:type="pct"/>
          </w:tcPr>
          <w:p w14:paraId="45735A69" w14:textId="77777777" w:rsidR="00880F5C" w:rsidRDefault="00880F5C" w:rsidP="00BC018E">
            <w:pPr>
              <w:keepNext/>
            </w:pPr>
          </w:p>
        </w:tc>
      </w:tr>
      <w:tr w:rsidR="00880F5C" w14:paraId="4428F79D" w14:textId="77777777" w:rsidTr="00BC018E">
        <w:trPr>
          <w:jc w:val="center"/>
        </w:trPr>
        <w:tc>
          <w:tcPr>
            <w:tcW w:w="2383" w:type="pct"/>
            <w:tcBorders>
              <w:bottom w:val="nil"/>
            </w:tcBorders>
          </w:tcPr>
          <w:p w14:paraId="0B48CE1E" w14:textId="77777777" w:rsidR="00880F5C" w:rsidRDefault="00880F5C" w:rsidP="00BC018E">
            <w:pPr>
              <w:pStyle w:val="Compact"/>
              <w:keepNext/>
              <w:ind w:left="342"/>
            </w:pPr>
            <w:r>
              <w:t xml:space="preserve">Roberts et al. </w:t>
            </w:r>
            <w:sdt>
              <w:sdtPr>
                <w:id w:val="-1582831643"/>
                <w:citation/>
              </w:sdtPr>
              <w:sdtContent>
                <w:r>
                  <w:fldChar w:fldCharType="begin"/>
                </w:r>
                <w:r>
                  <w:instrText xml:space="preserve">CITATION Rob121 \n  \t  \l 1033 </w:instrText>
                </w:r>
                <w:r>
                  <w:fldChar w:fldCharType="separate"/>
                </w:r>
                <w:r>
                  <w:rPr>
                    <w:noProof/>
                  </w:rPr>
                  <w:t>(2012)</w:t>
                </w:r>
                <w:r>
                  <w:fldChar w:fldCharType="end"/>
                </w:r>
              </w:sdtContent>
            </w:sdt>
          </w:p>
        </w:tc>
        <w:tc>
          <w:tcPr>
            <w:tcW w:w="1031" w:type="pct"/>
            <w:tcBorders>
              <w:bottom w:val="nil"/>
            </w:tcBorders>
          </w:tcPr>
          <w:p w14:paraId="03180694" w14:textId="77777777" w:rsidR="00880F5C" w:rsidRDefault="00880F5C" w:rsidP="00BC018E">
            <w:pPr>
              <w:pStyle w:val="Compact"/>
              <w:keepNext/>
              <w:jc w:val="right"/>
            </w:pPr>
            <w:r>
              <w:t>-2.96</w:t>
            </w:r>
          </w:p>
        </w:tc>
        <w:tc>
          <w:tcPr>
            <w:tcW w:w="793" w:type="pct"/>
            <w:tcBorders>
              <w:bottom w:val="nil"/>
            </w:tcBorders>
          </w:tcPr>
          <w:p w14:paraId="4BC11FA6" w14:textId="77777777" w:rsidR="00880F5C" w:rsidRDefault="00880F5C" w:rsidP="00BC018E">
            <w:pPr>
              <w:keepNext/>
            </w:pPr>
          </w:p>
        </w:tc>
        <w:tc>
          <w:tcPr>
            <w:tcW w:w="794" w:type="pct"/>
            <w:tcBorders>
              <w:bottom w:val="nil"/>
            </w:tcBorders>
          </w:tcPr>
          <w:p w14:paraId="4AE812E0" w14:textId="77777777" w:rsidR="00880F5C" w:rsidRDefault="00880F5C" w:rsidP="00BC018E">
            <w:pPr>
              <w:keepNext/>
            </w:pPr>
          </w:p>
        </w:tc>
      </w:tr>
      <w:tr w:rsidR="00880F5C" w14:paraId="28CC23D2"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2383" w:type="pct"/>
            <w:tcBorders>
              <w:bottom w:val="single" w:sz="4" w:space="0" w:color="auto"/>
            </w:tcBorders>
          </w:tcPr>
          <w:p w14:paraId="72B00C83" w14:textId="77777777" w:rsidR="00880F5C" w:rsidRDefault="00880F5C" w:rsidP="00BC018E">
            <w:pPr>
              <w:pStyle w:val="Compact"/>
              <w:keepNext/>
              <w:ind w:left="342"/>
            </w:pPr>
            <w:r>
              <w:t xml:space="preserve">Tribbett et al. </w:t>
            </w:r>
            <w:sdt>
              <w:sdtPr>
                <w:id w:val="1895082904"/>
                <w:citation/>
              </w:sdtPr>
              <w:sdtContent>
                <w:r>
                  <w:fldChar w:fldCharType="begin"/>
                </w:r>
                <w:r>
                  <w:instrText xml:space="preserve">CITATION Tri001 \n  \t  \l 1033 </w:instrText>
                </w:r>
                <w:r>
                  <w:fldChar w:fldCharType="separate"/>
                </w:r>
                <w:r>
                  <w:rPr>
                    <w:noProof/>
                  </w:rPr>
                  <w:t>(2000)</w:t>
                </w:r>
                <w:r>
                  <w:fldChar w:fldCharType="end"/>
                </w:r>
              </w:sdtContent>
            </w:sdt>
          </w:p>
        </w:tc>
        <w:tc>
          <w:tcPr>
            <w:tcW w:w="1031" w:type="pct"/>
            <w:tcBorders>
              <w:bottom w:val="single" w:sz="4" w:space="0" w:color="auto"/>
            </w:tcBorders>
          </w:tcPr>
          <w:p w14:paraId="66DCEC8E"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-0.50</w:t>
            </w:r>
          </w:p>
        </w:tc>
        <w:tc>
          <w:tcPr>
            <w:tcW w:w="793" w:type="pct"/>
            <w:tcBorders>
              <w:bottom w:val="single" w:sz="4" w:space="0" w:color="auto"/>
            </w:tcBorders>
          </w:tcPr>
          <w:p w14:paraId="446C043D"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c>
          <w:tcPr>
            <w:tcW w:w="794" w:type="pct"/>
            <w:tcBorders>
              <w:bottom w:val="single" w:sz="4" w:space="0" w:color="auto"/>
            </w:tcBorders>
          </w:tcPr>
          <w:p w14:paraId="7EEB6D46"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r>
    </w:tbl>
    <w:p w14:paraId="3A86FFD6" w14:textId="77777777" w:rsidR="00880F5C" w:rsidRDefault="00880F5C" w:rsidP="00880F5C">
      <w:bookmarkStart w:id="300" w:name="h2-downstream-hypothesis"/>
      <w:bookmarkEnd w:id="300"/>
    </w:p>
    <w:p w14:paraId="681198B2" w14:textId="77777777" w:rsidR="00880F5C" w:rsidRDefault="00880F5C" w:rsidP="00354FCA">
      <w:pPr>
        <w:pStyle w:val="Heading3"/>
      </w:pPr>
      <w:bookmarkStart w:id="301" w:name="_Toc355422749"/>
      <w:r>
        <w:t>H2: Downstream Hypothesis</w:t>
      </w:r>
      <w:bookmarkEnd w:id="301"/>
    </w:p>
    <w:p w14:paraId="061BCA58" w14:textId="77777777" w:rsidR="00880F5C" w:rsidRDefault="00880F5C" w:rsidP="00880F5C">
      <w:pPr>
        <w:pStyle w:val="FirstParagraph"/>
      </w:pPr>
      <w:r>
        <w:t>After drivers move past the DSFS installation, the extent to which speeds increase again is an important point to consider. The set of hypotheses in this category test how speeds change downstream of DSFS installations, compared to sites upstream of the DSFS (H1A, H1C, H2A, H2C) or compared to the sites adjacent to the DSFS installation (H2A', H2C'). These hypotheses also test how the DSFS activation changes speeds over time, using a direct comparison of before to during activation t the downstream site (H2B), or a normalized difference combining both the timing and location of the speed measurement (H2A, H2A').</w:t>
      </w:r>
    </w:p>
    <w:p w14:paraId="732E5819" w14:textId="77777777" w:rsidR="00880F5C" w:rsidRDefault="00880F5C" w:rsidP="00880F5C">
      <w:pPr>
        <w:pStyle w:val="BodyText"/>
      </w:pPr>
      <w:r>
        <w:t>Comparing speeds between upstream and downstream indicates how much speeds remain diminished, compared to the relatively higher speeds upstream. Comparing speeds between DSFS-adjacent sites and downstream indicates how much speeds rise following the intervention of the DSFS.</w:t>
      </w:r>
    </w:p>
    <w:p w14:paraId="53F6B7E2" w14:textId="77777777" w:rsidR="00880F5C" w:rsidRDefault="00880F5C" w:rsidP="00880F5C">
      <w:pPr>
        <w:pStyle w:val="Caption"/>
      </w:pPr>
      <w:bookmarkStart w:id="302" w:name="_Toc479248264"/>
      <w:commentRangeStart w:id="303"/>
      <w:r>
        <w:t xml:space="preserve">Table </w:t>
      </w:r>
      <w:fldSimple w:instr=" SEQ Table \* ARABIC ">
        <w:r>
          <w:rPr>
            <w:noProof/>
          </w:rPr>
          <w:t>13</w:t>
        </w:r>
      </w:fldSimple>
      <w:commentRangeEnd w:id="303"/>
      <w:r>
        <w:rPr>
          <w:rStyle w:val="CommentReference"/>
          <w:i/>
        </w:rPr>
        <w:commentReference w:id="303"/>
      </w:r>
      <w:r>
        <w:t>. Summary of mean effect sizes for changes</w:t>
      </w:r>
      <w:r w:rsidRPr="0001755F">
        <w:t xml:space="preserve"> in speed for </w:t>
      </w:r>
      <w:r>
        <w:t xml:space="preserve">the five hypotheses under Hypothesis </w:t>
      </w:r>
      <w:r w:rsidRPr="0001755F">
        <w:t>H2, activation effect of DSFS downstream, by vehicle type.</w:t>
      </w:r>
      <w:r w:rsidRPr="004E02A7">
        <w:t xml:space="preserve"> </w:t>
      </w:r>
      <w:r>
        <w:t xml:space="preserve">This table breaks out the overall mean effect sizes in </w:t>
      </w:r>
      <w:r>
        <w:fldChar w:fldCharType="begin"/>
      </w:r>
      <w:r>
        <w:instrText xml:space="preserve"> REF _Ref478999960 \h </w:instrText>
      </w:r>
      <w:r>
        <w:fldChar w:fldCharType="separate"/>
      </w:r>
      <w:r>
        <w:t xml:space="preserve">Table </w:t>
      </w:r>
      <w:r>
        <w:rPr>
          <w:noProof/>
        </w:rPr>
        <w:t>8</w:t>
      </w:r>
      <w:r>
        <w:fldChar w:fldCharType="end"/>
      </w:r>
      <w:r>
        <w:t>.</w:t>
      </w:r>
      <w:bookmarkEnd w:id="302"/>
    </w:p>
    <w:tbl>
      <w:tblPr>
        <w:tblStyle w:val="rmdtable"/>
        <w:tblW w:w="4015" w:type="pct"/>
        <w:jc w:val="center"/>
        <w:tblLook w:val="07E0" w:firstRow="1" w:lastRow="1" w:firstColumn="1" w:lastColumn="1" w:noHBand="1" w:noVBand="1"/>
        <w:tblCaption w:val="Table 10. Decreases in speed for Hypothesis H2A, activation effect of DSFS downstream, by vehicle type."/>
      </w:tblPr>
      <w:tblGrid>
        <w:gridCol w:w="3126"/>
        <w:gridCol w:w="1605"/>
        <w:gridCol w:w="1303"/>
        <w:gridCol w:w="1186"/>
        <w:gridCol w:w="470"/>
      </w:tblGrid>
      <w:tr w:rsidR="00880F5C" w:rsidRPr="005F1762" w14:paraId="59CF8284"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2032" w:type="pct"/>
          </w:tcPr>
          <w:p w14:paraId="3AF93C3B" w14:textId="77777777" w:rsidR="00880F5C" w:rsidRPr="005F1762" w:rsidRDefault="00880F5C" w:rsidP="00BC018E">
            <w:pPr>
              <w:pStyle w:val="Compact"/>
              <w:keepNext/>
              <w:rPr>
                <w:b/>
              </w:rPr>
            </w:pPr>
            <w:r w:rsidRPr="005F1762">
              <w:rPr>
                <w:b/>
              </w:rPr>
              <w:t>Hypothesis</w:t>
            </w:r>
          </w:p>
        </w:tc>
        <w:tc>
          <w:tcPr>
            <w:tcW w:w="0" w:type="auto"/>
          </w:tcPr>
          <w:p w14:paraId="06888931" w14:textId="77777777" w:rsidR="00880F5C" w:rsidRPr="005F1762" w:rsidRDefault="00880F5C" w:rsidP="00BC018E">
            <w:pPr>
              <w:pStyle w:val="Compact"/>
              <w:keepNext/>
              <w:rPr>
                <w:b/>
              </w:rPr>
            </w:pPr>
            <w:r w:rsidRPr="005F1762">
              <w:rPr>
                <w:b/>
              </w:rPr>
              <w:t>Vehicle Type</w:t>
            </w:r>
          </w:p>
        </w:tc>
        <w:tc>
          <w:tcPr>
            <w:tcW w:w="0" w:type="auto"/>
          </w:tcPr>
          <w:p w14:paraId="3F03C38A" w14:textId="77777777" w:rsidR="00880F5C" w:rsidRPr="005F1762" w:rsidRDefault="00880F5C" w:rsidP="00BC018E">
            <w:pPr>
              <w:pStyle w:val="Compact"/>
              <w:keepNext/>
              <w:jc w:val="right"/>
              <w:rPr>
                <w:b/>
              </w:rPr>
            </w:pPr>
            <w:r w:rsidRPr="005F1762">
              <w:rPr>
                <w:b/>
              </w:rPr>
              <w:t>Effect size</w:t>
            </w:r>
          </w:p>
        </w:tc>
        <w:tc>
          <w:tcPr>
            <w:tcW w:w="0" w:type="auto"/>
          </w:tcPr>
          <w:p w14:paraId="0E715B74" w14:textId="77777777" w:rsidR="00880F5C" w:rsidRPr="005F1762" w:rsidRDefault="00880F5C" w:rsidP="00BC018E">
            <w:pPr>
              <w:pStyle w:val="Compact"/>
              <w:keepNext/>
              <w:jc w:val="right"/>
              <w:rPr>
                <w:b/>
              </w:rPr>
            </w:pPr>
            <w:r w:rsidRPr="005F1762">
              <w:rPr>
                <w:b/>
              </w:rPr>
              <w:t>Variance</w:t>
            </w:r>
          </w:p>
        </w:tc>
        <w:tc>
          <w:tcPr>
            <w:tcW w:w="0" w:type="auto"/>
          </w:tcPr>
          <w:p w14:paraId="2DCE2E35" w14:textId="77777777" w:rsidR="00880F5C" w:rsidRPr="005F1762" w:rsidRDefault="00880F5C" w:rsidP="00BC018E">
            <w:pPr>
              <w:pStyle w:val="Compact"/>
              <w:keepNext/>
              <w:jc w:val="right"/>
              <w:rPr>
                <w:b/>
              </w:rPr>
            </w:pPr>
            <w:r w:rsidRPr="005F1762">
              <w:rPr>
                <w:b/>
              </w:rPr>
              <w:t>N</w:t>
            </w:r>
          </w:p>
        </w:tc>
      </w:tr>
      <w:tr w:rsidR="00880F5C" w14:paraId="1382D5B3" w14:textId="77777777" w:rsidTr="00BC018E">
        <w:trPr>
          <w:jc w:val="center"/>
        </w:trPr>
        <w:tc>
          <w:tcPr>
            <w:tcW w:w="2032" w:type="pct"/>
            <w:vMerge w:val="restart"/>
          </w:tcPr>
          <w:p w14:paraId="08CEE4F0" w14:textId="77777777" w:rsidR="00880F5C" w:rsidRDefault="00880F5C" w:rsidP="00BC018E">
            <w:pPr>
              <w:pStyle w:val="Compact"/>
              <w:keepNext/>
            </w:pPr>
            <w:r>
              <w:t>H2A</w:t>
            </w:r>
          </w:p>
          <w:p w14:paraId="04317CA5" w14:textId="77777777" w:rsidR="00880F5C" w:rsidRDefault="00880F5C" w:rsidP="00BC018E">
            <w:pPr>
              <w:pStyle w:val="Compact"/>
              <w:keepNext/>
            </w:pPr>
            <w:r>
              <w:t>Downstream normalized, relative to upstream</w:t>
            </w:r>
          </w:p>
        </w:tc>
        <w:tc>
          <w:tcPr>
            <w:tcW w:w="0" w:type="auto"/>
          </w:tcPr>
          <w:p w14:paraId="798774EB" w14:textId="77777777" w:rsidR="00880F5C" w:rsidRDefault="00880F5C" w:rsidP="00BC018E">
            <w:pPr>
              <w:pStyle w:val="Compact"/>
              <w:keepNext/>
            </w:pPr>
            <w:r>
              <w:t>Unspecified</w:t>
            </w:r>
          </w:p>
        </w:tc>
        <w:tc>
          <w:tcPr>
            <w:tcW w:w="0" w:type="auto"/>
          </w:tcPr>
          <w:p w14:paraId="5C9D574D" w14:textId="77777777" w:rsidR="00880F5C" w:rsidRDefault="00880F5C" w:rsidP="00BC018E">
            <w:pPr>
              <w:pStyle w:val="Compact"/>
              <w:keepNext/>
              <w:jc w:val="right"/>
            </w:pPr>
            <w:r>
              <w:t>-1.21</w:t>
            </w:r>
          </w:p>
        </w:tc>
        <w:tc>
          <w:tcPr>
            <w:tcW w:w="0" w:type="auto"/>
          </w:tcPr>
          <w:p w14:paraId="1B2B0F99" w14:textId="77777777" w:rsidR="00880F5C" w:rsidRDefault="00880F5C" w:rsidP="00BC018E">
            <w:pPr>
              <w:pStyle w:val="Compact"/>
              <w:keepNext/>
              <w:jc w:val="right"/>
            </w:pPr>
            <w:r>
              <w:t>0.37</w:t>
            </w:r>
          </w:p>
        </w:tc>
        <w:tc>
          <w:tcPr>
            <w:tcW w:w="0" w:type="auto"/>
          </w:tcPr>
          <w:p w14:paraId="5E022644" w14:textId="77777777" w:rsidR="00880F5C" w:rsidRDefault="00880F5C" w:rsidP="00BC018E">
            <w:pPr>
              <w:pStyle w:val="Compact"/>
              <w:keepNext/>
              <w:jc w:val="right"/>
            </w:pPr>
            <w:r>
              <w:t>16</w:t>
            </w:r>
          </w:p>
        </w:tc>
      </w:tr>
      <w:tr w:rsidR="00880F5C" w14:paraId="62B077D2" w14:textId="77777777" w:rsidTr="00BC018E">
        <w:trPr>
          <w:jc w:val="center"/>
        </w:trPr>
        <w:tc>
          <w:tcPr>
            <w:tcW w:w="2032" w:type="pct"/>
            <w:vMerge/>
          </w:tcPr>
          <w:p w14:paraId="1D4CE316" w14:textId="77777777" w:rsidR="00880F5C" w:rsidRDefault="00880F5C" w:rsidP="00BC018E">
            <w:pPr>
              <w:pStyle w:val="Compact"/>
              <w:keepNext/>
            </w:pPr>
          </w:p>
        </w:tc>
        <w:tc>
          <w:tcPr>
            <w:tcW w:w="0" w:type="auto"/>
          </w:tcPr>
          <w:p w14:paraId="29B0792B" w14:textId="77777777" w:rsidR="00880F5C" w:rsidRDefault="00880F5C" w:rsidP="00BC018E">
            <w:pPr>
              <w:pStyle w:val="Compact"/>
              <w:keepNext/>
            </w:pPr>
            <w:r>
              <w:t>Passenger</w:t>
            </w:r>
          </w:p>
        </w:tc>
        <w:tc>
          <w:tcPr>
            <w:tcW w:w="0" w:type="auto"/>
          </w:tcPr>
          <w:p w14:paraId="7225269B" w14:textId="77777777" w:rsidR="00880F5C" w:rsidRDefault="00880F5C" w:rsidP="00BC018E">
            <w:pPr>
              <w:pStyle w:val="Compact"/>
              <w:keepNext/>
              <w:jc w:val="right"/>
            </w:pPr>
            <w:r>
              <w:t>-1.58</w:t>
            </w:r>
          </w:p>
        </w:tc>
        <w:tc>
          <w:tcPr>
            <w:tcW w:w="0" w:type="auto"/>
          </w:tcPr>
          <w:p w14:paraId="16470D29" w14:textId="77777777" w:rsidR="00880F5C" w:rsidRDefault="00880F5C" w:rsidP="00BC018E">
            <w:pPr>
              <w:pStyle w:val="Compact"/>
              <w:keepNext/>
              <w:jc w:val="right"/>
            </w:pPr>
            <w:r>
              <w:t>1.06</w:t>
            </w:r>
          </w:p>
        </w:tc>
        <w:tc>
          <w:tcPr>
            <w:tcW w:w="0" w:type="auto"/>
          </w:tcPr>
          <w:p w14:paraId="3ED09352" w14:textId="77777777" w:rsidR="00880F5C" w:rsidRDefault="00880F5C" w:rsidP="00BC018E">
            <w:pPr>
              <w:pStyle w:val="Compact"/>
              <w:keepNext/>
              <w:jc w:val="right"/>
            </w:pPr>
            <w:r>
              <w:t>9</w:t>
            </w:r>
          </w:p>
        </w:tc>
      </w:tr>
      <w:tr w:rsidR="00880F5C" w14:paraId="63FFFB46" w14:textId="77777777" w:rsidTr="00BC018E">
        <w:trPr>
          <w:jc w:val="center"/>
        </w:trPr>
        <w:tc>
          <w:tcPr>
            <w:tcW w:w="2032" w:type="pct"/>
            <w:vMerge/>
            <w:tcBorders>
              <w:bottom w:val="single" w:sz="4" w:space="0" w:color="auto"/>
            </w:tcBorders>
          </w:tcPr>
          <w:p w14:paraId="26F1949F" w14:textId="77777777" w:rsidR="00880F5C" w:rsidRDefault="00880F5C" w:rsidP="00BC018E">
            <w:pPr>
              <w:pStyle w:val="Compact"/>
              <w:keepNext/>
            </w:pPr>
          </w:p>
        </w:tc>
        <w:tc>
          <w:tcPr>
            <w:tcW w:w="0" w:type="auto"/>
            <w:tcBorders>
              <w:bottom w:val="single" w:sz="4" w:space="0" w:color="auto"/>
            </w:tcBorders>
          </w:tcPr>
          <w:p w14:paraId="1CDF6FBB" w14:textId="77777777" w:rsidR="00880F5C" w:rsidRDefault="00880F5C" w:rsidP="00BC018E">
            <w:pPr>
              <w:pStyle w:val="Compact"/>
              <w:keepNext/>
            </w:pPr>
            <w:r>
              <w:t>Truck</w:t>
            </w:r>
          </w:p>
        </w:tc>
        <w:tc>
          <w:tcPr>
            <w:tcW w:w="0" w:type="auto"/>
            <w:tcBorders>
              <w:bottom w:val="single" w:sz="4" w:space="0" w:color="auto"/>
            </w:tcBorders>
          </w:tcPr>
          <w:p w14:paraId="42CE15DA" w14:textId="77777777" w:rsidR="00880F5C" w:rsidRDefault="00880F5C" w:rsidP="00BC018E">
            <w:pPr>
              <w:pStyle w:val="Compact"/>
              <w:keepNext/>
              <w:jc w:val="right"/>
            </w:pPr>
            <w:r>
              <w:t>-0.66</w:t>
            </w:r>
          </w:p>
        </w:tc>
        <w:tc>
          <w:tcPr>
            <w:tcW w:w="0" w:type="auto"/>
            <w:tcBorders>
              <w:bottom w:val="single" w:sz="4" w:space="0" w:color="auto"/>
            </w:tcBorders>
          </w:tcPr>
          <w:p w14:paraId="77291985" w14:textId="77777777" w:rsidR="00880F5C" w:rsidRDefault="00880F5C" w:rsidP="00BC018E">
            <w:pPr>
              <w:pStyle w:val="Compact"/>
              <w:keepNext/>
              <w:jc w:val="right"/>
            </w:pPr>
            <w:r>
              <w:t>2.70</w:t>
            </w:r>
          </w:p>
        </w:tc>
        <w:tc>
          <w:tcPr>
            <w:tcW w:w="0" w:type="auto"/>
            <w:tcBorders>
              <w:bottom w:val="single" w:sz="4" w:space="0" w:color="auto"/>
            </w:tcBorders>
          </w:tcPr>
          <w:p w14:paraId="7EC4EE89" w14:textId="77777777" w:rsidR="00880F5C" w:rsidRDefault="00880F5C" w:rsidP="00BC018E">
            <w:pPr>
              <w:pStyle w:val="Compact"/>
              <w:keepNext/>
              <w:jc w:val="right"/>
            </w:pPr>
            <w:r>
              <w:t>10</w:t>
            </w:r>
          </w:p>
        </w:tc>
      </w:tr>
      <w:tr w:rsidR="00880F5C" w14:paraId="64F4D770" w14:textId="77777777" w:rsidTr="00BC018E">
        <w:tblPrEx>
          <w:jc w:val="left"/>
          <w:tblLook w:val="04A0" w:firstRow="1" w:lastRow="0" w:firstColumn="1" w:lastColumn="0" w:noHBand="0" w:noVBand="1"/>
        </w:tblPrEx>
        <w:tc>
          <w:tcPr>
            <w:tcW w:w="2032" w:type="pct"/>
            <w:vMerge w:val="restart"/>
            <w:tcBorders>
              <w:top w:val="single" w:sz="4" w:space="0" w:color="auto"/>
            </w:tcBorders>
          </w:tcPr>
          <w:p w14:paraId="6E578FDB" w14:textId="77777777" w:rsidR="00880F5C" w:rsidRDefault="00880F5C" w:rsidP="00BC018E">
            <w:pPr>
              <w:pStyle w:val="Compact"/>
            </w:pPr>
            <w:r>
              <w:t>H2B</w:t>
            </w:r>
          </w:p>
          <w:p w14:paraId="3036C630" w14:textId="77777777" w:rsidR="00880F5C" w:rsidRDefault="00880F5C" w:rsidP="00BC018E">
            <w:pPr>
              <w:pStyle w:val="Compact"/>
            </w:pPr>
            <w:r>
              <w:t>Downstream</w:t>
            </w:r>
          </w:p>
        </w:tc>
        <w:tc>
          <w:tcPr>
            <w:tcW w:w="0" w:type="auto"/>
            <w:tcBorders>
              <w:top w:val="single" w:sz="4" w:space="0" w:color="auto"/>
              <w:bottom w:val="nil"/>
            </w:tcBorders>
          </w:tcPr>
          <w:p w14:paraId="405DDC34" w14:textId="77777777" w:rsidR="00880F5C" w:rsidRDefault="00880F5C" w:rsidP="00BC018E">
            <w:pPr>
              <w:pStyle w:val="Compact"/>
            </w:pPr>
            <w:r>
              <w:t>Unspecified</w:t>
            </w:r>
          </w:p>
        </w:tc>
        <w:tc>
          <w:tcPr>
            <w:tcW w:w="0" w:type="auto"/>
            <w:tcBorders>
              <w:top w:val="single" w:sz="4" w:space="0" w:color="auto"/>
              <w:bottom w:val="nil"/>
            </w:tcBorders>
          </w:tcPr>
          <w:p w14:paraId="6BD59CA4" w14:textId="77777777" w:rsidR="00880F5C" w:rsidRDefault="00880F5C" w:rsidP="00BC018E">
            <w:pPr>
              <w:pStyle w:val="Compact"/>
              <w:jc w:val="right"/>
            </w:pPr>
            <w:r>
              <w:t>-3.07</w:t>
            </w:r>
          </w:p>
        </w:tc>
        <w:tc>
          <w:tcPr>
            <w:tcW w:w="0" w:type="auto"/>
            <w:tcBorders>
              <w:top w:val="single" w:sz="4" w:space="0" w:color="auto"/>
              <w:bottom w:val="nil"/>
            </w:tcBorders>
          </w:tcPr>
          <w:p w14:paraId="7CE7330A" w14:textId="77777777" w:rsidR="00880F5C" w:rsidRDefault="00880F5C" w:rsidP="00BC018E">
            <w:pPr>
              <w:pStyle w:val="Compact"/>
              <w:jc w:val="right"/>
            </w:pPr>
            <w:r>
              <w:t>0.19</w:t>
            </w:r>
          </w:p>
        </w:tc>
        <w:tc>
          <w:tcPr>
            <w:tcW w:w="0" w:type="auto"/>
            <w:tcBorders>
              <w:top w:val="single" w:sz="4" w:space="0" w:color="auto"/>
              <w:bottom w:val="nil"/>
            </w:tcBorders>
          </w:tcPr>
          <w:p w14:paraId="4C9E0363" w14:textId="77777777" w:rsidR="00880F5C" w:rsidRDefault="00880F5C" w:rsidP="00BC018E">
            <w:pPr>
              <w:pStyle w:val="Compact"/>
              <w:jc w:val="right"/>
            </w:pPr>
            <w:r>
              <w:t>28</w:t>
            </w:r>
          </w:p>
        </w:tc>
      </w:tr>
      <w:tr w:rsidR="00880F5C" w14:paraId="164674A8" w14:textId="77777777" w:rsidTr="00BC018E">
        <w:tblPrEx>
          <w:jc w:val="left"/>
          <w:tblLook w:val="04A0" w:firstRow="1" w:lastRow="0" w:firstColumn="1" w:lastColumn="0" w:noHBand="0" w:noVBand="1"/>
        </w:tblPrEx>
        <w:tc>
          <w:tcPr>
            <w:tcW w:w="2032" w:type="pct"/>
            <w:vMerge/>
          </w:tcPr>
          <w:p w14:paraId="1FF9C1CD" w14:textId="77777777" w:rsidR="00880F5C" w:rsidRDefault="00880F5C" w:rsidP="00BC018E">
            <w:pPr>
              <w:pStyle w:val="Compact"/>
            </w:pPr>
          </w:p>
        </w:tc>
        <w:tc>
          <w:tcPr>
            <w:tcW w:w="0" w:type="auto"/>
            <w:tcBorders>
              <w:top w:val="nil"/>
            </w:tcBorders>
          </w:tcPr>
          <w:p w14:paraId="4B8C8E58" w14:textId="77777777" w:rsidR="00880F5C" w:rsidRDefault="00880F5C" w:rsidP="00BC018E">
            <w:pPr>
              <w:pStyle w:val="Compact"/>
            </w:pPr>
            <w:r>
              <w:t>Passenger</w:t>
            </w:r>
          </w:p>
        </w:tc>
        <w:tc>
          <w:tcPr>
            <w:tcW w:w="0" w:type="auto"/>
            <w:tcBorders>
              <w:top w:val="nil"/>
            </w:tcBorders>
          </w:tcPr>
          <w:p w14:paraId="6A3D9AA3" w14:textId="77777777" w:rsidR="00880F5C" w:rsidRDefault="00880F5C" w:rsidP="00BC018E">
            <w:pPr>
              <w:pStyle w:val="Compact"/>
              <w:jc w:val="right"/>
            </w:pPr>
            <w:r>
              <w:t>-2.73</w:t>
            </w:r>
          </w:p>
        </w:tc>
        <w:tc>
          <w:tcPr>
            <w:tcW w:w="0" w:type="auto"/>
            <w:tcBorders>
              <w:top w:val="nil"/>
            </w:tcBorders>
          </w:tcPr>
          <w:p w14:paraId="586242CB" w14:textId="77777777" w:rsidR="00880F5C" w:rsidRDefault="00880F5C" w:rsidP="00BC018E">
            <w:pPr>
              <w:pStyle w:val="Compact"/>
              <w:jc w:val="right"/>
            </w:pPr>
            <w:r>
              <w:t>0.41</w:t>
            </w:r>
          </w:p>
        </w:tc>
        <w:tc>
          <w:tcPr>
            <w:tcW w:w="0" w:type="auto"/>
            <w:tcBorders>
              <w:top w:val="nil"/>
            </w:tcBorders>
          </w:tcPr>
          <w:p w14:paraId="4CA94EF2" w14:textId="77777777" w:rsidR="00880F5C" w:rsidRDefault="00880F5C" w:rsidP="00BC018E">
            <w:pPr>
              <w:pStyle w:val="Compact"/>
              <w:jc w:val="right"/>
            </w:pPr>
            <w:r>
              <w:t>66</w:t>
            </w:r>
          </w:p>
        </w:tc>
      </w:tr>
      <w:tr w:rsidR="00880F5C" w14:paraId="4B0207D1" w14:textId="77777777" w:rsidTr="00BC018E">
        <w:tblPrEx>
          <w:jc w:val="left"/>
          <w:tblLook w:val="04A0" w:firstRow="1" w:lastRow="0" w:firstColumn="1" w:lastColumn="0" w:noHBand="0" w:noVBand="1"/>
        </w:tblPrEx>
        <w:tc>
          <w:tcPr>
            <w:tcW w:w="2032" w:type="pct"/>
            <w:vMerge/>
            <w:tcBorders>
              <w:bottom w:val="single" w:sz="4" w:space="0" w:color="auto"/>
            </w:tcBorders>
          </w:tcPr>
          <w:p w14:paraId="27F6033C" w14:textId="77777777" w:rsidR="00880F5C" w:rsidRDefault="00880F5C" w:rsidP="00BC018E">
            <w:pPr>
              <w:pStyle w:val="Compact"/>
            </w:pPr>
          </w:p>
        </w:tc>
        <w:tc>
          <w:tcPr>
            <w:tcW w:w="0" w:type="auto"/>
            <w:tcBorders>
              <w:bottom w:val="single" w:sz="4" w:space="0" w:color="auto"/>
            </w:tcBorders>
          </w:tcPr>
          <w:p w14:paraId="23E6E319" w14:textId="77777777" w:rsidR="00880F5C" w:rsidRDefault="00880F5C" w:rsidP="00BC018E">
            <w:pPr>
              <w:pStyle w:val="Compact"/>
            </w:pPr>
            <w:r>
              <w:t>Truck</w:t>
            </w:r>
          </w:p>
        </w:tc>
        <w:tc>
          <w:tcPr>
            <w:tcW w:w="0" w:type="auto"/>
            <w:tcBorders>
              <w:bottom w:val="single" w:sz="4" w:space="0" w:color="auto"/>
            </w:tcBorders>
          </w:tcPr>
          <w:p w14:paraId="6BA308CD" w14:textId="77777777" w:rsidR="00880F5C" w:rsidRDefault="00880F5C" w:rsidP="00BC018E">
            <w:pPr>
              <w:pStyle w:val="Compact"/>
              <w:jc w:val="right"/>
            </w:pPr>
            <w:r>
              <w:t>-2.21</w:t>
            </w:r>
          </w:p>
        </w:tc>
        <w:tc>
          <w:tcPr>
            <w:tcW w:w="0" w:type="auto"/>
            <w:tcBorders>
              <w:bottom w:val="single" w:sz="4" w:space="0" w:color="auto"/>
            </w:tcBorders>
          </w:tcPr>
          <w:p w14:paraId="68958EB1" w14:textId="77777777" w:rsidR="00880F5C" w:rsidRDefault="00880F5C" w:rsidP="00BC018E">
            <w:pPr>
              <w:pStyle w:val="Compact"/>
              <w:jc w:val="right"/>
            </w:pPr>
            <w:r>
              <w:t>0.88</w:t>
            </w:r>
          </w:p>
        </w:tc>
        <w:tc>
          <w:tcPr>
            <w:tcW w:w="0" w:type="auto"/>
            <w:tcBorders>
              <w:bottom w:val="single" w:sz="4" w:space="0" w:color="auto"/>
            </w:tcBorders>
          </w:tcPr>
          <w:p w14:paraId="4C8FFDA2" w14:textId="77777777" w:rsidR="00880F5C" w:rsidRDefault="00880F5C" w:rsidP="00BC018E">
            <w:pPr>
              <w:pStyle w:val="Compact"/>
              <w:jc w:val="right"/>
            </w:pPr>
            <w:r>
              <w:t>68</w:t>
            </w:r>
          </w:p>
        </w:tc>
      </w:tr>
      <w:tr w:rsidR="00880F5C" w14:paraId="7F10B4D8" w14:textId="77777777" w:rsidTr="00BC018E">
        <w:tblPrEx>
          <w:jc w:val="left"/>
          <w:tblLook w:val="04A0" w:firstRow="1" w:lastRow="0" w:firstColumn="1" w:lastColumn="0" w:noHBand="0" w:noVBand="1"/>
        </w:tblPrEx>
        <w:tc>
          <w:tcPr>
            <w:tcW w:w="2032" w:type="pct"/>
            <w:vMerge w:val="restart"/>
            <w:tcBorders>
              <w:top w:val="single" w:sz="4" w:space="0" w:color="auto"/>
            </w:tcBorders>
          </w:tcPr>
          <w:p w14:paraId="27F2C035" w14:textId="77777777" w:rsidR="00880F5C" w:rsidRDefault="00880F5C" w:rsidP="00BC018E">
            <w:pPr>
              <w:pStyle w:val="Compact"/>
            </w:pPr>
            <w:r>
              <w:t>H2C</w:t>
            </w:r>
          </w:p>
          <w:p w14:paraId="26C47E95" w14:textId="77777777" w:rsidR="00880F5C" w:rsidRDefault="00880F5C" w:rsidP="00BC018E">
            <w:pPr>
              <w:pStyle w:val="Compact"/>
            </w:pPr>
            <w:r>
              <w:t>Downstream, relative to upstream</w:t>
            </w:r>
          </w:p>
        </w:tc>
        <w:tc>
          <w:tcPr>
            <w:tcW w:w="0" w:type="auto"/>
            <w:tcBorders>
              <w:top w:val="single" w:sz="4" w:space="0" w:color="auto"/>
              <w:bottom w:val="nil"/>
            </w:tcBorders>
          </w:tcPr>
          <w:p w14:paraId="5B38DEFD" w14:textId="77777777" w:rsidR="00880F5C" w:rsidRDefault="00880F5C" w:rsidP="00BC018E">
            <w:pPr>
              <w:pStyle w:val="Compact"/>
            </w:pPr>
            <w:r>
              <w:t>Unspecified</w:t>
            </w:r>
          </w:p>
        </w:tc>
        <w:tc>
          <w:tcPr>
            <w:tcW w:w="0" w:type="auto"/>
            <w:tcBorders>
              <w:top w:val="single" w:sz="4" w:space="0" w:color="auto"/>
              <w:bottom w:val="nil"/>
            </w:tcBorders>
          </w:tcPr>
          <w:p w14:paraId="2FCF66FA" w14:textId="77777777" w:rsidR="00880F5C" w:rsidRDefault="00880F5C" w:rsidP="00BC018E">
            <w:pPr>
              <w:pStyle w:val="Compact"/>
              <w:jc w:val="right"/>
            </w:pPr>
            <w:r>
              <w:t>-6.98</w:t>
            </w:r>
          </w:p>
        </w:tc>
        <w:tc>
          <w:tcPr>
            <w:tcW w:w="0" w:type="auto"/>
            <w:tcBorders>
              <w:top w:val="single" w:sz="4" w:space="0" w:color="auto"/>
              <w:bottom w:val="nil"/>
            </w:tcBorders>
          </w:tcPr>
          <w:p w14:paraId="42AE6135" w14:textId="77777777" w:rsidR="00880F5C" w:rsidRDefault="00880F5C" w:rsidP="00BC018E">
            <w:pPr>
              <w:pStyle w:val="Compact"/>
              <w:jc w:val="right"/>
            </w:pPr>
            <w:r>
              <w:t>0.02</w:t>
            </w:r>
          </w:p>
        </w:tc>
        <w:tc>
          <w:tcPr>
            <w:tcW w:w="0" w:type="auto"/>
            <w:tcBorders>
              <w:top w:val="single" w:sz="4" w:space="0" w:color="auto"/>
              <w:bottom w:val="nil"/>
            </w:tcBorders>
          </w:tcPr>
          <w:p w14:paraId="36D406AC" w14:textId="77777777" w:rsidR="00880F5C" w:rsidRDefault="00880F5C" w:rsidP="00BC018E">
            <w:pPr>
              <w:pStyle w:val="Compact"/>
              <w:jc w:val="right"/>
            </w:pPr>
            <w:r>
              <w:t>4</w:t>
            </w:r>
          </w:p>
        </w:tc>
      </w:tr>
      <w:tr w:rsidR="00880F5C" w14:paraId="26EC1893" w14:textId="77777777" w:rsidTr="00BC018E">
        <w:tblPrEx>
          <w:jc w:val="left"/>
          <w:tblLook w:val="04A0" w:firstRow="1" w:lastRow="0" w:firstColumn="1" w:lastColumn="0" w:noHBand="0" w:noVBand="1"/>
        </w:tblPrEx>
        <w:tc>
          <w:tcPr>
            <w:tcW w:w="2032" w:type="pct"/>
            <w:vMerge/>
          </w:tcPr>
          <w:p w14:paraId="3EF6C3CC" w14:textId="77777777" w:rsidR="00880F5C" w:rsidRDefault="00880F5C" w:rsidP="00BC018E">
            <w:pPr>
              <w:pStyle w:val="Compact"/>
            </w:pPr>
          </w:p>
        </w:tc>
        <w:tc>
          <w:tcPr>
            <w:tcW w:w="0" w:type="auto"/>
            <w:tcBorders>
              <w:top w:val="nil"/>
            </w:tcBorders>
          </w:tcPr>
          <w:p w14:paraId="1BC2305E" w14:textId="77777777" w:rsidR="00880F5C" w:rsidRDefault="00880F5C" w:rsidP="00BC018E">
            <w:pPr>
              <w:pStyle w:val="Compact"/>
            </w:pPr>
            <w:r>
              <w:t>Passenger</w:t>
            </w:r>
          </w:p>
        </w:tc>
        <w:tc>
          <w:tcPr>
            <w:tcW w:w="0" w:type="auto"/>
            <w:tcBorders>
              <w:top w:val="nil"/>
            </w:tcBorders>
          </w:tcPr>
          <w:p w14:paraId="03C65607" w14:textId="77777777" w:rsidR="00880F5C" w:rsidRDefault="00880F5C" w:rsidP="00BC018E">
            <w:pPr>
              <w:pStyle w:val="Compact"/>
              <w:jc w:val="right"/>
            </w:pPr>
            <w:r>
              <w:t>-</w:t>
            </w:r>
          </w:p>
        </w:tc>
        <w:tc>
          <w:tcPr>
            <w:tcW w:w="0" w:type="auto"/>
            <w:tcBorders>
              <w:top w:val="nil"/>
            </w:tcBorders>
          </w:tcPr>
          <w:p w14:paraId="6ADEEFC8" w14:textId="77777777" w:rsidR="00880F5C" w:rsidRDefault="00880F5C" w:rsidP="00BC018E">
            <w:pPr>
              <w:pStyle w:val="Compact"/>
              <w:jc w:val="right"/>
            </w:pPr>
            <w:r>
              <w:t>-</w:t>
            </w:r>
          </w:p>
        </w:tc>
        <w:tc>
          <w:tcPr>
            <w:tcW w:w="0" w:type="auto"/>
            <w:tcBorders>
              <w:top w:val="nil"/>
            </w:tcBorders>
          </w:tcPr>
          <w:p w14:paraId="05A1B010" w14:textId="77777777" w:rsidR="00880F5C" w:rsidRDefault="00880F5C" w:rsidP="00BC018E">
            <w:pPr>
              <w:pStyle w:val="Compact"/>
              <w:jc w:val="right"/>
            </w:pPr>
            <w:r>
              <w:t>-</w:t>
            </w:r>
          </w:p>
        </w:tc>
      </w:tr>
      <w:tr w:rsidR="00880F5C" w14:paraId="20672FFC" w14:textId="77777777" w:rsidTr="00BC018E">
        <w:tblPrEx>
          <w:jc w:val="left"/>
          <w:tblLook w:val="04A0" w:firstRow="1" w:lastRow="0" w:firstColumn="1" w:lastColumn="0" w:noHBand="0" w:noVBand="1"/>
        </w:tblPrEx>
        <w:tc>
          <w:tcPr>
            <w:tcW w:w="2032" w:type="pct"/>
            <w:vMerge/>
            <w:tcBorders>
              <w:bottom w:val="single" w:sz="4" w:space="0" w:color="auto"/>
            </w:tcBorders>
          </w:tcPr>
          <w:p w14:paraId="4A77932C" w14:textId="77777777" w:rsidR="00880F5C" w:rsidRDefault="00880F5C" w:rsidP="00BC018E">
            <w:pPr>
              <w:pStyle w:val="Compact"/>
            </w:pPr>
          </w:p>
        </w:tc>
        <w:tc>
          <w:tcPr>
            <w:tcW w:w="0" w:type="auto"/>
            <w:tcBorders>
              <w:bottom w:val="single" w:sz="4" w:space="0" w:color="auto"/>
            </w:tcBorders>
          </w:tcPr>
          <w:p w14:paraId="6855DBAB" w14:textId="77777777" w:rsidR="00880F5C" w:rsidRDefault="00880F5C" w:rsidP="00BC018E">
            <w:pPr>
              <w:pStyle w:val="Compact"/>
            </w:pPr>
            <w:r>
              <w:t>Truck</w:t>
            </w:r>
          </w:p>
        </w:tc>
        <w:tc>
          <w:tcPr>
            <w:tcW w:w="0" w:type="auto"/>
            <w:tcBorders>
              <w:bottom w:val="single" w:sz="4" w:space="0" w:color="auto"/>
            </w:tcBorders>
          </w:tcPr>
          <w:p w14:paraId="40D92369" w14:textId="77777777" w:rsidR="00880F5C" w:rsidRDefault="00880F5C" w:rsidP="00BC018E">
            <w:pPr>
              <w:pStyle w:val="Compact"/>
              <w:jc w:val="right"/>
            </w:pPr>
            <w:r>
              <w:t>-</w:t>
            </w:r>
          </w:p>
        </w:tc>
        <w:tc>
          <w:tcPr>
            <w:tcW w:w="0" w:type="auto"/>
            <w:tcBorders>
              <w:bottom w:val="single" w:sz="4" w:space="0" w:color="auto"/>
            </w:tcBorders>
          </w:tcPr>
          <w:p w14:paraId="65304963" w14:textId="77777777" w:rsidR="00880F5C" w:rsidRDefault="00880F5C" w:rsidP="00BC018E">
            <w:pPr>
              <w:pStyle w:val="Compact"/>
              <w:jc w:val="right"/>
            </w:pPr>
            <w:r>
              <w:t>-</w:t>
            </w:r>
          </w:p>
        </w:tc>
        <w:tc>
          <w:tcPr>
            <w:tcW w:w="0" w:type="auto"/>
            <w:tcBorders>
              <w:bottom w:val="single" w:sz="4" w:space="0" w:color="auto"/>
            </w:tcBorders>
          </w:tcPr>
          <w:p w14:paraId="087C376E" w14:textId="77777777" w:rsidR="00880F5C" w:rsidRDefault="00880F5C" w:rsidP="00BC018E">
            <w:pPr>
              <w:pStyle w:val="Compact"/>
              <w:jc w:val="right"/>
            </w:pPr>
            <w:r>
              <w:t>-</w:t>
            </w:r>
          </w:p>
        </w:tc>
      </w:tr>
      <w:tr w:rsidR="00880F5C" w14:paraId="330734E7" w14:textId="77777777" w:rsidTr="00BC018E">
        <w:tblPrEx>
          <w:jc w:val="left"/>
          <w:tblLook w:val="04A0" w:firstRow="1" w:lastRow="0" w:firstColumn="1" w:lastColumn="0" w:noHBand="0" w:noVBand="1"/>
        </w:tblPrEx>
        <w:tc>
          <w:tcPr>
            <w:tcW w:w="2032" w:type="pct"/>
            <w:vMerge w:val="restart"/>
            <w:tcBorders>
              <w:top w:val="single" w:sz="4" w:space="0" w:color="auto"/>
            </w:tcBorders>
          </w:tcPr>
          <w:p w14:paraId="31A892CA" w14:textId="77777777" w:rsidR="00880F5C" w:rsidRDefault="00880F5C" w:rsidP="00BC018E">
            <w:pPr>
              <w:pStyle w:val="Compact"/>
            </w:pPr>
            <w:r>
              <w:t>H2A’</w:t>
            </w:r>
          </w:p>
          <w:p w14:paraId="2B142AB9" w14:textId="77777777" w:rsidR="00880F5C" w:rsidRDefault="00880F5C" w:rsidP="00BC018E">
            <w:pPr>
              <w:pStyle w:val="Compact"/>
            </w:pPr>
            <w:r>
              <w:t>Downstream normalized, relative to adjacent</w:t>
            </w:r>
          </w:p>
        </w:tc>
        <w:tc>
          <w:tcPr>
            <w:tcW w:w="0" w:type="auto"/>
            <w:tcBorders>
              <w:top w:val="single" w:sz="4" w:space="0" w:color="auto"/>
              <w:bottom w:val="nil"/>
            </w:tcBorders>
          </w:tcPr>
          <w:p w14:paraId="3FB7BECB" w14:textId="77777777" w:rsidR="00880F5C" w:rsidRDefault="00880F5C" w:rsidP="00BC018E">
            <w:pPr>
              <w:pStyle w:val="Compact"/>
            </w:pPr>
            <w:r>
              <w:t>Unspecified</w:t>
            </w:r>
          </w:p>
        </w:tc>
        <w:tc>
          <w:tcPr>
            <w:tcW w:w="0" w:type="auto"/>
            <w:tcBorders>
              <w:top w:val="single" w:sz="4" w:space="0" w:color="auto"/>
              <w:bottom w:val="nil"/>
            </w:tcBorders>
          </w:tcPr>
          <w:p w14:paraId="071F4572" w14:textId="77777777" w:rsidR="00880F5C" w:rsidRDefault="00880F5C" w:rsidP="00BC018E">
            <w:pPr>
              <w:pStyle w:val="Compact"/>
              <w:jc w:val="right"/>
            </w:pPr>
            <w:r>
              <w:t>1.11</w:t>
            </w:r>
          </w:p>
        </w:tc>
        <w:tc>
          <w:tcPr>
            <w:tcW w:w="0" w:type="auto"/>
            <w:tcBorders>
              <w:top w:val="single" w:sz="4" w:space="0" w:color="auto"/>
              <w:bottom w:val="nil"/>
            </w:tcBorders>
          </w:tcPr>
          <w:p w14:paraId="55B7D5C5" w14:textId="77777777" w:rsidR="00880F5C" w:rsidRDefault="00880F5C" w:rsidP="00BC018E">
            <w:pPr>
              <w:pStyle w:val="Compact"/>
              <w:jc w:val="right"/>
            </w:pPr>
            <w:r>
              <w:t>0.36</w:t>
            </w:r>
          </w:p>
        </w:tc>
        <w:tc>
          <w:tcPr>
            <w:tcW w:w="0" w:type="auto"/>
            <w:tcBorders>
              <w:top w:val="single" w:sz="4" w:space="0" w:color="auto"/>
              <w:bottom w:val="nil"/>
            </w:tcBorders>
          </w:tcPr>
          <w:p w14:paraId="0890B89E" w14:textId="77777777" w:rsidR="00880F5C" w:rsidRDefault="00880F5C" w:rsidP="00BC018E">
            <w:pPr>
              <w:pStyle w:val="Compact"/>
              <w:jc w:val="right"/>
            </w:pPr>
            <w:r>
              <w:t>15</w:t>
            </w:r>
          </w:p>
        </w:tc>
      </w:tr>
      <w:tr w:rsidR="00880F5C" w14:paraId="16D1CDF0" w14:textId="77777777" w:rsidTr="00BC018E">
        <w:tblPrEx>
          <w:jc w:val="left"/>
          <w:tblLook w:val="04A0" w:firstRow="1" w:lastRow="0" w:firstColumn="1" w:lastColumn="0" w:noHBand="0" w:noVBand="1"/>
        </w:tblPrEx>
        <w:tc>
          <w:tcPr>
            <w:tcW w:w="2032" w:type="pct"/>
            <w:vMerge/>
          </w:tcPr>
          <w:p w14:paraId="368561E7" w14:textId="77777777" w:rsidR="00880F5C" w:rsidRDefault="00880F5C" w:rsidP="00BC018E">
            <w:pPr>
              <w:pStyle w:val="Compact"/>
            </w:pPr>
          </w:p>
        </w:tc>
        <w:tc>
          <w:tcPr>
            <w:tcW w:w="0" w:type="auto"/>
            <w:tcBorders>
              <w:top w:val="nil"/>
            </w:tcBorders>
          </w:tcPr>
          <w:p w14:paraId="3609A88B" w14:textId="77777777" w:rsidR="00880F5C" w:rsidRDefault="00880F5C" w:rsidP="00BC018E">
            <w:pPr>
              <w:pStyle w:val="Compact"/>
            </w:pPr>
            <w:r>
              <w:t>Passenger</w:t>
            </w:r>
          </w:p>
        </w:tc>
        <w:tc>
          <w:tcPr>
            <w:tcW w:w="0" w:type="auto"/>
            <w:tcBorders>
              <w:top w:val="nil"/>
            </w:tcBorders>
          </w:tcPr>
          <w:p w14:paraId="2B93BD3B" w14:textId="77777777" w:rsidR="00880F5C" w:rsidRDefault="00880F5C" w:rsidP="00BC018E">
            <w:pPr>
              <w:pStyle w:val="Compact"/>
              <w:jc w:val="right"/>
            </w:pPr>
            <w:r>
              <w:t>3.89</w:t>
            </w:r>
          </w:p>
        </w:tc>
        <w:tc>
          <w:tcPr>
            <w:tcW w:w="0" w:type="auto"/>
            <w:tcBorders>
              <w:top w:val="nil"/>
            </w:tcBorders>
          </w:tcPr>
          <w:p w14:paraId="5DCF4704" w14:textId="77777777" w:rsidR="00880F5C" w:rsidRDefault="00880F5C" w:rsidP="00BC018E">
            <w:pPr>
              <w:pStyle w:val="Compact"/>
              <w:jc w:val="right"/>
            </w:pPr>
            <w:r>
              <w:t>0.82</w:t>
            </w:r>
          </w:p>
        </w:tc>
        <w:tc>
          <w:tcPr>
            <w:tcW w:w="0" w:type="auto"/>
            <w:tcBorders>
              <w:top w:val="nil"/>
            </w:tcBorders>
          </w:tcPr>
          <w:p w14:paraId="73E44256" w14:textId="77777777" w:rsidR="00880F5C" w:rsidRDefault="00880F5C" w:rsidP="00BC018E">
            <w:pPr>
              <w:pStyle w:val="Compact"/>
              <w:jc w:val="right"/>
            </w:pPr>
            <w:r>
              <w:t>26</w:t>
            </w:r>
          </w:p>
        </w:tc>
      </w:tr>
      <w:tr w:rsidR="00880F5C" w14:paraId="36FA323E" w14:textId="77777777" w:rsidTr="00BC018E">
        <w:tblPrEx>
          <w:jc w:val="left"/>
          <w:tblLook w:val="04A0" w:firstRow="1" w:lastRow="0" w:firstColumn="1" w:lastColumn="0" w:noHBand="0" w:noVBand="1"/>
        </w:tblPrEx>
        <w:tc>
          <w:tcPr>
            <w:tcW w:w="2032" w:type="pct"/>
            <w:vMerge/>
            <w:tcBorders>
              <w:bottom w:val="single" w:sz="4" w:space="0" w:color="auto"/>
            </w:tcBorders>
          </w:tcPr>
          <w:p w14:paraId="09D62ADC" w14:textId="77777777" w:rsidR="00880F5C" w:rsidRDefault="00880F5C" w:rsidP="00BC018E">
            <w:pPr>
              <w:pStyle w:val="Compact"/>
            </w:pPr>
          </w:p>
        </w:tc>
        <w:tc>
          <w:tcPr>
            <w:tcW w:w="0" w:type="auto"/>
            <w:tcBorders>
              <w:bottom w:val="single" w:sz="4" w:space="0" w:color="auto"/>
            </w:tcBorders>
          </w:tcPr>
          <w:p w14:paraId="7836F603" w14:textId="77777777" w:rsidR="00880F5C" w:rsidRDefault="00880F5C" w:rsidP="00BC018E">
            <w:pPr>
              <w:pStyle w:val="Compact"/>
            </w:pPr>
            <w:r>
              <w:t>Truck</w:t>
            </w:r>
          </w:p>
        </w:tc>
        <w:tc>
          <w:tcPr>
            <w:tcW w:w="0" w:type="auto"/>
            <w:tcBorders>
              <w:bottom w:val="single" w:sz="4" w:space="0" w:color="auto"/>
            </w:tcBorders>
          </w:tcPr>
          <w:p w14:paraId="6F88C4DA" w14:textId="77777777" w:rsidR="00880F5C" w:rsidRDefault="00880F5C" w:rsidP="00BC018E">
            <w:pPr>
              <w:pStyle w:val="Compact"/>
              <w:jc w:val="right"/>
            </w:pPr>
            <w:r>
              <w:t>2.30</w:t>
            </w:r>
          </w:p>
        </w:tc>
        <w:tc>
          <w:tcPr>
            <w:tcW w:w="0" w:type="auto"/>
            <w:tcBorders>
              <w:bottom w:val="single" w:sz="4" w:space="0" w:color="auto"/>
            </w:tcBorders>
          </w:tcPr>
          <w:p w14:paraId="6CF4D175" w14:textId="77777777" w:rsidR="00880F5C" w:rsidRDefault="00880F5C" w:rsidP="00BC018E">
            <w:pPr>
              <w:pStyle w:val="Compact"/>
              <w:jc w:val="right"/>
            </w:pPr>
            <w:r>
              <w:t>1.70</w:t>
            </w:r>
          </w:p>
        </w:tc>
        <w:tc>
          <w:tcPr>
            <w:tcW w:w="0" w:type="auto"/>
            <w:tcBorders>
              <w:bottom w:val="single" w:sz="4" w:space="0" w:color="auto"/>
            </w:tcBorders>
          </w:tcPr>
          <w:p w14:paraId="071475DC" w14:textId="77777777" w:rsidR="00880F5C" w:rsidRDefault="00880F5C" w:rsidP="00BC018E">
            <w:pPr>
              <w:pStyle w:val="Compact"/>
              <w:jc w:val="right"/>
            </w:pPr>
            <w:r>
              <w:t>26</w:t>
            </w:r>
          </w:p>
        </w:tc>
      </w:tr>
      <w:tr w:rsidR="00880F5C" w14:paraId="77EFFBC6" w14:textId="77777777" w:rsidTr="00BC018E">
        <w:tblPrEx>
          <w:jc w:val="left"/>
          <w:tblLook w:val="04A0" w:firstRow="1" w:lastRow="0" w:firstColumn="1" w:lastColumn="0" w:noHBand="0" w:noVBand="1"/>
        </w:tblPrEx>
        <w:tc>
          <w:tcPr>
            <w:tcW w:w="2032" w:type="pct"/>
            <w:vMerge w:val="restart"/>
            <w:tcBorders>
              <w:top w:val="single" w:sz="4" w:space="0" w:color="auto"/>
            </w:tcBorders>
          </w:tcPr>
          <w:p w14:paraId="37664CA4" w14:textId="77777777" w:rsidR="00880F5C" w:rsidRDefault="00880F5C" w:rsidP="00BC018E">
            <w:pPr>
              <w:pStyle w:val="Compact"/>
            </w:pPr>
            <w:r>
              <w:t>H2C’</w:t>
            </w:r>
          </w:p>
          <w:p w14:paraId="6A96FA6E" w14:textId="77777777" w:rsidR="00880F5C" w:rsidRDefault="00880F5C" w:rsidP="00BC018E">
            <w:pPr>
              <w:pStyle w:val="Compact"/>
            </w:pPr>
            <w:r>
              <w:t>Downstream, relative to adjacent</w:t>
            </w:r>
          </w:p>
        </w:tc>
        <w:tc>
          <w:tcPr>
            <w:tcW w:w="0" w:type="auto"/>
            <w:tcBorders>
              <w:top w:val="single" w:sz="4" w:space="0" w:color="auto"/>
              <w:bottom w:val="nil"/>
            </w:tcBorders>
          </w:tcPr>
          <w:p w14:paraId="3D123969" w14:textId="77777777" w:rsidR="00880F5C" w:rsidRDefault="00880F5C" w:rsidP="00BC018E">
            <w:pPr>
              <w:pStyle w:val="Compact"/>
            </w:pPr>
            <w:r>
              <w:t>Unspecified</w:t>
            </w:r>
          </w:p>
        </w:tc>
        <w:tc>
          <w:tcPr>
            <w:tcW w:w="0" w:type="auto"/>
            <w:tcBorders>
              <w:top w:val="single" w:sz="4" w:space="0" w:color="auto"/>
              <w:bottom w:val="nil"/>
            </w:tcBorders>
          </w:tcPr>
          <w:p w14:paraId="7F3136C0" w14:textId="77777777" w:rsidR="00880F5C" w:rsidRDefault="00880F5C" w:rsidP="00BC018E">
            <w:pPr>
              <w:pStyle w:val="Compact"/>
              <w:jc w:val="right"/>
            </w:pPr>
            <w:r>
              <w:t>1.26</w:t>
            </w:r>
          </w:p>
        </w:tc>
        <w:tc>
          <w:tcPr>
            <w:tcW w:w="0" w:type="auto"/>
            <w:tcBorders>
              <w:top w:val="single" w:sz="4" w:space="0" w:color="auto"/>
              <w:bottom w:val="nil"/>
            </w:tcBorders>
          </w:tcPr>
          <w:p w14:paraId="1E0E5A24" w14:textId="77777777" w:rsidR="00880F5C" w:rsidRDefault="00880F5C" w:rsidP="00BC018E">
            <w:pPr>
              <w:pStyle w:val="Compact"/>
              <w:jc w:val="right"/>
            </w:pPr>
            <w:r>
              <w:t>0.02</w:t>
            </w:r>
          </w:p>
        </w:tc>
        <w:tc>
          <w:tcPr>
            <w:tcW w:w="0" w:type="auto"/>
            <w:tcBorders>
              <w:top w:val="single" w:sz="4" w:space="0" w:color="auto"/>
              <w:bottom w:val="nil"/>
            </w:tcBorders>
          </w:tcPr>
          <w:p w14:paraId="27A4CA42" w14:textId="77777777" w:rsidR="00880F5C" w:rsidRDefault="00880F5C" w:rsidP="00BC018E">
            <w:pPr>
              <w:pStyle w:val="Compact"/>
              <w:jc w:val="right"/>
            </w:pPr>
            <w:r>
              <w:t>4</w:t>
            </w:r>
          </w:p>
        </w:tc>
      </w:tr>
      <w:tr w:rsidR="00880F5C" w14:paraId="5458C0BB" w14:textId="77777777" w:rsidTr="00BC018E">
        <w:tblPrEx>
          <w:jc w:val="left"/>
          <w:tblLook w:val="04A0" w:firstRow="1" w:lastRow="0" w:firstColumn="1" w:lastColumn="0" w:noHBand="0" w:noVBand="1"/>
        </w:tblPrEx>
        <w:tc>
          <w:tcPr>
            <w:tcW w:w="2032" w:type="pct"/>
            <w:vMerge/>
          </w:tcPr>
          <w:p w14:paraId="4C9AC4CE" w14:textId="77777777" w:rsidR="00880F5C" w:rsidRDefault="00880F5C" w:rsidP="00BC018E">
            <w:pPr>
              <w:pStyle w:val="Compact"/>
            </w:pPr>
          </w:p>
        </w:tc>
        <w:tc>
          <w:tcPr>
            <w:tcW w:w="0" w:type="auto"/>
            <w:tcBorders>
              <w:top w:val="nil"/>
            </w:tcBorders>
          </w:tcPr>
          <w:p w14:paraId="687CDFA3" w14:textId="77777777" w:rsidR="00880F5C" w:rsidRDefault="00880F5C" w:rsidP="00BC018E">
            <w:pPr>
              <w:pStyle w:val="Compact"/>
            </w:pPr>
            <w:r>
              <w:t>Passenger</w:t>
            </w:r>
          </w:p>
        </w:tc>
        <w:tc>
          <w:tcPr>
            <w:tcW w:w="0" w:type="auto"/>
            <w:tcBorders>
              <w:top w:val="nil"/>
            </w:tcBorders>
          </w:tcPr>
          <w:p w14:paraId="199C5106" w14:textId="77777777" w:rsidR="00880F5C" w:rsidRDefault="00880F5C" w:rsidP="00BC018E">
            <w:pPr>
              <w:pStyle w:val="Compact"/>
              <w:jc w:val="right"/>
            </w:pPr>
            <w:r>
              <w:t>8.31</w:t>
            </w:r>
          </w:p>
        </w:tc>
        <w:tc>
          <w:tcPr>
            <w:tcW w:w="0" w:type="auto"/>
            <w:tcBorders>
              <w:top w:val="nil"/>
            </w:tcBorders>
          </w:tcPr>
          <w:p w14:paraId="1CDD20BC" w14:textId="77777777" w:rsidR="00880F5C" w:rsidRDefault="00880F5C" w:rsidP="00BC018E">
            <w:pPr>
              <w:pStyle w:val="Compact"/>
              <w:jc w:val="right"/>
            </w:pPr>
            <w:r>
              <w:t>0.30</w:t>
            </w:r>
          </w:p>
        </w:tc>
        <w:tc>
          <w:tcPr>
            <w:tcW w:w="0" w:type="auto"/>
            <w:tcBorders>
              <w:top w:val="nil"/>
            </w:tcBorders>
          </w:tcPr>
          <w:p w14:paraId="6A3D7FB2" w14:textId="77777777" w:rsidR="00880F5C" w:rsidRDefault="00880F5C" w:rsidP="00BC018E">
            <w:pPr>
              <w:pStyle w:val="Compact"/>
              <w:jc w:val="right"/>
            </w:pPr>
            <w:r>
              <w:t>18</w:t>
            </w:r>
          </w:p>
        </w:tc>
      </w:tr>
      <w:tr w:rsidR="00880F5C" w14:paraId="5CA67390" w14:textId="77777777" w:rsidTr="00BC018E">
        <w:tblPrEx>
          <w:jc w:val="left"/>
          <w:tblLook w:val="04A0" w:firstRow="1" w:lastRow="0" w:firstColumn="1" w:lastColumn="0" w:noHBand="0" w:noVBand="1"/>
        </w:tblPrEx>
        <w:tc>
          <w:tcPr>
            <w:tcW w:w="2032" w:type="pct"/>
            <w:vMerge/>
          </w:tcPr>
          <w:p w14:paraId="6BE6A371" w14:textId="77777777" w:rsidR="00880F5C" w:rsidRDefault="00880F5C" w:rsidP="00BC018E">
            <w:pPr>
              <w:pStyle w:val="Compact"/>
            </w:pPr>
          </w:p>
        </w:tc>
        <w:tc>
          <w:tcPr>
            <w:tcW w:w="0" w:type="auto"/>
          </w:tcPr>
          <w:p w14:paraId="0A191A45" w14:textId="77777777" w:rsidR="00880F5C" w:rsidRDefault="00880F5C" w:rsidP="00BC018E">
            <w:pPr>
              <w:pStyle w:val="Compact"/>
            </w:pPr>
            <w:r>
              <w:t>Truck</w:t>
            </w:r>
          </w:p>
        </w:tc>
        <w:tc>
          <w:tcPr>
            <w:tcW w:w="0" w:type="auto"/>
          </w:tcPr>
          <w:p w14:paraId="0011720E" w14:textId="77777777" w:rsidR="00880F5C" w:rsidRDefault="00880F5C" w:rsidP="00BC018E">
            <w:pPr>
              <w:pStyle w:val="Compact"/>
              <w:jc w:val="right"/>
            </w:pPr>
            <w:r>
              <w:t>7.42</w:t>
            </w:r>
          </w:p>
        </w:tc>
        <w:tc>
          <w:tcPr>
            <w:tcW w:w="0" w:type="auto"/>
          </w:tcPr>
          <w:p w14:paraId="38514446" w14:textId="77777777" w:rsidR="00880F5C" w:rsidRDefault="00880F5C" w:rsidP="00BC018E">
            <w:pPr>
              <w:pStyle w:val="Compact"/>
              <w:jc w:val="right"/>
            </w:pPr>
            <w:r>
              <w:t>0.61</w:t>
            </w:r>
          </w:p>
        </w:tc>
        <w:tc>
          <w:tcPr>
            <w:tcW w:w="0" w:type="auto"/>
          </w:tcPr>
          <w:p w14:paraId="20B50C52" w14:textId="77777777" w:rsidR="00880F5C" w:rsidRDefault="00880F5C" w:rsidP="00BC018E">
            <w:pPr>
              <w:pStyle w:val="Compact"/>
              <w:jc w:val="right"/>
            </w:pPr>
            <w:r>
              <w:t>18</w:t>
            </w:r>
          </w:p>
        </w:tc>
      </w:tr>
    </w:tbl>
    <w:p w14:paraId="78AC49FA" w14:textId="77777777" w:rsidR="00880F5C" w:rsidRDefault="00880F5C" w:rsidP="00880F5C">
      <w:bookmarkStart w:id="304" w:name="h2a"/>
      <w:bookmarkEnd w:id="304"/>
    </w:p>
    <w:p w14:paraId="049F06E4" w14:textId="77777777" w:rsidR="00880F5C" w:rsidRDefault="00880F5C" w:rsidP="00354FCA">
      <w:pPr>
        <w:pStyle w:val="Heading4"/>
      </w:pPr>
      <w:bookmarkStart w:id="305" w:name="_Toc355422750"/>
      <w:r>
        <w:lastRenderedPageBreak/>
        <w:t>H2A: Downstream normalized, relative to upstream</w:t>
      </w:r>
      <w:bookmarkEnd w:id="305"/>
    </w:p>
    <w:p w14:paraId="63D81119" w14:textId="77777777" w:rsidR="00880F5C" w:rsidRDefault="00880F5C" w:rsidP="00880F5C">
      <w:pPr>
        <w:pStyle w:val="FirstParagraph"/>
      </w:pPr>
      <w:r>
        <w:t>As for the activation hypothesis, a normalized difference in speeds can be calculated to address the downstream effect. Similarly to H1A, where the differences in speeds upstream and adjacent were calculated normalized to the timing of DSFS activation, H2A calculates a difference between the upstream and downstream sites, normalized by the timing of activation. Overall, a 1.15 decrease in speeds was maintained, indicating that drivers did not fully recover to pre-DSFS speeds. Passenger cars maintained the greatest reduction compared to upstream speeds, of 1.58 mph.</w:t>
      </w:r>
    </w:p>
    <w:p w14:paraId="7314D5BA" w14:textId="77777777" w:rsidR="00880F5C" w:rsidRDefault="00880F5C" w:rsidP="00880F5C">
      <w:pPr>
        <w:pStyle w:val="BodyText"/>
      </w:pPr>
      <w:r>
        <w:t>In the statistical analysis of this hypothesis shows a modest trend for speed to decrease, when normalized, of only 0.94 mph. This tendency was not statistically significant (</w:t>
      </w:r>
      <w:r>
        <w:rPr>
          <w:i/>
        </w:rPr>
        <w:t xml:space="preserve">p </w:t>
      </w:r>
      <w:r>
        <w:t>= 0.148). In this case, sufficient variation at the grouping level was only available for safety focus. The three safety foci included had similar decreases in speed, with work zones showing the strongest decrease of 1.36 mph.</w:t>
      </w:r>
    </w:p>
    <w:p w14:paraId="0158451F" w14:textId="77777777" w:rsidR="00880F5C" w:rsidRDefault="00880F5C" w:rsidP="00880F5C">
      <w:pPr>
        <w:pStyle w:val="Caption"/>
      </w:pPr>
      <w:bookmarkStart w:id="306" w:name="_Toc479248265"/>
      <w:r>
        <w:t xml:space="preserve">Table </w:t>
      </w:r>
      <w:fldSimple w:instr=" SEQ Table \* ARABIC ">
        <w:r>
          <w:rPr>
            <w:noProof/>
          </w:rPr>
          <w:t>14</w:t>
        </w:r>
      </w:fldSimple>
      <w:r>
        <w:t xml:space="preserve">. </w:t>
      </w:r>
      <w:r w:rsidRPr="005A667C">
        <w:t>Summary of mixed effect model of hypothesis H2A</w:t>
      </w:r>
      <w:r>
        <w:t>.</w:t>
      </w:r>
      <w:bookmarkEnd w:id="306"/>
    </w:p>
    <w:tbl>
      <w:tblPr>
        <w:tblStyle w:val="rmdtable"/>
        <w:tblW w:w="2906" w:type="pct"/>
        <w:jc w:val="center"/>
        <w:tblLook w:val="07E0" w:firstRow="1" w:lastRow="1" w:firstColumn="1" w:lastColumn="1" w:noHBand="1" w:noVBand="1"/>
        <w:tblCaption w:val="Table 11. Summary of mixed effect model of hypothesis H2A"/>
      </w:tblPr>
      <w:tblGrid>
        <w:gridCol w:w="2419"/>
        <w:gridCol w:w="1123"/>
        <w:gridCol w:w="1158"/>
        <w:gridCol w:w="866"/>
      </w:tblGrid>
      <w:tr w:rsidR="00880F5C" w:rsidRPr="005F1762" w14:paraId="453B4267"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2173" w:type="pct"/>
          </w:tcPr>
          <w:p w14:paraId="3260762D" w14:textId="77777777" w:rsidR="00880F5C" w:rsidRPr="005F1762" w:rsidRDefault="00880F5C" w:rsidP="00BC018E">
            <w:pPr>
              <w:keepNext/>
              <w:rPr>
                <w:b/>
              </w:rPr>
            </w:pPr>
            <w:r w:rsidRPr="005F1762">
              <w:rPr>
                <w:b/>
              </w:rPr>
              <w:t>Modeled Effect Sizes</w:t>
            </w:r>
          </w:p>
        </w:tc>
        <w:tc>
          <w:tcPr>
            <w:tcW w:w="0" w:type="auto"/>
          </w:tcPr>
          <w:p w14:paraId="39A273DE" w14:textId="77777777" w:rsidR="00880F5C" w:rsidRPr="005F1762" w:rsidRDefault="00880F5C" w:rsidP="00BC018E">
            <w:pPr>
              <w:pStyle w:val="Compact"/>
              <w:keepNext/>
              <w:rPr>
                <w:b/>
              </w:rPr>
            </w:pPr>
            <w:r w:rsidRPr="005F1762">
              <w:rPr>
                <w:b/>
              </w:rPr>
              <w:t>Estimate</w:t>
            </w:r>
          </w:p>
        </w:tc>
        <w:tc>
          <w:tcPr>
            <w:tcW w:w="0" w:type="auto"/>
          </w:tcPr>
          <w:p w14:paraId="2843D09F" w14:textId="77777777" w:rsidR="00880F5C" w:rsidRPr="005F1762" w:rsidRDefault="00880F5C" w:rsidP="00BC018E">
            <w:pPr>
              <w:pStyle w:val="Compact"/>
              <w:keepNext/>
              <w:rPr>
                <w:b/>
              </w:rPr>
            </w:pPr>
            <w:r w:rsidRPr="005F1762">
              <w:rPr>
                <w:b/>
              </w:rPr>
              <w:t>Std. Error</w:t>
            </w:r>
          </w:p>
        </w:tc>
        <w:tc>
          <w:tcPr>
            <w:tcW w:w="0" w:type="auto"/>
          </w:tcPr>
          <w:p w14:paraId="4CA73223" w14:textId="77777777" w:rsidR="00880F5C" w:rsidRPr="005F1762" w:rsidRDefault="00880F5C" w:rsidP="00BC018E">
            <w:pPr>
              <w:pStyle w:val="Compact"/>
              <w:keepNext/>
              <w:rPr>
                <w:b/>
              </w:rPr>
            </w:pPr>
            <w:r w:rsidRPr="005F1762">
              <w:rPr>
                <w:b/>
              </w:rPr>
              <w:t>t value</w:t>
            </w:r>
          </w:p>
        </w:tc>
      </w:tr>
      <w:tr w:rsidR="00880F5C" w14:paraId="33D06BA8" w14:textId="77777777" w:rsidTr="00BC018E">
        <w:trPr>
          <w:jc w:val="center"/>
        </w:trPr>
        <w:tc>
          <w:tcPr>
            <w:tcW w:w="2173" w:type="pct"/>
            <w:tcBorders>
              <w:bottom w:val="single" w:sz="4" w:space="0" w:color="auto"/>
            </w:tcBorders>
          </w:tcPr>
          <w:p w14:paraId="0D6F5385" w14:textId="77777777" w:rsidR="00880F5C" w:rsidRDefault="00880F5C" w:rsidP="00BC018E">
            <w:pPr>
              <w:pStyle w:val="Compact"/>
              <w:keepNext/>
            </w:pPr>
            <w:r>
              <w:t>Overall Effect</w:t>
            </w:r>
          </w:p>
        </w:tc>
        <w:tc>
          <w:tcPr>
            <w:tcW w:w="0" w:type="auto"/>
            <w:tcBorders>
              <w:bottom w:val="single" w:sz="4" w:space="0" w:color="auto"/>
            </w:tcBorders>
          </w:tcPr>
          <w:p w14:paraId="02E3D097" w14:textId="77777777" w:rsidR="00880F5C" w:rsidRDefault="00880F5C" w:rsidP="00BC018E">
            <w:pPr>
              <w:pStyle w:val="Compact"/>
              <w:keepNext/>
              <w:jc w:val="right"/>
            </w:pPr>
            <w:r>
              <w:t>-0.942</w:t>
            </w:r>
          </w:p>
        </w:tc>
        <w:tc>
          <w:tcPr>
            <w:tcW w:w="0" w:type="auto"/>
            <w:tcBorders>
              <w:bottom w:val="single" w:sz="4" w:space="0" w:color="auto"/>
            </w:tcBorders>
          </w:tcPr>
          <w:p w14:paraId="78C5D7F7" w14:textId="77777777" w:rsidR="00880F5C" w:rsidRDefault="00880F5C" w:rsidP="00BC018E">
            <w:pPr>
              <w:pStyle w:val="Compact"/>
              <w:keepNext/>
              <w:jc w:val="right"/>
            </w:pPr>
            <w:r>
              <w:t>0.652</w:t>
            </w:r>
          </w:p>
        </w:tc>
        <w:tc>
          <w:tcPr>
            <w:tcW w:w="0" w:type="auto"/>
            <w:tcBorders>
              <w:bottom w:val="single" w:sz="4" w:space="0" w:color="auto"/>
            </w:tcBorders>
          </w:tcPr>
          <w:p w14:paraId="58FB17E4" w14:textId="77777777" w:rsidR="00880F5C" w:rsidRDefault="00880F5C" w:rsidP="00BC018E">
            <w:pPr>
              <w:pStyle w:val="Compact"/>
              <w:keepNext/>
              <w:jc w:val="right"/>
            </w:pPr>
            <w:r>
              <w:t>-1.445</w:t>
            </w:r>
          </w:p>
        </w:tc>
      </w:tr>
      <w:tr w:rsidR="00880F5C" w14:paraId="0CA9EB59" w14:textId="77777777" w:rsidTr="00BC018E">
        <w:trPr>
          <w:jc w:val="center"/>
        </w:trPr>
        <w:tc>
          <w:tcPr>
            <w:tcW w:w="2173" w:type="pct"/>
            <w:tcBorders>
              <w:top w:val="single" w:sz="4" w:space="0" w:color="auto"/>
              <w:bottom w:val="nil"/>
            </w:tcBorders>
          </w:tcPr>
          <w:p w14:paraId="5DBEE019" w14:textId="77777777" w:rsidR="00880F5C" w:rsidRDefault="00880F5C" w:rsidP="00BC018E">
            <w:pPr>
              <w:pStyle w:val="Compact"/>
              <w:keepNext/>
            </w:pPr>
            <w:r>
              <w:t>Safety Focus Effects:</w:t>
            </w:r>
          </w:p>
        </w:tc>
        <w:tc>
          <w:tcPr>
            <w:tcW w:w="0" w:type="auto"/>
            <w:tcBorders>
              <w:top w:val="single" w:sz="4" w:space="0" w:color="auto"/>
              <w:bottom w:val="nil"/>
            </w:tcBorders>
          </w:tcPr>
          <w:p w14:paraId="7EA817A3" w14:textId="77777777" w:rsidR="00880F5C" w:rsidRDefault="00880F5C" w:rsidP="00BC018E">
            <w:pPr>
              <w:keepNext/>
              <w:jc w:val="right"/>
            </w:pPr>
          </w:p>
        </w:tc>
        <w:tc>
          <w:tcPr>
            <w:tcW w:w="0" w:type="auto"/>
            <w:tcBorders>
              <w:top w:val="single" w:sz="4" w:space="0" w:color="auto"/>
              <w:bottom w:val="nil"/>
            </w:tcBorders>
          </w:tcPr>
          <w:p w14:paraId="119FD263" w14:textId="77777777" w:rsidR="00880F5C" w:rsidRDefault="00880F5C" w:rsidP="00BC018E">
            <w:pPr>
              <w:keepNext/>
              <w:jc w:val="right"/>
            </w:pPr>
          </w:p>
        </w:tc>
        <w:tc>
          <w:tcPr>
            <w:tcW w:w="0" w:type="auto"/>
            <w:tcBorders>
              <w:top w:val="single" w:sz="4" w:space="0" w:color="auto"/>
              <w:bottom w:val="nil"/>
            </w:tcBorders>
          </w:tcPr>
          <w:p w14:paraId="3B56D158" w14:textId="77777777" w:rsidR="00880F5C" w:rsidRDefault="00880F5C" w:rsidP="00BC018E">
            <w:pPr>
              <w:keepNext/>
              <w:jc w:val="right"/>
            </w:pPr>
          </w:p>
        </w:tc>
      </w:tr>
      <w:tr w:rsidR="00880F5C" w14:paraId="728979F4" w14:textId="77777777" w:rsidTr="00BC018E">
        <w:trPr>
          <w:jc w:val="center"/>
        </w:trPr>
        <w:tc>
          <w:tcPr>
            <w:tcW w:w="2173" w:type="pct"/>
            <w:tcBorders>
              <w:top w:val="nil"/>
            </w:tcBorders>
          </w:tcPr>
          <w:p w14:paraId="6DB668A8" w14:textId="77777777" w:rsidR="00880F5C" w:rsidRDefault="00880F5C" w:rsidP="00BC018E">
            <w:pPr>
              <w:pStyle w:val="Compact"/>
              <w:keepNext/>
              <w:ind w:firstLine="342"/>
            </w:pPr>
            <w:r>
              <w:t>Unspecified</w:t>
            </w:r>
          </w:p>
        </w:tc>
        <w:tc>
          <w:tcPr>
            <w:tcW w:w="0" w:type="auto"/>
            <w:tcBorders>
              <w:top w:val="nil"/>
            </w:tcBorders>
          </w:tcPr>
          <w:p w14:paraId="09D9DF22" w14:textId="77777777" w:rsidR="00880F5C" w:rsidRDefault="00880F5C" w:rsidP="00BC018E">
            <w:pPr>
              <w:pStyle w:val="Compact"/>
              <w:keepNext/>
              <w:jc w:val="right"/>
            </w:pPr>
            <w:r>
              <w:t>-0.68</w:t>
            </w:r>
          </w:p>
        </w:tc>
        <w:tc>
          <w:tcPr>
            <w:tcW w:w="0" w:type="auto"/>
            <w:tcBorders>
              <w:top w:val="nil"/>
            </w:tcBorders>
          </w:tcPr>
          <w:p w14:paraId="0651D6A0" w14:textId="77777777" w:rsidR="00880F5C" w:rsidRDefault="00880F5C" w:rsidP="00BC018E">
            <w:pPr>
              <w:keepNext/>
              <w:jc w:val="right"/>
            </w:pPr>
          </w:p>
        </w:tc>
        <w:tc>
          <w:tcPr>
            <w:tcW w:w="0" w:type="auto"/>
            <w:tcBorders>
              <w:top w:val="nil"/>
            </w:tcBorders>
          </w:tcPr>
          <w:p w14:paraId="0CA35F3E" w14:textId="77777777" w:rsidR="00880F5C" w:rsidRDefault="00880F5C" w:rsidP="00BC018E">
            <w:pPr>
              <w:keepNext/>
              <w:jc w:val="right"/>
            </w:pPr>
          </w:p>
        </w:tc>
      </w:tr>
      <w:tr w:rsidR="00880F5C" w14:paraId="79D7D0CC" w14:textId="77777777" w:rsidTr="00BC018E">
        <w:trPr>
          <w:jc w:val="center"/>
        </w:trPr>
        <w:tc>
          <w:tcPr>
            <w:tcW w:w="2173" w:type="pct"/>
            <w:tcBorders>
              <w:bottom w:val="nil"/>
            </w:tcBorders>
          </w:tcPr>
          <w:p w14:paraId="1F187AD5" w14:textId="77777777" w:rsidR="00880F5C" w:rsidRDefault="00880F5C" w:rsidP="00BC018E">
            <w:pPr>
              <w:pStyle w:val="Compact"/>
              <w:keepNext/>
              <w:ind w:firstLine="342"/>
            </w:pPr>
            <w:r>
              <w:t>Horizontal curve</w:t>
            </w:r>
          </w:p>
        </w:tc>
        <w:tc>
          <w:tcPr>
            <w:tcW w:w="0" w:type="auto"/>
            <w:tcBorders>
              <w:bottom w:val="nil"/>
            </w:tcBorders>
          </w:tcPr>
          <w:p w14:paraId="092CF428" w14:textId="77777777" w:rsidR="00880F5C" w:rsidRDefault="00880F5C" w:rsidP="00BC018E">
            <w:pPr>
              <w:pStyle w:val="Compact"/>
              <w:keepNext/>
              <w:jc w:val="right"/>
            </w:pPr>
            <w:r>
              <w:t>-0.78</w:t>
            </w:r>
          </w:p>
        </w:tc>
        <w:tc>
          <w:tcPr>
            <w:tcW w:w="0" w:type="auto"/>
            <w:tcBorders>
              <w:bottom w:val="nil"/>
            </w:tcBorders>
          </w:tcPr>
          <w:p w14:paraId="1C9F4D8B" w14:textId="77777777" w:rsidR="00880F5C" w:rsidRDefault="00880F5C" w:rsidP="00BC018E">
            <w:pPr>
              <w:keepNext/>
              <w:jc w:val="right"/>
            </w:pPr>
          </w:p>
        </w:tc>
        <w:tc>
          <w:tcPr>
            <w:tcW w:w="0" w:type="auto"/>
            <w:tcBorders>
              <w:bottom w:val="nil"/>
            </w:tcBorders>
          </w:tcPr>
          <w:p w14:paraId="266E8B04" w14:textId="77777777" w:rsidR="00880F5C" w:rsidRDefault="00880F5C" w:rsidP="00BC018E">
            <w:pPr>
              <w:keepNext/>
              <w:jc w:val="right"/>
            </w:pPr>
          </w:p>
        </w:tc>
      </w:tr>
      <w:tr w:rsidR="00880F5C" w14:paraId="12EDD577"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2173" w:type="pct"/>
            <w:tcBorders>
              <w:bottom w:val="single" w:sz="4" w:space="0" w:color="auto"/>
            </w:tcBorders>
          </w:tcPr>
          <w:p w14:paraId="677212B9" w14:textId="77777777" w:rsidR="00880F5C" w:rsidRDefault="00880F5C" w:rsidP="00BC018E">
            <w:pPr>
              <w:pStyle w:val="Compact"/>
              <w:keepNext/>
              <w:ind w:firstLine="342"/>
            </w:pPr>
            <w:r>
              <w:t>Work zone</w:t>
            </w:r>
          </w:p>
        </w:tc>
        <w:tc>
          <w:tcPr>
            <w:tcW w:w="0" w:type="auto"/>
            <w:tcBorders>
              <w:bottom w:val="single" w:sz="4" w:space="0" w:color="auto"/>
            </w:tcBorders>
          </w:tcPr>
          <w:p w14:paraId="1E4543B6"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-1.37</w:t>
            </w:r>
          </w:p>
        </w:tc>
        <w:tc>
          <w:tcPr>
            <w:tcW w:w="0" w:type="auto"/>
            <w:tcBorders>
              <w:bottom w:val="single" w:sz="4" w:space="0" w:color="auto"/>
            </w:tcBorders>
          </w:tcPr>
          <w:p w14:paraId="6243644C"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4E6BA6E1"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4922F3E5" w14:textId="77777777" w:rsidR="00880F5C" w:rsidRDefault="00880F5C" w:rsidP="00354FCA">
      <w:pPr>
        <w:pStyle w:val="Heading4"/>
      </w:pPr>
      <w:bookmarkStart w:id="307" w:name="h2b"/>
      <w:bookmarkStart w:id="308" w:name="_Toc355422751"/>
      <w:bookmarkEnd w:id="307"/>
      <w:r>
        <w:t>H2B: Downstream</w:t>
      </w:r>
      <w:bookmarkEnd w:id="308"/>
      <w:r>
        <w:t xml:space="preserve"> </w:t>
      </w:r>
    </w:p>
    <w:p w14:paraId="5CF384D6" w14:textId="77777777" w:rsidR="00880F5C" w:rsidRDefault="00880F5C" w:rsidP="00880F5C">
      <w:pPr>
        <w:pStyle w:val="FirstParagraph"/>
      </w:pPr>
      <w:r>
        <w:t>Calculations of effect sizes for H2B, the decrease in speed downstream of the DSFS, show decreases in speed across all vehicle types and locations. The largest raw effect size was observed for unspecified vehicle type, with a decrease in 3.07 mph, followed by the decrease in speeds for passenger cars of 2.73 mph.</w:t>
      </w:r>
    </w:p>
    <w:p w14:paraId="053BEE1F" w14:textId="77777777" w:rsidR="00880F5C" w:rsidRDefault="00880F5C" w:rsidP="00880F5C">
      <w:pPr>
        <w:pStyle w:val="BodyText"/>
      </w:pPr>
      <w:r>
        <w:t>The statistical analysis of hypothesis H2B shows a large decrease in speeds of 5.44 mph at the downstream of DSFS installations, a trend which was not statistically significant. (</w:t>
      </w:r>
      <w:r>
        <w:rPr>
          <w:i/>
        </w:rPr>
        <w:t xml:space="preserve">p </w:t>
      </w:r>
      <w:r>
        <w:t>= 0.099). This trend was quite similar across vehicle types, with only slightly larger decreases observed for passenger cars, of 5.55 mph. These results should be interpreted with caution, as very large downstream differences were detected in one study, Fontaine et al. 2001, who studied effects of DSFS installations in work zones in Texas.</w:t>
      </w:r>
    </w:p>
    <w:p w14:paraId="672ACFB6" w14:textId="77777777" w:rsidR="00880F5C" w:rsidRDefault="00880F5C" w:rsidP="00880F5C">
      <w:pPr>
        <w:pStyle w:val="Caption"/>
      </w:pPr>
      <w:bookmarkStart w:id="309" w:name="_Toc479248266"/>
      <w:r>
        <w:t xml:space="preserve">Table </w:t>
      </w:r>
      <w:fldSimple w:instr=" SEQ Table \* ARABIC ">
        <w:r>
          <w:rPr>
            <w:noProof/>
          </w:rPr>
          <w:t>15</w:t>
        </w:r>
      </w:fldSimple>
      <w:r>
        <w:t xml:space="preserve">. </w:t>
      </w:r>
      <w:r w:rsidRPr="00EB7A6F">
        <w:t>Summary of mixed effect model of hypothesis H2B, difference in speeds downstream of DSFS sites, before and at time of activation.</w:t>
      </w:r>
      <w:bookmarkEnd w:id="309"/>
    </w:p>
    <w:tbl>
      <w:tblPr>
        <w:tblStyle w:val="rmdtable"/>
        <w:tblW w:w="2887" w:type="pct"/>
        <w:jc w:val="center"/>
        <w:tblLook w:val="07E0" w:firstRow="1" w:lastRow="1" w:firstColumn="1" w:lastColumn="1" w:noHBand="1" w:noVBand="1"/>
        <w:tblCaption w:val="Table 13. Summary of mixed effect model of hypothesis H2B, difference in speeds downstream of DSFS sites, before and at time of activation."/>
      </w:tblPr>
      <w:tblGrid>
        <w:gridCol w:w="2269"/>
        <w:gridCol w:w="1123"/>
        <w:gridCol w:w="1245"/>
        <w:gridCol w:w="892"/>
      </w:tblGrid>
      <w:tr w:rsidR="00880F5C" w:rsidRPr="005F1762" w14:paraId="5B073F69"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06F58A6" w14:textId="77777777" w:rsidR="00880F5C" w:rsidRPr="005F1762" w:rsidRDefault="00880F5C" w:rsidP="00BC018E">
            <w:pPr>
              <w:keepNext/>
              <w:rPr>
                <w:b/>
              </w:rPr>
            </w:pPr>
            <w:r w:rsidRPr="005F1762">
              <w:rPr>
                <w:b/>
              </w:rPr>
              <w:lastRenderedPageBreak/>
              <w:t>Modeled Effect Sizes</w:t>
            </w:r>
          </w:p>
        </w:tc>
        <w:tc>
          <w:tcPr>
            <w:tcW w:w="0" w:type="auto"/>
          </w:tcPr>
          <w:p w14:paraId="7AA8C8D8" w14:textId="77777777" w:rsidR="00880F5C" w:rsidRPr="005F1762" w:rsidRDefault="00880F5C" w:rsidP="00BC018E">
            <w:pPr>
              <w:pStyle w:val="Compact"/>
              <w:keepNext/>
              <w:rPr>
                <w:b/>
              </w:rPr>
            </w:pPr>
            <w:r w:rsidRPr="005F1762">
              <w:rPr>
                <w:b/>
              </w:rPr>
              <w:t>Estimate</w:t>
            </w:r>
          </w:p>
        </w:tc>
        <w:tc>
          <w:tcPr>
            <w:tcW w:w="0" w:type="auto"/>
          </w:tcPr>
          <w:p w14:paraId="382E0014" w14:textId="77777777" w:rsidR="00880F5C" w:rsidRPr="005F1762" w:rsidRDefault="00880F5C" w:rsidP="00BC018E">
            <w:pPr>
              <w:pStyle w:val="Compact"/>
              <w:keepNext/>
              <w:rPr>
                <w:b/>
              </w:rPr>
            </w:pPr>
            <w:r w:rsidRPr="005F1762">
              <w:rPr>
                <w:b/>
              </w:rPr>
              <w:t>Std. Error</w:t>
            </w:r>
          </w:p>
        </w:tc>
        <w:tc>
          <w:tcPr>
            <w:tcW w:w="0" w:type="auto"/>
          </w:tcPr>
          <w:p w14:paraId="57C5D19C" w14:textId="77777777" w:rsidR="00880F5C" w:rsidRPr="005F1762" w:rsidRDefault="00880F5C" w:rsidP="00BC018E">
            <w:pPr>
              <w:pStyle w:val="Compact"/>
              <w:keepNext/>
              <w:rPr>
                <w:b/>
              </w:rPr>
            </w:pPr>
            <w:r w:rsidRPr="005F1762">
              <w:rPr>
                <w:b/>
              </w:rPr>
              <w:t>t value</w:t>
            </w:r>
          </w:p>
        </w:tc>
      </w:tr>
      <w:tr w:rsidR="00880F5C" w14:paraId="39771C70" w14:textId="77777777" w:rsidTr="00BC018E">
        <w:trPr>
          <w:jc w:val="center"/>
        </w:trPr>
        <w:tc>
          <w:tcPr>
            <w:tcW w:w="0" w:type="auto"/>
            <w:tcBorders>
              <w:bottom w:val="single" w:sz="4" w:space="0" w:color="auto"/>
            </w:tcBorders>
          </w:tcPr>
          <w:p w14:paraId="40189502" w14:textId="77777777" w:rsidR="00880F5C" w:rsidRDefault="00880F5C" w:rsidP="00BC018E">
            <w:pPr>
              <w:pStyle w:val="Compact"/>
              <w:keepNext/>
            </w:pPr>
            <w:r>
              <w:t>Overall Effect</w:t>
            </w:r>
          </w:p>
        </w:tc>
        <w:tc>
          <w:tcPr>
            <w:tcW w:w="0" w:type="auto"/>
            <w:tcBorders>
              <w:bottom w:val="single" w:sz="4" w:space="0" w:color="auto"/>
            </w:tcBorders>
          </w:tcPr>
          <w:p w14:paraId="0A193CDB" w14:textId="77777777" w:rsidR="00880F5C" w:rsidRDefault="00880F5C" w:rsidP="00BC018E">
            <w:pPr>
              <w:pStyle w:val="Compact"/>
              <w:keepNext/>
              <w:jc w:val="right"/>
            </w:pPr>
            <w:r>
              <w:t>-5.439</w:t>
            </w:r>
          </w:p>
        </w:tc>
        <w:tc>
          <w:tcPr>
            <w:tcW w:w="0" w:type="auto"/>
            <w:tcBorders>
              <w:bottom w:val="single" w:sz="4" w:space="0" w:color="auto"/>
            </w:tcBorders>
          </w:tcPr>
          <w:p w14:paraId="054049D8" w14:textId="77777777" w:rsidR="00880F5C" w:rsidRDefault="00880F5C" w:rsidP="00BC018E">
            <w:pPr>
              <w:pStyle w:val="Compact"/>
              <w:keepNext/>
              <w:jc w:val="right"/>
            </w:pPr>
            <w:r>
              <w:t>3.304</w:t>
            </w:r>
          </w:p>
        </w:tc>
        <w:tc>
          <w:tcPr>
            <w:tcW w:w="0" w:type="auto"/>
            <w:tcBorders>
              <w:bottom w:val="single" w:sz="4" w:space="0" w:color="auto"/>
            </w:tcBorders>
          </w:tcPr>
          <w:p w14:paraId="0E5DA45C" w14:textId="77777777" w:rsidR="00880F5C" w:rsidRDefault="00880F5C" w:rsidP="00BC018E">
            <w:pPr>
              <w:pStyle w:val="Compact"/>
              <w:keepNext/>
              <w:jc w:val="right"/>
            </w:pPr>
            <w:r>
              <w:t>-1.646</w:t>
            </w:r>
          </w:p>
        </w:tc>
      </w:tr>
      <w:tr w:rsidR="00880F5C" w14:paraId="70D7C186" w14:textId="77777777" w:rsidTr="00BC018E">
        <w:trPr>
          <w:jc w:val="center"/>
        </w:trPr>
        <w:tc>
          <w:tcPr>
            <w:tcW w:w="0" w:type="auto"/>
            <w:tcBorders>
              <w:top w:val="single" w:sz="4" w:space="0" w:color="auto"/>
              <w:bottom w:val="nil"/>
            </w:tcBorders>
          </w:tcPr>
          <w:p w14:paraId="298AC550" w14:textId="77777777" w:rsidR="00880F5C" w:rsidRDefault="00880F5C" w:rsidP="00BC018E">
            <w:pPr>
              <w:pStyle w:val="Compact"/>
              <w:keepNext/>
            </w:pPr>
            <w:r>
              <w:t>Vehicle Type Effects:</w:t>
            </w:r>
          </w:p>
        </w:tc>
        <w:tc>
          <w:tcPr>
            <w:tcW w:w="0" w:type="auto"/>
            <w:tcBorders>
              <w:top w:val="single" w:sz="4" w:space="0" w:color="auto"/>
              <w:bottom w:val="nil"/>
            </w:tcBorders>
          </w:tcPr>
          <w:p w14:paraId="4BC0529F" w14:textId="77777777" w:rsidR="00880F5C" w:rsidRDefault="00880F5C" w:rsidP="00BC018E">
            <w:pPr>
              <w:keepNext/>
              <w:jc w:val="right"/>
            </w:pPr>
          </w:p>
        </w:tc>
        <w:tc>
          <w:tcPr>
            <w:tcW w:w="0" w:type="auto"/>
            <w:tcBorders>
              <w:top w:val="single" w:sz="4" w:space="0" w:color="auto"/>
              <w:bottom w:val="nil"/>
            </w:tcBorders>
          </w:tcPr>
          <w:p w14:paraId="2C2E7F52" w14:textId="77777777" w:rsidR="00880F5C" w:rsidRDefault="00880F5C" w:rsidP="00BC018E">
            <w:pPr>
              <w:keepNext/>
              <w:jc w:val="right"/>
            </w:pPr>
          </w:p>
        </w:tc>
        <w:tc>
          <w:tcPr>
            <w:tcW w:w="0" w:type="auto"/>
            <w:tcBorders>
              <w:top w:val="single" w:sz="4" w:space="0" w:color="auto"/>
              <w:bottom w:val="nil"/>
            </w:tcBorders>
          </w:tcPr>
          <w:p w14:paraId="0ED7334D" w14:textId="77777777" w:rsidR="00880F5C" w:rsidRDefault="00880F5C" w:rsidP="00BC018E">
            <w:pPr>
              <w:keepNext/>
              <w:jc w:val="right"/>
            </w:pPr>
          </w:p>
        </w:tc>
      </w:tr>
      <w:tr w:rsidR="00880F5C" w14:paraId="7E436651" w14:textId="77777777" w:rsidTr="00BC018E">
        <w:trPr>
          <w:jc w:val="center"/>
        </w:trPr>
        <w:tc>
          <w:tcPr>
            <w:tcW w:w="0" w:type="auto"/>
            <w:tcBorders>
              <w:top w:val="nil"/>
            </w:tcBorders>
          </w:tcPr>
          <w:p w14:paraId="2028267F" w14:textId="77777777" w:rsidR="00880F5C" w:rsidRDefault="00880F5C" w:rsidP="00BC018E">
            <w:pPr>
              <w:pStyle w:val="Compact"/>
              <w:keepNext/>
              <w:ind w:firstLine="342"/>
            </w:pPr>
            <w:r>
              <w:t>Unspecified</w:t>
            </w:r>
          </w:p>
        </w:tc>
        <w:tc>
          <w:tcPr>
            <w:tcW w:w="0" w:type="auto"/>
            <w:tcBorders>
              <w:top w:val="nil"/>
            </w:tcBorders>
          </w:tcPr>
          <w:p w14:paraId="3F599082" w14:textId="77777777" w:rsidR="00880F5C" w:rsidRDefault="00880F5C" w:rsidP="00BC018E">
            <w:pPr>
              <w:pStyle w:val="Compact"/>
              <w:keepNext/>
              <w:jc w:val="right"/>
            </w:pPr>
            <w:r>
              <w:t>-5.44</w:t>
            </w:r>
          </w:p>
        </w:tc>
        <w:tc>
          <w:tcPr>
            <w:tcW w:w="0" w:type="auto"/>
            <w:tcBorders>
              <w:top w:val="nil"/>
            </w:tcBorders>
          </w:tcPr>
          <w:p w14:paraId="6A0991CF" w14:textId="77777777" w:rsidR="00880F5C" w:rsidRDefault="00880F5C" w:rsidP="00BC018E">
            <w:pPr>
              <w:keepNext/>
              <w:jc w:val="right"/>
            </w:pPr>
          </w:p>
        </w:tc>
        <w:tc>
          <w:tcPr>
            <w:tcW w:w="0" w:type="auto"/>
            <w:tcBorders>
              <w:top w:val="nil"/>
            </w:tcBorders>
          </w:tcPr>
          <w:p w14:paraId="0C2B9016" w14:textId="77777777" w:rsidR="00880F5C" w:rsidRDefault="00880F5C" w:rsidP="00BC018E">
            <w:pPr>
              <w:keepNext/>
              <w:jc w:val="right"/>
            </w:pPr>
          </w:p>
        </w:tc>
      </w:tr>
      <w:tr w:rsidR="00880F5C" w14:paraId="5F0117CE" w14:textId="77777777" w:rsidTr="00BC018E">
        <w:trPr>
          <w:jc w:val="center"/>
        </w:trPr>
        <w:tc>
          <w:tcPr>
            <w:tcW w:w="0" w:type="auto"/>
            <w:tcBorders>
              <w:bottom w:val="nil"/>
            </w:tcBorders>
          </w:tcPr>
          <w:p w14:paraId="7AB938D1" w14:textId="77777777" w:rsidR="00880F5C" w:rsidRDefault="00880F5C" w:rsidP="00BC018E">
            <w:pPr>
              <w:pStyle w:val="Compact"/>
              <w:keepNext/>
              <w:ind w:firstLine="342"/>
            </w:pPr>
            <w:r>
              <w:t>Car</w:t>
            </w:r>
          </w:p>
        </w:tc>
        <w:tc>
          <w:tcPr>
            <w:tcW w:w="0" w:type="auto"/>
            <w:tcBorders>
              <w:bottom w:val="nil"/>
            </w:tcBorders>
          </w:tcPr>
          <w:p w14:paraId="2EC5B2D2" w14:textId="77777777" w:rsidR="00880F5C" w:rsidRDefault="00880F5C" w:rsidP="00BC018E">
            <w:pPr>
              <w:pStyle w:val="Compact"/>
              <w:keepNext/>
              <w:jc w:val="right"/>
            </w:pPr>
            <w:r>
              <w:t>-5.55</w:t>
            </w:r>
          </w:p>
        </w:tc>
        <w:tc>
          <w:tcPr>
            <w:tcW w:w="0" w:type="auto"/>
            <w:tcBorders>
              <w:bottom w:val="nil"/>
            </w:tcBorders>
          </w:tcPr>
          <w:p w14:paraId="7169F6BB" w14:textId="77777777" w:rsidR="00880F5C" w:rsidRDefault="00880F5C" w:rsidP="00BC018E">
            <w:pPr>
              <w:keepNext/>
              <w:jc w:val="right"/>
            </w:pPr>
          </w:p>
        </w:tc>
        <w:tc>
          <w:tcPr>
            <w:tcW w:w="0" w:type="auto"/>
            <w:tcBorders>
              <w:bottom w:val="nil"/>
            </w:tcBorders>
          </w:tcPr>
          <w:p w14:paraId="092B58FA" w14:textId="77777777" w:rsidR="00880F5C" w:rsidRDefault="00880F5C" w:rsidP="00BC018E">
            <w:pPr>
              <w:keepNext/>
              <w:jc w:val="right"/>
            </w:pPr>
          </w:p>
        </w:tc>
      </w:tr>
      <w:tr w:rsidR="00880F5C" w14:paraId="2A53EE77"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Borders>
              <w:bottom w:val="single" w:sz="4" w:space="0" w:color="auto"/>
            </w:tcBorders>
          </w:tcPr>
          <w:p w14:paraId="47FB2163" w14:textId="77777777" w:rsidR="00880F5C" w:rsidRDefault="00880F5C" w:rsidP="00BC018E">
            <w:pPr>
              <w:pStyle w:val="Compact"/>
              <w:keepNext/>
              <w:ind w:firstLine="342"/>
            </w:pPr>
            <w:r>
              <w:t>Truck</w:t>
            </w:r>
          </w:p>
        </w:tc>
        <w:tc>
          <w:tcPr>
            <w:tcW w:w="0" w:type="auto"/>
            <w:tcBorders>
              <w:bottom w:val="single" w:sz="4" w:space="0" w:color="auto"/>
            </w:tcBorders>
          </w:tcPr>
          <w:p w14:paraId="083CADDB"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-5.33</w:t>
            </w:r>
          </w:p>
        </w:tc>
        <w:tc>
          <w:tcPr>
            <w:tcW w:w="0" w:type="auto"/>
            <w:tcBorders>
              <w:bottom w:val="single" w:sz="4" w:space="0" w:color="auto"/>
            </w:tcBorders>
          </w:tcPr>
          <w:p w14:paraId="1AE66AB3"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14981B17"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70F00C0A" w14:textId="77777777" w:rsidR="00880F5C" w:rsidRDefault="00880F5C" w:rsidP="00354FCA">
      <w:pPr>
        <w:pStyle w:val="Heading4"/>
      </w:pPr>
      <w:bookmarkStart w:id="310" w:name="h2c"/>
      <w:bookmarkStart w:id="311" w:name="_Toc355422752"/>
      <w:bookmarkEnd w:id="310"/>
      <w:r>
        <w:t>H2C: Downstream, relative to upstream</w:t>
      </w:r>
      <w:bookmarkEnd w:id="311"/>
    </w:p>
    <w:p w14:paraId="440AE068" w14:textId="77777777" w:rsidR="00880F5C" w:rsidRDefault="00880F5C" w:rsidP="00880F5C">
      <w:pPr>
        <w:pStyle w:val="FirstParagraph"/>
      </w:pPr>
      <w:r>
        <w:t>The downstream effect of DSFS can be further analyzed by focusing on just the time during the DSFS activation. Comparing speeds detected downstream of the DSFS to speeds upstream of the DSFS is the focus of hypothesis H2C. Here, insufficient studies were conducted to carry out either a breakdown of DSFS effectiveness by vehicle type or employ the full statistical model. However, the overall effect can be assessed as the mean effect size, which was a 6.98 mph decrease.</w:t>
      </w:r>
    </w:p>
    <w:p w14:paraId="704FCA86" w14:textId="77777777" w:rsidR="00880F5C" w:rsidRDefault="00880F5C" w:rsidP="00354FCA">
      <w:pPr>
        <w:pStyle w:val="Heading4"/>
      </w:pPr>
      <w:bookmarkStart w:id="312" w:name="h2a-1"/>
      <w:bookmarkStart w:id="313" w:name="_Toc355422753"/>
      <w:bookmarkEnd w:id="312"/>
      <w:r>
        <w:t>H2A': Downstream normalized, relative to adjacent</w:t>
      </w:r>
      <w:bookmarkEnd w:id="313"/>
    </w:p>
    <w:p w14:paraId="4019613A" w14:textId="77777777" w:rsidR="00880F5C" w:rsidRDefault="00880F5C" w:rsidP="00880F5C">
      <w:pPr>
        <w:pStyle w:val="FirstParagraph"/>
      </w:pPr>
      <w:r>
        <w:t>As with H2A, which normalized the difference by comparing upstream and downstream speeds, before and during DSFS activation, H2A' examines the speeds adjacent and downstream speeds, for both before and during DSFS activation. Compared to H2A, the difference is now that the reference level is adjacent to the DSFS, therefore the relative speed difference may be expected to be a positive value, as vehicles accelerate following the DSFS.</w:t>
      </w:r>
    </w:p>
    <w:p w14:paraId="28B3D34D" w14:textId="77777777" w:rsidR="00880F5C" w:rsidRDefault="00880F5C" w:rsidP="00880F5C">
      <w:pPr>
        <w:pStyle w:val="BodyText"/>
      </w:pPr>
      <w:r>
        <w:t>It is clear that passenger cars accelerate following DSFS, using this metric. There is an increase in speeds of 3.89 mph, which is nearly equal to the decrease detected by the normalized metric of H1A of 3.90 mph.</w:t>
      </w:r>
    </w:p>
    <w:p w14:paraId="15BDF3A9" w14:textId="77777777" w:rsidR="00880F5C" w:rsidRDefault="00880F5C" w:rsidP="00880F5C">
      <w:pPr>
        <w:pStyle w:val="BodyText"/>
      </w:pPr>
      <w:r>
        <w:t>The statistical analysis of these studies shows an overall speed increase of 2.51 (</w:t>
      </w:r>
      <w:r>
        <w:rPr>
          <w:i/>
        </w:rPr>
        <w:t xml:space="preserve">p </w:t>
      </w:r>
      <w:r>
        <w:t>= 0.002), with passenger cars contributing a 3.36 mph increase in speeds, which exceeds the 2.95 decrease in speeds for passenger cars estimated by the statistical analysis of H1A.</w:t>
      </w:r>
    </w:p>
    <w:p w14:paraId="33396732" w14:textId="77777777" w:rsidR="00880F5C" w:rsidRDefault="00880F5C" w:rsidP="00880F5C">
      <w:pPr>
        <w:pStyle w:val="Caption"/>
      </w:pPr>
      <w:bookmarkStart w:id="314" w:name="_Toc479248267"/>
      <w:r>
        <w:t xml:space="preserve">Table </w:t>
      </w:r>
      <w:fldSimple w:instr=" SEQ Table \* ARABIC ">
        <w:r>
          <w:rPr>
            <w:noProof/>
          </w:rPr>
          <w:t>16</w:t>
        </w:r>
      </w:fldSimple>
      <w:r>
        <w:t xml:space="preserve">. </w:t>
      </w:r>
      <w:r w:rsidRPr="00B36400">
        <w:t>Summary of mixed effect model of hypothesis H2A', the normalized activation effect of DSFS, relative to sites adjacent to the DSFS.</w:t>
      </w:r>
      <w:bookmarkEnd w:id="314"/>
    </w:p>
    <w:tbl>
      <w:tblPr>
        <w:tblStyle w:val="rmdtable"/>
        <w:tblW w:w="2887" w:type="pct"/>
        <w:jc w:val="center"/>
        <w:tblLook w:val="07E0" w:firstRow="1" w:lastRow="1" w:firstColumn="1" w:lastColumn="1" w:noHBand="1" w:noVBand="1"/>
        <w:tblCaption w:val="Table 16. Summary of mixed effect model of hypothesis H2A', the normalized activation effect of DSFS, relative to sites adjacent to the DSFS."/>
      </w:tblPr>
      <w:tblGrid>
        <w:gridCol w:w="2269"/>
        <w:gridCol w:w="1123"/>
        <w:gridCol w:w="1245"/>
        <w:gridCol w:w="892"/>
      </w:tblGrid>
      <w:tr w:rsidR="00880F5C" w14:paraId="022F26D6"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C38C9F9" w14:textId="77777777" w:rsidR="00880F5C" w:rsidRPr="005F1762" w:rsidRDefault="00880F5C" w:rsidP="00BC018E">
            <w:pPr>
              <w:keepNext/>
              <w:rPr>
                <w:b/>
              </w:rPr>
            </w:pPr>
            <w:r w:rsidRPr="005F1762">
              <w:rPr>
                <w:b/>
              </w:rPr>
              <w:t>Modeled Effect Sizes</w:t>
            </w:r>
          </w:p>
        </w:tc>
        <w:tc>
          <w:tcPr>
            <w:tcW w:w="0" w:type="auto"/>
          </w:tcPr>
          <w:p w14:paraId="69A92301" w14:textId="77777777" w:rsidR="00880F5C" w:rsidRPr="005F1762" w:rsidRDefault="00880F5C" w:rsidP="00BC018E">
            <w:pPr>
              <w:pStyle w:val="Compact"/>
              <w:keepNext/>
              <w:rPr>
                <w:b/>
              </w:rPr>
            </w:pPr>
            <w:r w:rsidRPr="005F1762">
              <w:rPr>
                <w:b/>
              </w:rPr>
              <w:t>Estimate</w:t>
            </w:r>
          </w:p>
        </w:tc>
        <w:tc>
          <w:tcPr>
            <w:tcW w:w="0" w:type="auto"/>
          </w:tcPr>
          <w:p w14:paraId="18B0DD7E" w14:textId="77777777" w:rsidR="00880F5C" w:rsidRPr="005F1762" w:rsidRDefault="00880F5C" w:rsidP="00BC018E">
            <w:pPr>
              <w:pStyle w:val="Compact"/>
              <w:keepNext/>
              <w:rPr>
                <w:b/>
              </w:rPr>
            </w:pPr>
            <w:r w:rsidRPr="005F1762">
              <w:rPr>
                <w:b/>
              </w:rPr>
              <w:t>Std. Error</w:t>
            </w:r>
          </w:p>
        </w:tc>
        <w:tc>
          <w:tcPr>
            <w:tcW w:w="0" w:type="auto"/>
          </w:tcPr>
          <w:p w14:paraId="542DF57A" w14:textId="77777777" w:rsidR="00880F5C" w:rsidRPr="005F1762" w:rsidRDefault="00880F5C" w:rsidP="00BC018E">
            <w:pPr>
              <w:pStyle w:val="Compact"/>
              <w:keepNext/>
              <w:rPr>
                <w:b/>
              </w:rPr>
            </w:pPr>
            <w:r w:rsidRPr="005F1762">
              <w:rPr>
                <w:b/>
              </w:rPr>
              <w:t>t value</w:t>
            </w:r>
          </w:p>
        </w:tc>
      </w:tr>
      <w:tr w:rsidR="00880F5C" w14:paraId="69B368CF" w14:textId="77777777" w:rsidTr="00BC018E">
        <w:trPr>
          <w:jc w:val="center"/>
        </w:trPr>
        <w:tc>
          <w:tcPr>
            <w:tcW w:w="0" w:type="auto"/>
            <w:tcBorders>
              <w:bottom w:val="single" w:sz="4" w:space="0" w:color="auto"/>
            </w:tcBorders>
          </w:tcPr>
          <w:p w14:paraId="65F1873A" w14:textId="77777777" w:rsidR="00880F5C" w:rsidRDefault="00880F5C" w:rsidP="00BC018E">
            <w:pPr>
              <w:pStyle w:val="Compact"/>
              <w:keepNext/>
            </w:pPr>
            <w:r>
              <w:t>Overall Effect</w:t>
            </w:r>
          </w:p>
        </w:tc>
        <w:tc>
          <w:tcPr>
            <w:tcW w:w="0" w:type="auto"/>
            <w:tcBorders>
              <w:bottom w:val="single" w:sz="4" w:space="0" w:color="auto"/>
            </w:tcBorders>
          </w:tcPr>
          <w:p w14:paraId="7DDDB1B5" w14:textId="77777777" w:rsidR="00880F5C" w:rsidRDefault="00880F5C" w:rsidP="00BC018E">
            <w:pPr>
              <w:pStyle w:val="Compact"/>
              <w:keepNext/>
              <w:jc w:val="right"/>
            </w:pPr>
            <w:r>
              <w:t>2.513</w:t>
            </w:r>
          </w:p>
        </w:tc>
        <w:tc>
          <w:tcPr>
            <w:tcW w:w="0" w:type="auto"/>
            <w:tcBorders>
              <w:bottom w:val="single" w:sz="4" w:space="0" w:color="auto"/>
            </w:tcBorders>
          </w:tcPr>
          <w:p w14:paraId="3CF76457" w14:textId="77777777" w:rsidR="00880F5C" w:rsidRDefault="00880F5C" w:rsidP="00BC018E">
            <w:pPr>
              <w:pStyle w:val="Compact"/>
              <w:keepNext/>
              <w:jc w:val="right"/>
            </w:pPr>
            <w:r>
              <w:t>0.807</w:t>
            </w:r>
          </w:p>
        </w:tc>
        <w:tc>
          <w:tcPr>
            <w:tcW w:w="0" w:type="auto"/>
            <w:tcBorders>
              <w:bottom w:val="single" w:sz="4" w:space="0" w:color="auto"/>
            </w:tcBorders>
          </w:tcPr>
          <w:p w14:paraId="79D1338C" w14:textId="77777777" w:rsidR="00880F5C" w:rsidRDefault="00880F5C" w:rsidP="00BC018E">
            <w:pPr>
              <w:pStyle w:val="Compact"/>
              <w:keepNext/>
              <w:jc w:val="right"/>
            </w:pPr>
            <w:r>
              <w:t>3.113</w:t>
            </w:r>
          </w:p>
        </w:tc>
      </w:tr>
      <w:tr w:rsidR="00880F5C" w14:paraId="4192B916" w14:textId="77777777" w:rsidTr="00BC018E">
        <w:trPr>
          <w:jc w:val="center"/>
        </w:trPr>
        <w:tc>
          <w:tcPr>
            <w:tcW w:w="0" w:type="auto"/>
            <w:tcBorders>
              <w:top w:val="single" w:sz="4" w:space="0" w:color="auto"/>
              <w:bottom w:val="nil"/>
            </w:tcBorders>
          </w:tcPr>
          <w:p w14:paraId="22C8BD38" w14:textId="77777777" w:rsidR="00880F5C" w:rsidRDefault="00880F5C" w:rsidP="00BC018E">
            <w:pPr>
              <w:pStyle w:val="Compact"/>
              <w:keepNext/>
            </w:pPr>
            <w:r>
              <w:t>Vehicle Type Effects:</w:t>
            </w:r>
          </w:p>
        </w:tc>
        <w:tc>
          <w:tcPr>
            <w:tcW w:w="0" w:type="auto"/>
            <w:tcBorders>
              <w:top w:val="single" w:sz="4" w:space="0" w:color="auto"/>
              <w:bottom w:val="nil"/>
            </w:tcBorders>
          </w:tcPr>
          <w:p w14:paraId="0A0FD607" w14:textId="77777777" w:rsidR="00880F5C" w:rsidRDefault="00880F5C" w:rsidP="00BC018E">
            <w:pPr>
              <w:keepNext/>
              <w:jc w:val="right"/>
            </w:pPr>
          </w:p>
        </w:tc>
        <w:tc>
          <w:tcPr>
            <w:tcW w:w="0" w:type="auto"/>
            <w:tcBorders>
              <w:top w:val="single" w:sz="4" w:space="0" w:color="auto"/>
              <w:bottom w:val="nil"/>
            </w:tcBorders>
          </w:tcPr>
          <w:p w14:paraId="1C92855D" w14:textId="77777777" w:rsidR="00880F5C" w:rsidRDefault="00880F5C" w:rsidP="00BC018E">
            <w:pPr>
              <w:keepNext/>
              <w:jc w:val="right"/>
            </w:pPr>
          </w:p>
        </w:tc>
        <w:tc>
          <w:tcPr>
            <w:tcW w:w="0" w:type="auto"/>
            <w:tcBorders>
              <w:top w:val="single" w:sz="4" w:space="0" w:color="auto"/>
              <w:bottom w:val="nil"/>
            </w:tcBorders>
          </w:tcPr>
          <w:p w14:paraId="3C130AD1" w14:textId="77777777" w:rsidR="00880F5C" w:rsidRDefault="00880F5C" w:rsidP="00BC018E">
            <w:pPr>
              <w:keepNext/>
              <w:jc w:val="right"/>
            </w:pPr>
          </w:p>
        </w:tc>
      </w:tr>
      <w:tr w:rsidR="00880F5C" w14:paraId="72584147" w14:textId="77777777" w:rsidTr="00BC018E">
        <w:trPr>
          <w:jc w:val="center"/>
        </w:trPr>
        <w:tc>
          <w:tcPr>
            <w:tcW w:w="0" w:type="auto"/>
            <w:tcBorders>
              <w:top w:val="nil"/>
            </w:tcBorders>
          </w:tcPr>
          <w:p w14:paraId="34D34D92" w14:textId="77777777" w:rsidR="00880F5C" w:rsidRDefault="00880F5C" w:rsidP="00BC018E">
            <w:pPr>
              <w:pStyle w:val="Compact"/>
              <w:keepNext/>
              <w:ind w:firstLine="342"/>
            </w:pPr>
            <w:r>
              <w:t>Unspecified</w:t>
            </w:r>
          </w:p>
        </w:tc>
        <w:tc>
          <w:tcPr>
            <w:tcW w:w="0" w:type="auto"/>
            <w:tcBorders>
              <w:top w:val="nil"/>
            </w:tcBorders>
          </w:tcPr>
          <w:p w14:paraId="2953A5F1" w14:textId="77777777" w:rsidR="00880F5C" w:rsidRDefault="00880F5C" w:rsidP="00BC018E">
            <w:pPr>
              <w:pStyle w:val="Compact"/>
              <w:keepNext/>
              <w:jc w:val="right"/>
            </w:pPr>
            <w:r>
              <w:t>1.84</w:t>
            </w:r>
          </w:p>
        </w:tc>
        <w:tc>
          <w:tcPr>
            <w:tcW w:w="0" w:type="auto"/>
            <w:tcBorders>
              <w:top w:val="nil"/>
            </w:tcBorders>
          </w:tcPr>
          <w:p w14:paraId="0911E878" w14:textId="77777777" w:rsidR="00880F5C" w:rsidRDefault="00880F5C" w:rsidP="00BC018E">
            <w:pPr>
              <w:keepNext/>
              <w:jc w:val="right"/>
            </w:pPr>
          </w:p>
        </w:tc>
        <w:tc>
          <w:tcPr>
            <w:tcW w:w="0" w:type="auto"/>
            <w:tcBorders>
              <w:top w:val="nil"/>
            </w:tcBorders>
          </w:tcPr>
          <w:p w14:paraId="0F0FF5E0" w14:textId="77777777" w:rsidR="00880F5C" w:rsidRDefault="00880F5C" w:rsidP="00BC018E">
            <w:pPr>
              <w:keepNext/>
              <w:jc w:val="right"/>
            </w:pPr>
          </w:p>
        </w:tc>
      </w:tr>
      <w:tr w:rsidR="00880F5C" w14:paraId="237B16BD" w14:textId="77777777" w:rsidTr="00BC018E">
        <w:trPr>
          <w:jc w:val="center"/>
        </w:trPr>
        <w:tc>
          <w:tcPr>
            <w:tcW w:w="0" w:type="auto"/>
            <w:tcBorders>
              <w:bottom w:val="nil"/>
            </w:tcBorders>
          </w:tcPr>
          <w:p w14:paraId="3ECD35C2" w14:textId="77777777" w:rsidR="00880F5C" w:rsidRDefault="00880F5C" w:rsidP="00BC018E">
            <w:pPr>
              <w:pStyle w:val="Compact"/>
              <w:keepNext/>
              <w:ind w:firstLine="342"/>
            </w:pPr>
            <w:r>
              <w:t>Passenger</w:t>
            </w:r>
          </w:p>
        </w:tc>
        <w:tc>
          <w:tcPr>
            <w:tcW w:w="0" w:type="auto"/>
            <w:tcBorders>
              <w:bottom w:val="nil"/>
            </w:tcBorders>
          </w:tcPr>
          <w:p w14:paraId="61941BC8" w14:textId="77777777" w:rsidR="00880F5C" w:rsidRDefault="00880F5C" w:rsidP="00BC018E">
            <w:pPr>
              <w:pStyle w:val="Compact"/>
              <w:keepNext/>
              <w:jc w:val="right"/>
            </w:pPr>
            <w:r>
              <w:t>3.36</w:t>
            </w:r>
          </w:p>
        </w:tc>
        <w:tc>
          <w:tcPr>
            <w:tcW w:w="0" w:type="auto"/>
            <w:tcBorders>
              <w:bottom w:val="nil"/>
            </w:tcBorders>
          </w:tcPr>
          <w:p w14:paraId="09FAAC5D" w14:textId="77777777" w:rsidR="00880F5C" w:rsidRDefault="00880F5C" w:rsidP="00BC018E">
            <w:pPr>
              <w:keepNext/>
              <w:jc w:val="right"/>
            </w:pPr>
          </w:p>
        </w:tc>
        <w:tc>
          <w:tcPr>
            <w:tcW w:w="0" w:type="auto"/>
            <w:tcBorders>
              <w:bottom w:val="nil"/>
            </w:tcBorders>
          </w:tcPr>
          <w:p w14:paraId="70B3240E" w14:textId="77777777" w:rsidR="00880F5C" w:rsidRDefault="00880F5C" w:rsidP="00BC018E">
            <w:pPr>
              <w:keepNext/>
              <w:jc w:val="right"/>
            </w:pPr>
          </w:p>
        </w:tc>
      </w:tr>
      <w:tr w:rsidR="00880F5C" w14:paraId="2AF83E6A"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Borders>
              <w:bottom w:val="single" w:sz="4" w:space="0" w:color="auto"/>
            </w:tcBorders>
          </w:tcPr>
          <w:p w14:paraId="442408A2" w14:textId="77777777" w:rsidR="00880F5C" w:rsidRDefault="00880F5C" w:rsidP="00BC018E">
            <w:pPr>
              <w:pStyle w:val="Compact"/>
              <w:keepNext/>
              <w:ind w:firstLine="342"/>
            </w:pPr>
            <w:r>
              <w:t>Truck</w:t>
            </w:r>
          </w:p>
        </w:tc>
        <w:tc>
          <w:tcPr>
            <w:tcW w:w="0" w:type="auto"/>
            <w:tcBorders>
              <w:bottom w:val="single" w:sz="4" w:space="0" w:color="auto"/>
            </w:tcBorders>
          </w:tcPr>
          <w:p w14:paraId="356BFCA1"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2.34</w:t>
            </w:r>
          </w:p>
        </w:tc>
        <w:tc>
          <w:tcPr>
            <w:tcW w:w="0" w:type="auto"/>
            <w:tcBorders>
              <w:bottom w:val="single" w:sz="4" w:space="0" w:color="auto"/>
            </w:tcBorders>
          </w:tcPr>
          <w:p w14:paraId="0AC774CC"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20D87474"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107F2BCC" w14:textId="77777777" w:rsidR="00880F5C" w:rsidRDefault="00880F5C" w:rsidP="00354FCA">
      <w:pPr>
        <w:pStyle w:val="Heading4"/>
      </w:pPr>
      <w:bookmarkStart w:id="315" w:name="h2c-1"/>
      <w:bookmarkStart w:id="316" w:name="_Toc355422754"/>
      <w:bookmarkEnd w:id="315"/>
      <w:r>
        <w:t>H2C': Downstream, relative to adjacent</w:t>
      </w:r>
      <w:bookmarkEnd w:id="316"/>
    </w:p>
    <w:p w14:paraId="79BFE8EE" w14:textId="77777777" w:rsidR="00880F5C" w:rsidRDefault="00880F5C" w:rsidP="00880F5C">
      <w:pPr>
        <w:pStyle w:val="FirstParagraph"/>
      </w:pPr>
      <w:r>
        <w:t xml:space="preserve">Hypothesis H2C' is similar to H2A', in examining the rebound in speeds downstream of the DSFS, relative to the speeds adjacent to the installation. In contrast to H2A', this hypothesis does </w:t>
      </w:r>
      <w:r>
        <w:lastRenderedPageBreak/>
        <w:t>not normalize speeds before and during the period of activation. As with H2A', a substantial rebound in speeds was detected, with passenger cars increasing speeds 8.31 mph. Note that the sample size of 40 total studies is substantially fewer than the 72 studies examined for the parallel hypothesis H1C, which examines the difference in speeds upstream and adjacent to DSFS, but many more than the 4 studies available for H2C, comparing upstream to downstream.</w:t>
      </w:r>
    </w:p>
    <w:p w14:paraId="5257D8AA" w14:textId="77777777" w:rsidR="00880F5C" w:rsidRDefault="00880F5C" w:rsidP="00880F5C">
      <w:pPr>
        <w:pStyle w:val="BodyText"/>
      </w:pPr>
      <w:r>
        <w:t>Due to sample size limitations, the full statistical model employed in other hypothesis tests could not be employed here. The random effect of safety focus was omitted, with the effects of vehicle type and study within publication retained. The estimated rebound in speeds overall was 4.17 mph (</w:t>
      </w:r>
      <w:r>
        <w:rPr>
          <w:i/>
        </w:rPr>
        <w:t xml:space="preserve">p </w:t>
      </w:r>
      <w:r>
        <w:t>= 0.136). No statistically significant variation was detected for vehicle types. The largest contribution of the rebound in speeds was from the study of Hajbabai et al.</w:t>
      </w:r>
      <w:sdt>
        <w:sdtPr>
          <w:id w:val="1297569024"/>
          <w:citation/>
        </w:sdtPr>
        <w:sdtContent>
          <w:r>
            <w:fldChar w:fldCharType="begin"/>
          </w:r>
          <w:r>
            <w:rPr>
              <w:noProof/>
              <w:highlight w:val="lightGray"/>
            </w:rPr>
            <w:instrText xml:space="preserve">CITATION Haj11 \n  \t  \l 1033 </w:instrText>
          </w:r>
          <w:r>
            <w:fldChar w:fldCharType="separate"/>
          </w:r>
          <w:r>
            <w:rPr>
              <w:noProof/>
              <w:highlight w:val="lightGray"/>
            </w:rPr>
            <w:t xml:space="preserve"> </w:t>
          </w:r>
          <w:r w:rsidRPr="00880F5C">
            <w:rPr>
              <w:noProof/>
              <w:highlight w:val="lightGray"/>
            </w:rPr>
            <w:t>(2011)</w:t>
          </w:r>
          <w:r>
            <w:fldChar w:fldCharType="end"/>
          </w:r>
        </w:sdtContent>
      </w:sdt>
      <w:r>
        <w:t>, which evaluated the effect of speed photo-radar enforcement along with DSFS installations in work zones.</w:t>
      </w:r>
    </w:p>
    <w:p w14:paraId="0F1FC24F" w14:textId="77777777" w:rsidR="00880F5C" w:rsidRDefault="00880F5C" w:rsidP="00880F5C">
      <w:pPr>
        <w:pStyle w:val="TableCaption"/>
      </w:pPr>
    </w:p>
    <w:p w14:paraId="506E0E4A" w14:textId="77777777" w:rsidR="00880F5C" w:rsidRDefault="00880F5C" w:rsidP="00880F5C">
      <w:pPr>
        <w:pStyle w:val="Caption"/>
      </w:pPr>
      <w:bookmarkStart w:id="317" w:name="_Toc479248268"/>
      <w:r>
        <w:t xml:space="preserve">Table </w:t>
      </w:r>
      <w:fldSimple w:instr=" SEQ Table \* ARABIC ">
        <w:r>
          <w:rPr>
            <w:noProof/>
          </w:rPr>
          <w:t>17</w:t>
        </w:r>
      </w:fldSimple>
      <w:r>
        <w:t xml:space="preserve">. </w:t>
      </w:r>
      <w:r w:rsidRPr="00C51F3E">
        <w:t>Summary of mixed effect model of hypothesis H2C'.</w:t>
      </w:r>
      <w:bookmarkEnd w:id="317"/>
    </w:p>
    <w:tbl>
      <w:tblPr>
        <w:tblStyle w:val="rmdtable"/>
        <w:tblW w:w="3169" w:type="pct"/>
        <w:jc w:val="center"/>
        <w:tblLook w:val="07E0" w:firstRow="1" w:lastRow="1" w:firstColumn="1" w:lastColumn="1" w:noHBand="1" w:noVBand="1"/>
        <w:tblCaption w:val="Table 18. Summary of mixed effect model of hypothesis H2C',"/>
      </w:tblPr>
      <w:tblGrid>
        <w:gridCol w:w="2831"/>
        <w:gridCol w:w="1123"/>
        <w:gridCol w:w="1228"/>
        <w:gridCol w:w="887"/>
      </w:tblGrid>
      <w:tr w:rsidR="00880F5C" w:rsidRPr="005F1762" w14:paraId="0FCA270A"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2332" w:type="pct"/>
          </w:tcPr>
          <w:p w14:paraId="29271290" w14:textId="77777777" w:rsidR="00880F5C" w:rsidRPr="005F1762" w:rsidRDefault="00880F5C" w:rsidP="00BC018E">
            <w:pPr>
              <w:keepNext/>
              <w:rPr>
                <w:b/>
              </w:rPr>
            </w:pPr>
            <w:r w:rsidRPr="005F1762">
              <w:rPr>
                <w:b/>
              </w:rPr>
              <w:t>Modeled Effect Sizes</w:t>
            </w:r>
          </w:p>
        </w:tc>
        <w:tc>
          <w:tcPr>
            <w:tcW w:w="0" w:type="auto"/>
          </w:tcPr>
          <w:p w14:paraId="5AFFE472" w14:textId="77777777" w:rsidR="00880F5C" w:rsidRPr="005F1762" w:rsidRDefault="00880F5C" w:rsidP="00BC018E">
            <w:pPr>
              <w:pStyle w:val="Compact"/>
              <w:keepNext/>
              <w:rPr>
                <w:b/>
              </w:rPr>
            </w:pPr>
            <w:r w:rsidRPr="005F1762">
              <w:rPr>
                <w:b/>
              </w:rPr>
              <w:t>Estimate</w:t>
            </w:r>
          </w:p>
        </w:tc>
        <w:tc>
          <w:tcPr>
            <w:tcW w:w="0" w:type="auto"/>
          </w:tcPr>
          <w:p w14:paraId="25EBC3DB" w14:textId="77777777" w:rsidR="00880F5C" w:rsidRPr="005F1762" w:rsidRDefault="00880F5C" w:rsidP="00BC018E">
            <w:pPr>
              <w:pStyle w:val="Compact"/>
              <w:keepNext/>
              <w:rPr>
                <w:b/>
              </w:rPr>
            </w:pPr>
            <w:r w:rsidRPr="005F1762">
              <w:rPr>
                <w:b/>
              </w:rPr>
              <w:t>Std. Error</w:t>
            </w:r>
          </w:p>
        </w:tc>
        <w:tc>
          <w:tcPr>
            <w:tcW w:w="0" w:type="auto"/>
          </w:tcPr>
          <w:p w14:paraId="60C56540" w14:textId="77777777" w:rsidR="00880F5C" w:rsidRPr="005F1762" w:rsidRDefault="00880F5C" w:rsidP="00BC018E">
            <w:pPr>
              <w:pStyle w:val="Compact"/>
              <w:keepNext/>
              <w:rPr>
                <w:b/>
              </w:rPr>
            </w:pPr>
            <w:r w:rsidRPr="005F1762">
              <w:rPr>
                <w:b/>
              </w:rPr>
              <w:t>t value</w:t>
            </w:r>
          </w:p>
        </w:tc>
      </w:tr>
      <w:tr w:rsidR="00880F5C" w14:paraId="1985A820" w14:textId="77777777" w:rsidTr="00BC018E">
        <w:trPr>
          <w:jc w:val="center"/>
        </w:trPr>
        <w:tc>
          <w:tcPr>
            <w:tcW w:w="2332" w:type="pct"/>
          </w:tcPr>
          <w:p w14:paraId="5948557E" w14:textId="77777777" w:rsidR="00880F5C" w:rsidRDefault="00880F5C" w:rsidP="00BC018E">
            <w:pPr>
              <w:pStyle w:val="Compact"/>
              <w:keepNext/>
            </w:pPr>
            <w:r>
              <w:t>Overall Effect</w:t>
            </w:r>
          </w:p>
        </w:tc>
        <w:tc>
          <w:tcPr>
            <w:tcW w:w="0" w:type="auto"/>
          </w:tcPr>
          <w:p w14:paraId="470498B7" w14:textId="77777777" w:rsidR="00880F5C" w:rsidRDefault="00880F5C" w:rsidP="00BC018E">
            <w:pPr>
              <w:pStyle w:val="Compact"/>
              <w:keepNext/>
              <w:jc w:val="right"/>
            </w:pPr>
            <w:r>
              <w:t>4.165</w:t>
            </w:r>
          </w:p>
        </w:tc>
        <w:tc>
          <w:tcPr>
            <w:tcW w:w="0" w:type="auto"/>
          </w:tcPr>
          <w:p w14:paraId="16638B6F" w14:textId="77777777" w:rsidR="00880F5C" w:rsidRDefault="00880F5C" w:rsidP="00BC018E">
            <w:pPr>
              <w:pStyle w:val="Compact"/>
              <w:keepNext/>
              <w:jc w:val="right"/>
            </w:pPr>
            <w:r>
              <w:t>2.791</w:t>
            </w:r>
          </w:p>
        </w:tc>
        <w:tc>
          <w:tcPr>
            <w:tcW w:w="0" w:type="auto"/>
          </w:tcPr>
          <w:p w14:paraId="03E8EAD5" w14:textId="77777777" w:rsidR="00880F5C" w:rsidRDefault="00880F5C" w:rsidP="00BC018E">
            <w:pPr>
              <w:pStyle w:val="Compact"/>
              <w:keepNext/>
              <w:jc w:val="right"/>
            </w:pPr>
            <w:r>
              <w:t>1.492</w:t>
            </w:r>
          </w:p>
        </w:tc>
      </w:tr>
      <w:tr w:rsidR="00880F5C" w14:paraId="7ECC0DAC" w14:textId="77777777" w:rsidTr="00BC018E">
        <w:trPr>
          <w:jc w:val="center"/>
        </w:trPr>
        <w:tc>
          <w:tcPr>
            <w:tcW w:w="2332" w:type="pct"/>
          </w:tcPr>
          <w:p w14:paraId="378F96B0" w14:textId="77777777" w:rsidR="00880F5C" w:rsidRDefault="00880F5C" w:rsidP="00BC018E">
            <w:pPr>
              <w:pStyle w:val="Compact"/>
              <w:keepNext/>
            </w:pPr>
            <w:r>
              <w:t>Publication ID Effects:</w:t>
            </w:r>
          </w:p>
        </w:tc>
        <w:tc>
          <w:tcPr>
            <w:tcW w:w="0" w:type="auto"/>
          </w:tcPr>
          <w:p w14:paraId="1A94A738" w14:textId="77777777" w:rsidR="00880F5C" w:rsidRDefault="00880F5C" w:rsidP="00BC018E">
            <w:pPr>
              <w:keepNext/>
              <w:jc w:val="right"/>
            </w:pPr>
          </w:p>
        </w:tc>
        <w:tc>
          <w:tcPr>
            <w:tcW w:w="0" w:type="auto"/>
          </w:tcPr>
          <w:p w14:paraId="53DFDB8C" w14:textId="77777777" w:rsidR="00880F5C" w:rsidRDefault="00880F5C" w:rsidP="00BC018E">
            <w:pPr>
              <w:keepNext/>
              <w:jc w:val="right"/>
            </w:pPr>
          </w:p>
        </w:tc>
        <w:tc>
          <w:tcPr>
            <w:tcW w:w="0" w:type="auto"/>
          </w:tcPr>
          <w:p w14:paraId="4DF65948" w14:textId="77777777" w:rsidR="00880F5C" w:rsidRDefault="00880F5C" w:rsidP="00BC018E">
            <w:pPr>
              <w:keepNext/>
              <w:jc w:val="right"/>
            </w:pPr>
          </w:p>
        </w:tc>
      </w:tr>
      <w:tr w:rsidR="00880F5C" w14:paraId="0A7DE98E" w14:textId="77777777" w:rsidTr="00BC018E">
        <w:trPr>
          <w:jc w:val="center"/>
        </w:trPr>
        <w:tc>
          <w:tcPr>
            <w:tcW w:w="2332" w:type="pct"/>
          </w:tcPr>
          <w:p w14:paraId="75357C9D" w14:textId="77777777" w:rsidR="00880F5C" w:rsidRDefault="00880F5C" w:rsidP="00BC018E">
            <w:pPr>
              <w:pStyle w:val="Compact"/>
              <w:keepNext/>
              <w:ind w:firstLine="342"/>
            </w:pPr>
            <w:r>
              <w:t>Hajbabai et al.</w:t>
            </w:r>
            <w:sdt>
              <w:sdtPr>
                <w:id w:val="246235983"/>
                <w:citation/>
              </w:sdtPr>
              <w:sdtContent>
                <w:r>
                  <w:fldChar w:fldCharType="begin"/>
                </w:r>
                <w:r>
                  <w:rPr>
                    <w:noProof/>
                    <w:highlight w:val="lightGray"/>
                  </w:rPr>
                  <w:instrText xml:space="preserve">CITATION Haj11 \n  \t  \l 1033 </w:instrText>
                </w:r>
                <w:r>
                  <w:fldChar w:fldCharType="separate"/>
                </w:r>
                <w:r>
                  <w:rPr>
                    <w:noProof/>
                    <w:highlight w:val="lightGray"/>
                  </w:rPr>
                  <w:t xml:space="preserve"> </w:t>
                </w:r>
                <w:r w:rsidRPr="00880F5C">
                  <w:rPr>
                    <w:noProof/>
                    <w:highlight w:val="lightGray"/>
                  </w:rPr>
                  <w:t>(2011)</w:t>
                </w:r>
                <w:r>
                  <w:fldChar w:fldCharType="end"/>
                </w:r>
              </w:sdtContent>
            </w:sdt>
          </w:p>
        </w:tc>
        <w:tc>
          <w:tcPr>
            <w:tcW w:w="0" w:type="auto"/>
          </w:tcPr>
          <w:p w14:paraId="1FFA7A10" w14:textId="77777777" w:rsidR="00880F5C" w:rsidRDefault="00880F5C" w:rsidP="00BC018E">
            <w:pPr>
              <w:pStyle w:val="Compact"/>
              <w:keepNext/>
              <w:jc w:val="right"/>
            </w:pPr>
            <w:r>
              <w:t>8.22</w:t>
            </w:r>
          </w:p>
        </w:tc>
        <w:tc>
          <w:tcPr>
            <w:tcW w:w="0" w:type="auto"/>
          </w:tcPr>
          <w:p w14:paraId="6729885C" w14:textId="77777777" w:rsidR="00880F5C" w:rsidRDefault="00880F5C" w:rsidP="00BC018E">
            <w:pPr>
              <w:keepNext/>
              <w:jc w:val="right"/>
            </w:pPr>
          </w:p>
        </w:tc>
        <w:tc>
          <w:tcPr>
            <w:tcW w:w="0" w:type="auto"/>
          </w:tcPr>
          <w:p w14:paraId="3F611560" w14:textId="77777777" w:rsidR="00880F5C" w:rsidRDefault="00880F5C" w:rsidP="00BC018E">
            <w:pPr>
              <w:keepNext/>
              <w:jc w:val="right"/>
            </w:pPr>
          </w:p>
        </w:tc>
      </w:tr>
      <w:tr w:rsidR="00880F5C" w14:paraId="5B33E6A4" w14:textId="77777777" w:rsidTr="00BC018E">
        <w:trPr>
          <w:jc w:val="center"/>
        </w:trPr>
        <w:tc>
          <w:tcPr>
            <w:tcW w:w="2332" w:type="pct"/>
            <w:tcBorders>
              <w:bottom w:val="nil"/>
            </w:tcBorders>
          </w:tcPr>
          <w:p w14:paraId="1B75B2B9" w14:textId="77777777" w:rsidR="00880F5C" w:rsidRDefault="00880F5C" w:rsidP="00BC018E">
            <w:pPr>
              <w:pStyle w:val="Compact"/>
              <w:keepNext/>
              <w:ind w:firstLine="342"/>
            </w:pPr>
            <w:r>
              <w:t xml:space="preserve">Reddy et al. </w:t>
            </w:r>
            <w:sdt>
              <w:sdtPr>
                <w:id w:val="2088107063"/>
                <w:citation/>
              </w:sdtPr>
              <w:sdtContent>
                <w:r>
                  <w:fldChar w:fldCharType="begin"/>
                </w:r>
                <w:r>
                  <w:instrText xml:space="preserve">CITATION Red \n  \t  \l 1033 </w:instrText>
                </w:r>
                <w:r>
                  <w:fldChar w:fldCharType="separate"/>
                </w:r>
                <w:r>
                  <w:rPr>
                    <w:noProof/>
                  </w:rPr>
                  <w:t>(2008)</w:t>
                </w:r>
                <w:r>
                  <w:fldChar w:fldCharType="end"/>
                </w:r>
              </w:sdtContent>
            </w:sdt>
          </w:p>
        </w:tc>
        <w:tc>
          <w:tcPr>
            <w:tcW w:w="0" w:type="auto"/>
            <w:tcBorders>
              <w:bottom w:val="nil"/>
            </w:tcBorders>
          </w:tcPr>
          <w:p w14:paraId="0D561749" w14:textId="77777777" w:rsidR="00880F5C" w:rsidRDefault="00880F5C" w:rsidP="00BC018E">
            <w:pPr>
              <w:pStyle w:val="Compact"/>
              <w:keepNext/>
              <w:jc w:val="right"/>
            </w:pPr>
            <w:r>
              <w:t>3.40</w:t>
            </w:r>
          </w:p>
        </w:tc>
        <w:tc>
          <w:tcPr>
            <w:tcW w:w="0" w:type="auto"/>
            <w:tcBorders>
              <w:bottom w:val="nil"/>
            </w:tcBorders>
          </w:tcPr>
          <w:p w14:paraId="3AC80836" w14:textId="77777777" w:rsidR="00880F5C" w:rsidRDefault="00880F5C" w:rsidP="00BC018E">
            <w:pPr>
              <w:keepNext/>
              <w:jc w:val="right"/>
            </w:pPr>
          </w:p>
        </w:tc>
        <w:tc>
          <w:tcPr>
            <w:tcW w:w="0" w:type="auto"/>
            <w:tcBorders>
              <w:bottom w:val="nil"/>
            </w:tcBorders>
          </w:tcPr>
          <w:p w14:paraId="26EFDE67" w14:textId="77777777" w:rsidR="00880F5C" w:rsidRDefault="00880F5C" w:rsidP="00BC018E">
            <w:pPr>
              <w:keepNext/>
              <w:jc w:val="right"/>
            </w:pPr>
          </w:p>
        </w:tc>
      </w:tr>
      <w:tr w:rsidR="00880F5C" w14:paraId="279DB2A6"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2332" w:type="pct"/>
            <w:tcBorders>
              <w:bottom w:val="single" w:sz="4" w:space="0" w:color="auto"/>
            </w:tcBorders>
          </w:tcPr>
          <w:p w14:paraId="7123F785" w14:textId="77777777" w:rsidR="00880F5C" w:rsidRDefault="00880F5C" w:rsidP="00BC018E">
            <w:pPr>
              <w:pStyle w:val="Compact"/>
              <w:keepNext/>
              <w:ind w:firstLine="342"/>
            </w:pPr>
            <w:r>
              <w:t xml:space="preserve">Roberts et al. </w:t>
            </w:r>
            <w:sdt>
              <w:sdtPr>
                <w:id w:val="-873913894"/>
                <w:citation/>
              </w:sdtPr>
              <w:sdtContent>
                <w:r>
                  <w:fldChar w:fldCharType="begin"/>
                </w:r>
                <w:r>
                  <w:instrText xml:space="preserve">CITATION Rob121 \n  \t  \l 1033 </w:instrText>
                </w:r>
                <w:r>
                  <w:fldChar w:fldCharType="separate"/>
                </w:r>
                <w:r>
                  <w:rPr>
                    <w:noProof/>
                  </w:rPr>
                  <w:t>(2012)</w:t>
                </w:r>
                <w:r>
                  <w:fldChar w:fldCharType="end"/>
                </w:r>
              </w:sdtContent>
            </w:sdt>
          </w:p>
        </w:tc>
        <w:tc>
          <w:tcPr>
            <w:tcW w:w="0" w:type="auto"/>
            <w:tcBorders>
              <w:bottom w:val="single" w:sz="4" w:space="0" w:color="auto"/>
            </w:tcBorders>
          </w:tcPr>
          <w:p w14:paraId="0BDB9045"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0.87</w:t>
            </w:r>
          </w:p>
        </w:tc>
        <w:tc>
          <w:tcPr>
            <w:tcW w:w="0" w:type="auto"/>
            <w:tcBorders>
              <w:bottom w:val="single" w:sz="4" w:space="0" w:color="auto"/>
            </w:tcBorders>
          </w:tcPr>
          <w:p w14:paraId="013A70BA"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3A0331E3"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67DB5FCC" w14:textId="77777777" w:rsidR="00880F5C" w:rsidRDefault="00880F5C" w:rsidP="00880F5C">
      <w:bookmarkStart w:id="318" w:name="h3-downstream-hypothesis"/>
      <w:bookmarkEnd w:id="318"/>
    </w:p>
    <w:p w14:paraId="65F6F89D" w14:textId="77777777" w:rsidR="00880F5C" w:rsidRDefault="00880F5C" w:rsidP="00A82313">
      <w:pPr>
        <w:pStyle w:val="Heading3"/>
      </w:pPr>
      <w:bookmarkStart w:id="319" w:name="_Toc355422755"/>
      <w:r>
        <w:t>H3: Deactivation Hypothesis</w:t>
      </w:r>
      <w:bookmarkEnd w:id="319"/>
    </w:p>
    <w:p w14:paraId="4EAC8144" w14:textId="77777777" w:rsidR="00880F5C" w:rsidRPr="00F504D6" w:rsidRDefault="00880F5C" w:rsidP="00880F5C">
      <w:pPr>
        <w:pStyle w:val="BodyText"/>
      </w:pPr>
      <w:r>
        <w:t xml:space="preserve">DSFS installations are not always permanent. For temporary installations as test cases, for instance in transition zones, </w:t>
      </w:r>
    </w:p>
    <w:p w14:paraId="4AE7EC90" w14:textId="77777777" w:rsidR="00880F5C" w:rsidRDefault="00880F5C" w:rsidP="00880F5C">
      <w:pPr>
        <w:pStyle w:val="Caption"/>
      </w:pPr>
      <w:bookmarkStart w:id="320" w:name="_Toc479248269"/>
      <w:r>
        <w:t xml:space="preserve">Table </w:t>
      </w:r>
      <w:fldSimple w:instr=" SEQ Table \* ARABIC ">
        <w:r>
          <w:rPr>
            <w:noProof/>
          </w:rPr>
          <w:t>18</w:t>
        </w:r>
      </w:fldSimple>
      <w:r>
        <w:t>. Summary of mean changes</w:t>
      </w:r>
      <w:r w:rsidRPr="009D5EB4">
        <w:t xml:space="preserve"> in speed for the five hypotheses under Hypothesis H</w:t>
      </w:r>
      <w:r>
        <w:t>3</w:t>
      </w:r>
      <w:r w:rsidRPr="009D5EB4">
        <w:t xml:space="preserve">, </w:t>
      </w:r>
      <w:r>
        <w:t>de</w:t>
      </w:r>
      <w:r w:rsidRPr="009D5EB4">
        <w:t>activation effect of DSFS, by vehicle type.</w:t>
      </w:r>
      <w:r>
        <w:t xml:space="preserve"> This table breaks out the overall mean effect sizes in </w:t>
      </w:r>
      <w:r>
        <w:fldChar w:fldCharType="begin"/>
      </w:r>
      <w:r>
        <w:instrText xml:space="preserve"> REF _Ref478999960 \h </w:instrText>
      </w:r>
      <w:r>
        <w:fldChar w:fldCharType="separate"/>
      </w:r>
      <w:r>
        <w:t xml:space="preserve">Table </w:t>
      </w:r>
      <w:r>
        <w:rPr>
          <w:noProof/>
        </w:rPr>
        <w:t>8</w:t>
      </w:r>
      <w:r>
        <w:fldChar w:fldCharType="end"/>
      </w:r>
      <w:r>
        <w:t>.</w:t>
      </w:r>
      <w:bookmarkEnd w:id="320"/>
    </w:p>
    <w:tbl>
      <w:tblPr>
        <w:tblStyle w:val="rmdtable"/>
        <w:tblW w:w="3764" w:type="pct"/>
        <w:jc w:val="center"/>
        <w:tblLook w:val="07E0" w:firstRow="1" w:lastRow="1" w:firstColumn="1" w:lastColumn="1" w:noHBand="1" w:noVBand="1"/>
        <w:tblCaption w:val="Table 19. Decreases in speed for Hypothesis H3A."/>
      </w:tblPr>
      <w:tblGrid>
        <w:gridCol w:w="2707"/>
        <w:gridCol w:w="1583"/>
        <w:gridCol w:w="1285"/>
        <w:gridCol w:w="1170"/>
        <w:gridCol w:w="464"/>
      </w:tblGrid>
      <w:tr w:rsidR="00880F5C" w:rsidRPr="005F1762" w14:paraId="2E3EDF2B"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1878" w:type="pct"/>
          </w:tcPr>
          <w:p w14:paraId="3E6B2881" w14:textId="77777777" w:rsidR="00880F5C" w:rsidRPr="005F1762" w:rsidRDefault="00880F5C" w:rsidP="00BC018E">
            <w:pPr>
              <w:pStyle w:val="Compact"/>
              <w:keepNext/>
              <w:rPr>
                <w:b/>
              </w:rPr>
            </w:pPr>
            <w:r w:rsidRPr="005F1762">
              <w:rPr>
                <w:b/>
              </w:rPr>
              <w:t>Hypothesis</w:t>
            </w:r>
          </w:p>
        </w:tc>
        <w:tc>
          <w:tcPr>
            <w:tcW w:w="0" w:type="auto"/>
          </w:tcPr>
          <w:p w14:paraId="2FFDAEB0" w14:textId="77777777" w:rsidR="00880F5C" w:rsidRPr="005F1762" w:rsidRDefault="00880F5C" w:rsidP="00BC018E">
            <w:pPr>
              <w:pStyle w:val="Compact"/>
              <w:keepNext/>
              <w:rPr>
                <w:b/>
              </w:rPr>
            </w:pPr>
            <w:r w:rsidRPr="005F1762">
              <w:rPr>
                <w:b/>
              </w:rPr>
              <w:t>Vehicle Type</w:t>
            </w:r>
          </w:p>
        </w:tc>
        <w:tc>
          <w:tcPr>
            <w:tcW w:w="0" w:type="auto"/>
          </w:tcPr>
          <w:p w14:paraId="322356E7" w14:textId="77777777" w:rsidR="00880F5C" w:rsidRPr="005F1762" w:rsidRDefault="00880F5C" w:rsidP="00BC018E">
            <w:pPr>
              <w:pStyle w:val="Compact"/>
              <w:keepNext/>
              <w:jc w:val="right"/>
              <w:rPr>
                <w:b/>
              </w:rPr>
            </w:pPr>
            <w:r w:rsidRPr="005F1762">
              <w:rPr>
                <w:b/>
              </w:rPr>
              <w:t>Effect size</w:t>
            </w:r>
          </w:p>
        </w:tc>
        <w:tc>
          <w:tcPr>
            <w:tcW w:w="0" w:type="auto"/>
          </w:tcPr>
          <w:p w14:paraId="10C9A1E7" w14:textId="77777777" w:rsidR="00880F5C" w:rsidRPr="005F1762" w:rsidRDefault="00880F5C" w:rsidP="00BC018E">
            <w:pPr>
              <w:pStyle w:val="Compact"/>
              <w:keepNext/>
              <w:jc w:val="right"/>
              <w:rPr>
                <w:b/>
              </w:rPr>
            </w:pPr>
            <w:r w:rsidRPr="005F1762">
              <w:rPr>
                <w:b/>
              </w:rPr>
              <w:t>Variance</w:t>
            </w:r>
          </w:p>
        </w:tc>
        <w:tc>
          <w:tcPr>
            <w:tcW w:w="0" w:type="auto"/>
          </w:tcPr>
          <w:p w14:paraId="2254E76C" w14:textId="77777777" w:rsidR="00880F5C" w:rsidRPr="005F1762" w:rsidRDefault="00880F5C" w:rsidP="00BC018E">
            <w:pPr>
              <w:pStyle w:val="Compact"/>
              <w:keepNext/>
              <w:jc w:val="right"/>
              <w:rPr>
                <w:b/>
              </w:rPr>
            </w:pPr>
            <w:r w:rsidRPr="005F1762">
              <w:rPr>
                <w:b/>
              </w:rPr>
              <w:t>N</w:t>
            </w:r>
          </w:p>
        </w:tc>
      </w:tr>
      <w:tr w:rsidR="00880F5C" w14:paraId="58D69A6B" w14:textId="77777777" w:rsidTr="00BC018E">
        <w:trPr>
          <w:jc w:val="center"/>
        </w:trPr>
        <w:tc>
          <w:tcPr>
            <w:tcW w:w="1878" w:type="pct"/>
            <w:vMerge w:val="restart"/>
          </w:tcPr>
          <w:p w14:paraId="3D0452A8" w14:textId="77777777" w:rsidR="00880F5C" w:rsidRDefault="00880F5C" w:rsidP="00BC018E">
            <w:pPr>
              <w:pStyle w:val="Compact"/>
              <w:keepNext/>
            </w:pPr>
            <w:r>
              <w:t>H3A</w:t>
            </w:r>
          </w:p>
          <w:p w14:paraId="69E3CF4B" w14:textId="77777777" w:rsidR="00880F5C" w:rsidRDefault="00880F5C" w:rsidP="00BC018E">
            <w:pPr>
              <w:pStyle w:val="Compact"/>
              <w:keepNext/>
            </w:pPr>
            <w:r>
              <w:t>Deactivation downstream normalized, relative to before</w:t>
            </w:r>
          </w:p>
        </w:tc>
        <w:tc>
          <w:tcPr>
            <w:tcW w:w="0" w:type="auto"/>
          </w:tcPr>
          <w:p w14:paraId="63946F66" w14:textId="77777777" w:rsidR="00880F5C" w:rsidRDefault="00880F5C" w:rsidP="00BC018E">
            <w:pPr>
              <w:pStyle w:val="Compact"/>
              <w:keepNext/>
            </w:pPr>
            <w:r>
              <w:t>Unspecified</w:t>
            </w:r>
          </w:p>
        </w:tc>
        <w:tc>
          <w:tcPr>
            <w:tcW w:w="0" w:type="auto"/>
          </w:tcPr>
          <w:p w14:paraId="50827F42" w14:textId="77777777" w:rsidR="00880F5C" w:rsidRDefault="00880F5C" w:rsidP="00BC018E">
            <w:pPr>
              <w:pStyle w:val="Compact"/>
              <w:keepNext/>
              <w:jc w:val="right"/>
            </w:pPr>
            <w:r>
              <w:t>-0.40</w:t>
            </w:r>
          </w:p>
        </w:tc>
        <w:tc>
          <w:tcPr>
            <w:tcW w:w="0" w:type="auto"/>
          </w:tcPr>
          <w:p w14:paraId="3958F3B3" w14:textId="77777777" w:rsidR="00880F5C" w:rsidRDefault="00880F5C" w:rsidP="00BC018E">
            <w:pPr>
              <w:pStyle w:val="Compact"/>
              <w:keepNext/>
              <w:jc w:val="right"/>
            </w:pPr>
            <w:r>
              <w:t>0.01</w:t>
            </w:r>
          </w:p>
        </w:tc>
        <w:tc>
          <w:tcPr>
            <w:tcW w:w="0" w:type="auto"/>
          </w:tcPr>
          <w:p w14:paraId="2489E302" w14:textId="77777777" w:rsidR="00880F5C" w:rsidRDefault="00880F5C" w:rsidP="00BC018E">
            <w:pPr>
              <w:pStyle w:val="Compact"/>
              <w:keepNext/>
              <w:jc w:val="right"/>
            </w:pPr>
            <w:r>
              <w:t>2</w:t>
            </w:r>
          </w:p>
        </w:tc>
      </w:tr>
      <w:tr w:rsidR="00880F5C" w14:paraId="6FBBB4EA" w14:textId="77777777" w:rsidTr="00BC018E">
        <w:tblPrEx>
          <w:jc w:val="left"/>
          <w:tblLook w:val="04A0" w:firstRow="1" w:lastRow="0" w:firstColumn="1" w:lastColumn="0" w:noHBand="0" w:noVBand="1"/>
        </w:tblPrEx>
        <w:tc>
          <w:tcPr>
            <w:tcW w:w="1878" w:type="pct"/>
            <w:vMerge/>
          </w:tcPr>
          <w:p w14:paraId="3BEEDAC8" w14:textId="77777777" w:rsidR="00880F5C" w:rsidRDefault="00880F5C" w:rsidP="00BC018E">
            <w:pPr>
              <w:pStyle w:val="Compact"/>
              <w:keepNext/>
            </w:pPr>
          </w:p>
        </w:tc>
        <w:tc>
          <w:tcPr>
            <w:tcW w:w="0" w:type="auto"/>
          </w:tcPr>
          <w:p w14:paraId="554BF150" w14:textId="77777777" w:rsidR="00880F5C" w:rsidRDefault="00880F5C" w:rsidP="00BC018E">
            <w:pPr>
              <w:pStyle w:val="Compact"/>
              <w:keepNext/>
            </w:pPr>
            <w:r>
              <w:t>Passenger</w:t>
            </w:r>
          </w:p>
        </w:tc>
        <w:tc>
          <w:tcPr>
            <w:tcW w:w="0" w:type="auto"/>
          </w:tcPr>
          <w:p w14:paraId="5D756EEA" w14:textId="77777777" w:rsidR="00880F5C" w:rsidRDefault="00880F5C" w:rsidP="00BC018E">
            <w:pPr>
              <w:pStyle w:val="Compact"/>
              <w:keepNext/>
              <w:jc w:val="right"/>
            </w:pPr>
            <w:r>
              <w:t>-</w:t>
            </w:r>
          </w:p>
        </w:tc>
        <w:tc>
          <w:tcPr>
            <w:tcW w:w="0" w:type="auto"/>
          </w:tcPr>
          <w:p w14:paraId="7D2CF393" w14:textId="77777777" w:rsidR="00880F5C" w:rsidRDefault="00880F5C" w:rsidP="00BC018E">
            <w:pPr>
              <w:pStyle w:val="Compact"/>
              <w:keepNext/>
              <w:jc w:val="right"/>
            </w:pPr>
            <w:r>
              <w:t>-</w:t>
            </w:r>
          </w:p>
        </w:tc>
        <w:tc>
          <w:tcPr>
            <w:tcW w:w="0" w:type="auto"/>
          </w:tcPr>
          <w:p w14:paraId="4089562C" w14:textId="77777777" w:rsidR="00880F5C" w:rsidRDefault="00880F5C" w:rsidP="00BC018E">
            <w:pPr>
              <w:pStyle w:val="Compact"/>
              <w:keepNext/>
              <w:jc w:val="right"/>
            </w:pPr>
            <w:r>
              <w:t>-</w:t>
            </w:r>
          </w:p>
        </w:tc>
      </w:tr>
      <w:tr w:rsidR="00880F5C" w14:paraId="4F665D17" w14:textId="77777777" w:rsidTr="00BC018E">
        <w:tblPrEx>
          <w:jc w:val="left"/>
          <w:tblLook w:val="04A0" w:firstRow="1" w:lastRow="0" w:firstColumn="1" w:lastColumn="0" w:noHBand="0" w:noVBand="1"/>
        </w:tblPrEx>
        <w:tc>
          <w:tcPr>
            <w:tcW w:w="1878" w:type="pct"/>
            <w:vMerge/>
            <w:tcBorders>
              <w:bottom w:val="single" w:sz="4" w:space="0" w:color="auto"/>
            </w:tcBorders>
          </w:tcPr>
          <w:p w14:paraId="0F187A89" w14:textId="77777777" w:rsidR="00880F5C" w:rsidRDefault="00880F5C" w:rsidP="00BC018E">
            <w:pPr>
              <w:pStyle w:val="Compact"/>
              <w:keepNext/>
            </w:pPr>
          </w:p>
        </w:tc>
        <w:tc>
          <w:tcPr>
            <w:tcW w:w="0" w:type="auto"/>
            <w:tcBorders>
              <w:bottom w:val="single" w:sz="4" w:space="0" w:color="auto"/>
            </w:tcBorders>
          </w:tcPr>
          <w:p w14:paraId="39218142" w14:textId="77777777" w:rsidR="00880F5C" w:rsidRDefault="00880F5C" w:rsidP="00BC018E">
            <w:pPr>
              <w:pStyle w:val="Compact"/>
              <w:keepNext/>
            </w:pPr>
            <w:r>
              <w:t>Truck</w:t>
            </w:r>
          </w:p>
        </w:tc>
        <w:tc>
          <w:tcPr>
            <w:tcW w:w="0" w:type="auto"/>
            <w:tcBorders>
              <w:bottom w:val="single" w:sz="4" w:space="0" w:color="auto"/>
            </w:tcBorders>
          </w:tcPr>
          <w:p w14:paraId="55689040" w14:textId="77777777" w:rsidR="00880F5C" w:rsidRDefault="00880F5C" w:rsidP="00BC018E">
            <w:pPr>
              <w:pStyle w:val="Compact"/>
              <w:keepNext/>
              <w:jc w:val="right"/>
            </w:pPr>
            <w:r>
              <w:t>-</w:t>
            </w:r>
          </w:p>
        </w:tc>
        <w:tc>
          <w:tcPr>
            <w:tcW w:w="0" w:type="auto"/>
            <w:tcBorders>
              <w:bottom w:val="single" w:sz="4" w:space="0" w:color="auto"/>
            </w:tcBorders>
          </w:tcPr>
          <w:p w14:paraId="2772C7D6" w14:textId="77777777" w:rsidR="00880F5C" w:rsidRDefault="00880F5C" w:rsidP="00BC018E">
            <w:pPr>
              <w:pStyle w:val="Compact"/>
              <w:keepNext/>
              <w:jc w:val="right"/>
            </w:pPr>
            <w:r>
              <w:t>-</w:t>
            </w:r>
          </w:p>
        </w:tc>
        <w:tc>
          <w:tcPr>
            <w:tcW w:w="0" w:type="auto"/>
            <w:tcBorders>
              <w:bottom w:val="single" w:sz="4" w:space="0" w:color="auto"/>
            </w:tcBorders>
          </w:tcPr>
          <w:p w14:paraId="79691563" w14:textId="77777777" w:rsidR="00880F5C" w:rsidRDefault="00880F5C" w:rsidP="00BC018E">
            <w:pPr>
              <w:pStyle w:val="Compact"/>
              <w:keepNext/>
              <w:jc w:val="right"/>
            </w:pPr>
            <w:r>
              <w:t>-</w:t>
            </w:r>
          </w:p>
        </w:tc>
      </w:tr>
      <w:tr w:rsidR="00880F5C" w14:paraId="6663E7D8" w14:textId="77777777" w:rsidTr="00BC018E">
        <w:tblPrEx>
          <w:jc w:val="left"/>
          <w:tblLook w:val="04A0" w:firstRow="1" w:lastRow="0" w:firstColumn="1" w:lastColumn="0" w:noHBand="0" w:noVBand="1"/>
        </w:tblPrEx>
        <w:tc>
          <w:tcPr>
            <w:tcW w:w="1878" w:type="pct"/>
            <w:vMerge w:val="restart"/>
            <w:tcBorders>
              <w:top w:val="single" w:sz="4" w:space="0" w:color="auto"/>
            </w:tcBorders>
          </w:tcPr>
          <w:p w14:paraId="250E2B60" w14:textId="77777777" w:rsidR="00880F5C" w:rsidRDefault="00880F5C" w:rsidP="00BC018E">
            <w:pPr>
              <w:pStyle w:val="Compact"/>
            </w:pPr>
            <w:r>
              <w:t>H3B</w:t>
            </w:r>
          </w:p>
          <w:p w14:paraId="2BA2CA8F" w14:textId="77777777" w:rsidR="00880F5C" w:rsidRDefault="00880F5C" w:rsidP="00BC018E">
            <w:pPr>
              <w:pStyle w:val="Compact"/>
            </w:pPr>
            <w:r>
              <w:t>Deactivation, relative to before</w:t>
            </w:r>
          </w:p>
        </w:tc>
        <w:tc>
          <w:tcPr>
            <w:tcW w:w="0" w:type="auto"/>
            <w:tcBorders>
              <w:top w:val="single" w:sz="4" w:space="0" w:color="auto"/>
              <w:bottom w:val="nil"/>
            </w:tcBorders>
          </w:tcPr>
          <w:p w14:paraId="1F418AC5" w14:textId="77777777" w:rsidR="00880F5C" w:rsidRDefault="00880F5C" w:rsidP="00BC018E">
            <w:pPr>
              <w:pStyle w:val="Compact"/>
            </w:pPr>
            <w:r>
              <w:t>Unspecified</w:t>
            </w:r>
          </w:p>
        </w:tc>
        <w:tc>
          <w:tcPr>
            <w:tcW w:w="0" w:type="auto"/>
            <w:tcBorders>
              <w:top w:val="single" w:sz="4" w:space="0" w:color="auto"/>
              <w:bottom w:val="nil"/>
            </w:tcBorders>
          </w:tcPr>
          <w:p w14:paraId="30757199" w14:textId="77777777" w:rsidR="00880F5C" w:rsidRDefault="00880F5C" w:rsidP="00BC018E">
            <w:pPr>
              <w:pStyle w:val="Compact"/>
              <w:jc w:val="right"/>
            </w:pPr>
            <w:r>
              <w:t>-0.01</w:t>
            </w:r>
          </w:p>
        </w:tc>
        <w:tc>
          <w:tcPr>
            <w:tcW w:w="0" w:type="auto"/>
            <w:tcBorders>
              <w:top w:val="single" w:sz="4" w:space="0" w:color="auto"/>
              <w:bottom w:val="nil"/>
            </w:tcBorders>
          </w:tcPr>
          <w:p w14:paraId="2493BFBE" w14:textId="77777777" w:rsidR="00880F5C" w:rsidRDefault="00880F5C" w:rsidP="00BC018E">
            <w:pPr>
              <w:pStyle w:val="Compact"/>
              <w:jc w:val="right"/>
            </w:pPr>
            <w:r>
              <w:t>0.05</w:t>
            </w:r>
          </w:p>
        </w:tc>
        <w:tc>
          <w:tcPr>
            <w:tcW w:w="0" w:type="auto"/>
            <w:tcBorders>
              <w:top w:val="single" w:sz="4" w:space="0" w:color="auto"/>
              <w:bottom w:val="nil"/>
            </w:tcBorders>
          </w:tcPr>
          <w:p w14:paraId="532FA899" w14:textId="77777777" w:rsidR="00880F5C" w:rsidRDefault="00880F5C" w:rsidP="00BC018E">
            <w:pPr>
              <w:pStyle w:val="Compact"/>
              <w:jc w:val="right"/>
            </w:pPr>
            <w:r>
              <w:t>16</w:t>
            </w:r>
          </w:p>
        </w:tc>
      </w:tr>
      <w:tr w:rsidR="00880F5C" w14:paraId="53A2BC25" w14:textId="77777777" w:rsidTr="00BC018E">
        <w:tblPrEx>
          <w:jc w:val="left"/>
          <w:tblLook w:val="04A0" w:firstRow="1" w:lastRow="0" w:firstColumn="1" w:lastColumn="0" w:noHBand="0" w:noVBand="1"/>
        </w:tblPrEx>
        <w:tc>
          <w:tcPr>
            <w:tcW w:w="1878" w:type="pct"/>
            <w:vMerge/>
          </w:tcPr>
          <w:p w14:paraId="21C249C0" w14:textId="77777777" w:rsidR="00880F5C" w:rsidRDefault="00880F5C" w:rsidP="00BC018E">
            <w:pPr>
              <w:pStyle w:val="Compact"/>
            </w:pPr>
          </w:p>
        </w:tc>
        <w:tc>
          <w:tcPr>
            <w:tcW w:w="0" w:type="auto"/>
            <w:tcBorders>
              <w:top w:val="nil"/>
            </w:tcBorders>
          </w:tcPr>
          <w:p w14:paraId="3593FD07" w14:textId="77777777" w:rsidR="00880F5C" w:rsidRDefault="00880F5C" w:rsidP="00BC018E">
            <w:pPr>
              <w:pStyle w:val="Compact"/>
            </w:pPr>
            <w:r>
              <w:t>Passenger</w:t>
            </w:r>
          </w:p>
        </w:tc>
        <w:tc>
          <w:tcPr>
            <w:tcW w:w="0" w:type="auto"/>
            <w:tcBorders>
              <w:top w:val="nil"/>
            </w:tcBorders>
          </w:tcPr>
          <w:p w14:paraId="095ECAD1" w14:textId="77777777" w:rsidR="00880F5C" w:rsidRDefault="00880F5C" w:rsidP="00BC018E">
            <w:pPr>
              <w:pStyle w:val="Compact"/>
              <w:jc w:val="right"/>
            </w:pPr>
            <w:r>
              <w:t>-1.10</w:t>
            </w:r>
          </w:p>
        </w:tc>
        <w:tc>
          <w:tcPr>
            <w:tcW w:w="0" w:type="auto"/>
            <w:tcBorders>
              <w:top w:val="nil"/>
            </w:tcBorders>
          </w:tcPr>
          <w:p w14:paraId="14975C2A" w14:textId="77777777" w:rsidR="00880F5C" w:rsidRDefault="00880F5C" w:rsidP="00BC018E">
            <w:pPr>
              <w:pStyle w:val="Compact"/>
              <w:jc w:val="right"/>
            </w:pPr>
            <w:r>
              <w:t>0.08</w:t>
            </w:r>
          </w:p>
        </w:tc>
        <w:tc>
          <w:tcPr>
            <w:tcW w:w="0" w:type="auto"/>
            <w:tcBorders>
              <w:top w:val="nil"/>
            </w:tcBorders>
          </w:tcPr>
          <w:p w14:paraId="0DB77F7E" w14:textId="77777777" w:rsidR="00880F5C" w:rsidRDefault="00880F5C" w:rsidP="00BC018E">
            <w:pPr>
              <w:pStyle w:val="Compact"/>
              <w:jc w:val="right"/>
            </w:pPr>
            <w:r>
              <w:t>2</w:t>
            </w:r>
          </w:p>
        </w:tc>
      </w:tr>
      <w:tr w:rsidR="00880F5C" w14:paraId="45E20E87" w14:textId="77777777" w:rsidTr="00BC018E">
        <w:tblPrEx>
          <w:jc w:val="left"/>
          <w:tblLook w:val="04A0" w:firstRow="1" w:lastRow="0" w:firstColumn="1" w:lastColumn="0" w:noHBand="0" w:noVBand="1"/>
        </w:tblPrEx>
        <w:tc>
          <w:tcPr>
            <w:tcW w:w="1878" w:type="pct"/>
            <w:vMerge/>
            <w:tcBorders>
              <w:bottom w:val="single" w:sz="4" w:space="0" w:color="auto"/>
            </w:tcBorders>
          </w:tcPr>
          <w:p w14:paraId="2518BA33" w14:textId="77777777" w:rsidR="00880F5C" w:rsidRDefault="00880F5C" w:rsidP="00BC018E">
            <w:pPr>
              <w:pStyle w:val="Compact"/>
            </w:pPr>
          </w:p>
        </w:tc>
        <w:tc>
          <w:tcPr>
            <w:tcW w:w="0" w:type="auto"/>
            <w:tcBorders>
              <w:bottom w:val="single" w:sz="4" w:space="0" w:color="auto"/>
            </w:tcBorders>
          </w:tcPr>
          <w:p w14:paraId="40ABF970" w14:textId="77777777" w:rsidR="00880F5C" w:rsidRDefault="00880F5C" w:rsidP="00BC018E">
            <w:pPr>
              <w:pStyle w:val="Compact"/>
            </w:pPr>
            <w:r>
              <w:t>Truck</w:t>
            </w:r>
          </w:p>
        </w:tc>
        <w:tc>
          <w:tcPr>
            <w:tcW w:w="0" w:type="auto"/>
            <w:tcBorders>
              <w:bottom w:val="single" w:sz="4" w:space="0" w:color="auto"/>
            </w:tcBorders>
          </w:tcPr>
          <w:p w14:paraId="208D1F65" w14:textId="77777777" w:rsidR="00880F5C" w:rsidRDefault="00880F5C" w:rsidP="00BC018E">
            <w:pPr>
              <w:pStyle w:val="Compact"/>
              <w:jc w:val="right"/>
            </w:pPr>
            <w:r>
              <w:t>-5.70</w:t>
            </w:r>
          </w:p>
        </w:tc>
        <w:tc>
          <w:tcPr>
            <w:tcW w:w="0" w:type="auto"/>
            <w:tcBorders>
              <w:bottom w:val="single" w:sz="4" w:space="0" w:color="auto"/>
            </w:tcBorders>
          </w:tcPr>
          <w:p w14:paraId="60FA3A22" w14:textId="77777777" w:rsidR="00880F5C" w:rsidRDefault="00880F5C" w:rsidP="00BC018E">
            <w:pPr>
              <w:pStyle w:val="Compact"/>
              <w:jc w:val="right"/>
            </w:pPr>
            <w:r>
              <w:t>2.26</w:t>
            </w:r>
          </w:p>
        </w:tc>
        <w:tc>
          <w:tcPr>
            <w:tcW w:w="0" w:type="auto"/>
            <w:tcBorders>
              <w:bottom w:val="single" w:sz="4" w:space="0" w:color="auto"/>
            </w:tcBorders>
          </w:tcPr>
          <w:p w14:paraId="7A951F63" w14:textId="77777777" w:rsidR="00880F5C" w:rsidRDefault="00880F5C" w:rsidP="00BC018E">
            <w:pPr>
              <w:pStyle w:val="Compact"/>
              <w:jc w:val="right"/>
            </w:pPr>
            <w:r>
              <w:t>2</w:t>
            </w:r>
          </w:p>
        </w:tc>
      </w:tr>
      <w:tr w:rsidR="00880F5C" w14:paraId="2C235802" w14:textId="77777777" w:rsidTr="00BC018E">
        <w:tblPrEx>
          <w:jc w:val="left"/>
          <w:tblLook w:val="04A0" w:firstRow="1" w:lastRow="0" w:firstColumn="1" w:lastColumn="0" w:noHBand="0" w:noVBand="1"/>
        </w:tblPrEx>
        <w:tc>
          <w:tcPr>
            <w:tcW w:w="1878" w:type="pct"/>
            <w:vMerge w:val="restart"/>
            <w:tcBorders>
              <w:top w:val="single" w:sz="4" w:space="0" w:color="auto"/>
            </w:tcBorders>
          </w:tcPr>
          <w:p w14:paraId="0C542ABC" w14:textId="77777777" w:rsidR="00880F5C" w:rsidRDefault="00880F5C" w:rsidP="00BC018E">
            <w:pPr>
              <w:pStyle w:val="Compact"/>
            </w:pPr>
            <w:r>
              <w:t>H3C</w:t>
            </w:r>
          </w:p>
          <w:p w14:paraId="13F83209" w14:textId="77777777" w:rsidR="00880F5C" w:rsidRDefault="00880F5C" w:rsidP="00BC018E">
            <w:pPr>
              <w:pStyle w:val="Compact"/>
            </w:pPr>
            <w:r>
              <w:t>Deactivation, relative to upstream</w:t>
            </w:r>
          </w:p>
        </w:tc>
        <w:tc>
          <w:tcPr>
            <w:tcW w:w="0" w:type="auto"/>
            <w:tcBorders>
              <w:top w:val="single" w:sz="4" w:space="0" w:color="auto"/>
              <w:bottom w:val="nil"/>
            </w:tcBorders>
          </w:tcPr>
          <w:p w14:paraId="33A43E8A" w14:textId="77777777" w:rsidR="00880F5C" w:rsidRDefault="00880F5C" w:rsidP="00BC018E">
            <w:pPr>
              <w:pStyle w:val="Compact"/>
            </w:pPr>
            <w:r>
              <w:t>Unspecified</w:t>
            </w:r>
          </w:p>
        </w:tc>
        <w:tc>
          <w:tcPr>
            <w:tcW w:w="0" w:type="auto"/>
            <w:tcBorders>
              <w:top w:val="single" w:sz="4" w:space="0" w:color="auto"/>
              <w:bottom w:val="nil"/>
            </w:tcBorders>
          </w:tcPr>
          <w:p w14:paraId="3F00019C" w14:textId="77777777" w:rsidR="00880F5C" w:rsidRDefault="00880F5C" w:rsidP="00BC018E">
            <w:pPr>
              <w:pStyle w:val="Compact"/>
              <w:jc w:val="right"/>
            </w:pPr>
            <w:r>
              <w:t>-9.44</w:t>
            </w:r>
          </w:p>
        </w:tc>
        <w:tc>
          <w:tcPr>
            <w:tcW w:w="0" w:type="auto"/>
            <w:tcBorders>
              <w:top w:val="single" w:sz="4" w:space="0" w:color="auto"/>
              <w:bottom w:val="nil"/>
            </w:tcBorders>
          </w:tcPr>
          <w:p w14:paraId="7E4A9077" w14:textId="77777777" w:rsidR="00880F5C" w:rsidRDefault="00880F5C" w:rsidP="00BC018E">
            <w:pPr>
              <w:pStyle w:val="Compact"/>
              <w:jc w:val="right"/>
            </w:pPr>
            <w:r>
              <w:t>0.07</w:t>
            </w:r>
          </w:p>
        </w:tc>
        <w:tc>
          <w:tcPr>
            <w:tcW w:w="0" w:type="auto"/>
            <w:tcBorders>
              <w:top w:val="single" w:sz="4" w:space="0" w:color="auto"/>
              <w:bottom w:val="nil"/>
            </w:tcBorders>
          </w:tcPr>
          <w:p w14:paraId="0D951A6C" w14:textId="77777777" w:rsidR="00880F5C" w:rsidRDefault="00880F5C" w:rsidP="00BC018E">
            <w:pPr>
              <w:pStyle w:val="Compact"/>
              <w:jc w:val="right"/>
            </w:pPr>
            <w:r>
              <w:t>4</w:t>
            </w:r>
          </w:p>
        </w:tc>
      </w:tr>
      <w:tr w:rsidR="00880F5C" w14:paraId="623934D0" w14:textId="77777777" w:rsidTr="00BC018E">
        <w:tblPrEx>
          <w:jc w:val="left"/>
          <w:tblLook w:val="04A0" w:firstRow="1" w:lastRow="0" w:firstColumn="1" w:lastColumn="0" w:noHBand="0" w:noVBand="1"/>
        </w:tblPrEx>
        <w:tc>
          <w:tcPr>
            <w:tcW w:w="1878" w:type="pct"/>
            <w:vMerge/>
          </w:tcPr>
          <w:p w14:paraId="62F41619" w14:textId="77777777" w:rsidR="00880F5C" w:rsidRDefault="00880F5C" w:rsidP="00BC018E">
            <w:pPr>
              <w:pStyle w:val="Compact"/>
            </w:pPr>
          </w:p>
        </w:tc>
        <w:tc>
          <w:tcPr>
            <w:tcW w:w="0" w:type="auto"/>
            <w:tcBorders>
              <w:top w:val="nil"/>
            </w:tcBorders>
          </w:tcPr>
          <w:p w14:paraId="4900A0F6" w14:textId="77777777" w:rsidR="00880F5C" w:rsidRDefault="00880F5C" w:rsidP="00BC018E">
            <w:pPr>
              <w:pStyle w:val="Compact"/>
            </w:pPr>
            <w:r>
              <w:t>Passenger</w:t>
            </w:r>
          </w:p>
        </w:tc>
        <w:tc>
          <w:tcPr>
            <w:tcW w:w="0" w:type="auto"/>
            <w:tcBorders>
              <w:top w:val="nil"/>
            </w:tcBorders>
          </w:tcPr>
          <w:p w14:paraId="382BDC14" w14:textId="77777777" w:rsidR="00880F5C" w:rsidRDefault="00880F5C" w:rsidP="00BC018E">
            <w:pPr>
              <w:pStyle w:val="Compact"/>
              <w:jc w:val="right"/>
            </w:pPr>
            <w:r>
              <w:t>-</w:t>
            </w:r>
          </w:p>
        </w:tc>
        <w:tc>
          <w:tcPr>
            <w:tcW w:w="0" w:type="auto"/>
            <w:tcBorders>
              <w:top w:val="nil"/>
            </w:tcBorders>
          </w:tcPr>
          <w:p w14:paraId="05A6B586" w14:textId="77777777" w:rsidR="00880F5C" w:rsidRDefault="00880F5C" w:rsidP="00BC018E">
            <w:pPr>
              <w:pStyle w:val="Compact"/>
              <w:jc w:val="right"/>
            </w:pPr>
            <w:r>
              <w:t>-</w:t>
            </w:r>
          </w:p>
        </w:tc>
        <w:tc>
          <w:tcPr>
            <w:tcW w:w="0" w:type="auto"/>
            <w:tcBorders>
              <w:top w:val="nil"/>
            </w:tcBorders>
          </w:tcPr>
          <w:p w14:paraId="678E8961" w14:textId="77777777" w:rsidR="00880F5C" w:rsidRDefault="00880F5C" w:rsidP="00BC018E">
            <w:pPr>
              <w:pStyle w:val="Compact"/>
              <w:jc w:val="right"/>
            </w:pPr>
            <w:r>
              <w:t>-</w:t>
            </w:r>
          </w:p>
        </w:tc>
      </w:tr>
      <w:tr w:rsidR="00880F5C" w14:paraId="3223CC75" w14:textId="77777777" w:rsidTr="00BC018E">
        <w:tblPrEx>
          <w:jc w:val="left"/>
          <w:tblLook w:val="04A0" w:firstRow="1" w:lastRow="0" w:firstColumn="1" w:lastColumn="0" w:noHBand="0" w:noVBand="1"/>
        </w:tblPrEx>
        <w:tc>
          <w:tcPr>
            <w:tcW w:w="1878" w:type="pct"/>
            <w:vMerge/>
            <w:tcBorders>
              <w:bottom w:val="single" w:sz="4" w:space="0" w:color="auto"/>
            </w:tcBorders>
          </w:tcPr>
          <w:p w14:paraId="47AC02F4" w14:textId="77777777" w:rsidR="00880F5C" w:rsidRDefault="00880F5C" w:rsidP="00BC018E">
            <w:pPr>
              <w:pStyle w:val="Compact"/>
            </w:pPr>
          </w:p>
        </w:tc>
        <w:tc>
          <w:tcPr>
            <w:tcW w:w="0" w:type="auto"/>
            <w:tcBorders>
              <w:bottom w:val="single" w:sz="4" w:space="0" w:color="auto"/>
            </w:tcBorders>
          </w:tcPr>
          <w:p w14:paraId="2CFA19FE" w14:textId="77777777" w:rsidR="00880F5C" w:rsidRDefault="00880F5C" w:rsidP="00BC018E">
            <w:pPr>
              <w:pStyle w:val="Compact"/>
            </w:pPr>
            <w:r>
              <w:t>Truck</w:t>
            </w:r>
          </w:p>
        </w:tc>
        <w:tc>
          <w:tcPr>
            <w:tcW w:w="0" w:type="auto"/>
            <w:tcBorders>
              <w:bottom w:val="single" w:sz="4" w:space="0" w:color="auto"/>
            </w:tcBorders>
          </w:tcPr>
          <w:p w14:paraId="11C3E677" w14:textId="77777777" w:rsidR="00880F5C" w:rsidRDefault="00880F5C" w:rsidP="00BC018E">
            <w:pPr>
              <w:pStyle w:val="Compact"/>
              <w:jc w:val="right"/>
            </w:pPr>
            <w:r>
              <w:t>-</w:t>
            </w:r>
          </w:p>
        </w:tc>
        <w:tc>
          <w:tcPr>
            <w:tcW w:w="0" w:type="auto"/>
            <w:tcBorders>
              <w:bottom w:val="single" w:sz="4" w:space="0" w:color="auto"/>
            </w:tcBorders>
          </w:tcPr>
          <w:p w14:paraId="236D17C2" w14:textId="77777777" w:rsidR="00880F5C" w:rsidRDefault="00880F5C" w:rsidP="00BC018E">
            <w:pPr>
              <w:pStyle w:val="Compact"/>
              <w:jc w:val="right"/>
            </w:pPr>
            <w:r>
              <w:t>-</w:t>
            </w:r>
          </w:p>
        </w:tc>
        <w:tc>
          <w:tcPr>
            <w:tcW w:w="0" w:type="auto"/>
            <w:tcBorders>
              <w:bottom w:val="single" w:sz="4" w:space="0" w:color="auto"/>
            </w:tcBorders>
          </w:tcPr>
          <w:p w14:paraId="2B352D9E" w14:textId="77777777" w:rsidR="00880F5C" w:rsidRDefault="00880F5C" w:rsidP="00BC018E">
            <w:pPr>
              <w:pStyle w:val="Compact"/>
              <w:jc w:val="right"/>
            </w:pPr>
            <w:r>
              <w:t>-</w:t>
            </w:r>
          </w:p>
        </w:tc>
      </w:tr>
      <w:tr w:rsidR="00880F5C" w14:paraId="046A11B7" w14:textId="77777777" w:rsidTr="00BC018E">
        <w:tblPrEx>
          <w:jc w:val="left"/>
          <w:tblLook w:val="04A0" w:firstRow="1" w:lastRow="0" w:firstColumn="1" w:lastColumn="0" w:noHBand="0" w:noVBand="1"/>
        </w:tblPrEx>
        <w:tc>
          <w:tcPr>
            <w:tcW w:w="1878" w:type="pct"/>
            <w:vMerge w:val="restart"/>
            <w:tcBorders>
              <w:top w:val="single" w:sz="4" w:space="0" w:color="auto"/>
            </w:tcBorders>
          </w:tcPr>
          <w:p w14:paraId="226777FA" w14:textId="77777777" w:rsidR="00880F5C" w:rsidRDefault="00880F5C" w:rsidP="00BC018E">
            <w:pPr>
              <w:pStyle w:val="Compact"/>
            </w:pPr>
            <w:r>
              <w:t>H3A’</w:t>
            </w:r>
          </w:p>
          <w:p w14:paraId="767272A1" w14:textId="77777777" w:rsidR="00880F5C" w:rsidRDefault="00880F5C" w:rsidP="00BC018E">
            <w:pPr>
              <w:pStyle w:val="Compact"/>
            </w:pPr>
            <w:r>
              <w:t xml:space="preserve">Deactivation normalized, </w:t>
            </w:r>
            <w:r>
              <w:lastRenderedPageBreak/>
              <w:t>relative to during</w:t>
            </w:r>
          </w:p>
        </w:tc>
        <w:tc>
          <w:tcPr>
            <w:tcW w:w="0" w:type="auto"/>
            <w:tcBorders>
              <w:top w:val="single" w:sz="4" w:space="0" w:color="auto"/>
              <w:bottom w:val="nil"/>
            </w:tcBorders>
          </w:tcPr>
          <w:p w14:paraId="1FA48F43" w14:textId="77777777" w:rsidR="00880F5C" w:rsidRDefault="00880F5C" w:rsidP="00BC018E">
            <w:pPr>
              <w:pStyle w:val="Compact"/>
            </w:pPr>
            <w:r>
              <w:lastRenderedPageBreak/>
              <w:t>Unspecified</w:t>
            </w:r>
          </w:p>
        </w:tc>
        <w:tc>
          <w:tcPr>
            <w:tcW w:w="0" w:type="auto"/>
            <w:tcBorders>
              <w:top w:val="single" w:sz="4" w:space="0" w:color="auto"/>
              <w:bottom w:val="nil"/>
            </w:tcBorders>
          </w:tcPr>
          <w:p w14:paraId="0718D216" w14:textId="77777777" w:rsidR="00880F5C" w:rsidRDefault="00880F5C" w:rsidP="00BC018E">
            <w:pPr>
              <w:pStyle w:val="Compact"/>
              <w:jc w:val="right"/>
            </w:pPr>
            <w:r>
              <w:t>-2.60</w:t>
            </w:r>
          </w:p>
        </w:tc>
        <w:tc>
          <w:tcPr>
            <w:tcW w:w="0" w:type="auto"/>
            <w:tcBorders>
              <w:top w:val="single" w:sz="4" w:space="0" w:color="auto"/>
              <w:bottom w:val="nil"/>
            </w:tcBorders>
          </w:tcPr>
          <w:p w14:paraId="5E405A2D" w14:textId="77777777" w:rsidR="00880F5C" w:rsidRDefault="00880F5C" w:rsidP="00BC018E">
            <w:pPr>
              <w:pStyle w:val="Compact"/>
              <w:jc w:val="right"/>
            </w:pPr>
            <w:r>
              <w:t>0.01</w:t>
            </w:r>
          </w:p>
        </w:tc>
        <w:tc>
          <w:tcPr>
            <w:tcW w:w="0" w:type="auto"/>
            <w:tcBorders>
              <w:top w:val="single" w:sz="4" w:space="0" w:color="auto"/>
              <w:bottom w:val="nil"/>
            </w:tcBorders>
          </w:tcPr>
          <w:p w14:paraId="65D0556D" w14:textId="77777777" w:rsidR="00880F5C" w:rsidRDefault="00880F5C" w:rsidP="00BC018E">
            <w:pPr>
              <w:pStyle w:val="Compact"/>
              <w:jc w:val="right"/>
            </w:pPr>
            <w:r>
              <w:t>2</w:t>
            </w:r>
          </w:p>
        </w:tc>
      </w:tr>
      <w:tr w:rsidR="00880F5C" w14:paraId="44B30637" w14:textId="77777777" w:rsidTr="00BC018E">
        <w:tblPrEx>
          <w:jc w:val="left"/>
          <w:tblLook w:val="04A0" w:firstRow="1" w:lastRow="0" w:firstColumn="1" w:lastColumn="0" w:noHBand="0" w:noVBand="1"/>
        </w:tblPrEx>
        <w:tc>
          <w:tcPr>
            <w:tcW w:w="1878" w:type="pct"/>
            <w:vMerge/>
          </w:tcPr>
          <w:p w14:paraId="74364828" w14:textId="77777777" w:rsidR="00880F5C" w:rsidRDefault="00880F5C" w:rsidP="00BC018E">
            <w:pPr>
              <w:pStyle w:val="Compact"/>
            </w:pPr>
          </w:p>
        </w:tc>
        <w:tc>
          <w:tcPr>
            <w:tcW w:w="0" w:type="auto"/>
            <w:tcBorders>
              <w:top w:val="nil"/>
            </w:tcBorders>
          </w:tcPr>
          <w:p w14:paraId="617B2CF3" w14:textId="77777777" w:rsidR="00880F5C" w:rsidRDefault="00880F5C" w:rsidP="00BC018E">
            <w:pPr>
              <w:pStyle w:val="Compact"/>
            </w:pPr>
            <w:r>
              <w:t>Passenger</w:t>
            </w:r>
          </w:p>
        </w:tc>
        <w:tc>
          <w:tcPr>
            <w:tcW w:w="0" w:type="auto"/>
            <w:tcBorders>
              <w:top w:val="nil"/>
            </w:tcBorders>
          </w:tcPr>
          <w:p w14:paraId="4D786162" w14:textId="77777777" w:rsidR="00880F5C" w:rsidRDefault="00880F5C" w:rsidP="00BC018E">
            <w:pPr>
              <w:pStyle w:val="Compact"/>
              <w:jc w:val="right"/>
            </w:pPr>
            <w:r>
              <w:t>-</w:t>
            </w:r>
          </w:p>
        </w:tc>
        <w:tc>
          <w:tcPr>
            <w:tcW w:w="0" w:type="auto"/>
            <w:tcBorders>
              <w:top w:val="nil"/>
            </w:tcBorders>
          </w:tcPr>
          <w:p w14:paraId="1E3CD727" w14:textId="77777777" w:rsidR="00880F5C" w:rsidRDefault="00880F5C" w:rsidP="00BC018E">
            <w:pPr>
              <w:pStyle w:val="Compact"/>
              <w:jc w:val="right"/>
            </w:pPr>
            <w:r>
              <w:t>-</w:t>
            </w:r>
          </w:p>
        </w:tc>
        <w:tc>
          <w:tcPr>
            <w:tcW w:w="0" w:type="auto"/>
            <w:tcBorders>
              <w:top w:val="nil"/>
            </w:tcBorders>
          </w:tcPr>
          <w:p w14:paraId="1F16B1E3" w14:textId="77777777" w:rsidR="00880F5C" w:rsidRDefault="00880F5C" w:rsidP="00BC018E">
            <w:pPr>
              <w:pStyle w:val="Compact"/>
              <w:jc w:val="right"/>
            </w:pPr>
            <w:r>
              <w:t>-</w:t>
            </w:r>
          </w:p>
        </w:tc>
      </w:tr>
      <w:tr w:rsidR="00880F5C" w14:paraId="1EE81669" w14:textId="77777777" w:rsidTr="00BC018E">
        <w:tblPrEx>
          <w:jc w:val="left"/>
          <w:tblLook w:val="04A0" w:firstRow="1" w:lastRow="0" w:firstColumn="1" w:lastColumn="0" w:noHBand="0" w:noVBand="1"/>
        </w:tblPrEx>
        <w:tc>
          <w:tcPr>
            <w:tcW w:w="1878" w:type="pct"/>
            <w:vMerge/>
            <w:tcBorders>
              <w:bottom w:val="single" w:sz="4" w:space="0" w:color="auto"/>
            </w:tcBorders>
          </w:tcPr>
          <w:p w14:paraId="23024107" w14:textId="77777777" w:rsidR="00880F5C" w:rsidRDefault="00880F5C" w:rsidP="00BC018E">
            <w:pPr>
              <w:pStyle w:val="Compact"/>
            </w:pPr>
          </w:p>
        </w:tc>
        <w:tc>
          <w:tcPr>
            <w:tcW w:w="0" w:type="auto"/>
            <w:tcBorders>
              <w:bottom w:val="single" w:sz="4" w:space="0" w:color="auto"/>
            </w:tcBorders>
          </w:tcPr>
          <w:p w14:paraId="2885633D" w14:textId="77777777" w:rsidR="00880F5C" w:rsidRDefault="00880F5C" w:rsidP="00BC018E">
            <w:pPr>
              <w:pStyle w:val="Compact"/>
            </w:pPr>
            <w:r>
              <w:t>Truck</w:t>
            </w:r>
          </w:p>
        </w:tc>
        <w:tc>
          <w:tcPr>
            <w:tcW w:w="0" w:type="auto"/>
            <w:tcBorders>
              <w:bottom w:val="single" w:sz="4" w:space="0" w:color="auto"/>
            </w:tcBorders>
          </w:tcPr>
          <w:p w14:paraId="203CEFC2" w14:textId="77777777" w:rsidR="00880F5C" w:rsidRDefault="00880F5C" w:rsidP="00BC018E">
            <w:pPr>
              <w:pStyle w:val="Compact"/>
              <w:jc w:val="right"/>
            </w:pPr>
            <w:r>
              <w:t>-</w:t>
            </w:r>
          </w:p>
        </w:tc>
        <w:tc>
          <w:tcPr>
            <w:tcW w:w="0" w:type="auto"/>
            <w:tcBorders>
              <w:bottom w:val="single" w:sz="4" w:space="0" w:color="auto"/>
            </w:tcBorders>
          </w:tcPr>
          <w:p w14:paraId="5CC69BB9" w14:textId="77777777" w:rsidR="00880F5C" w:rsidRDefault="00880F5C" w:rsidP="00BC018E">
            <w:pPr>
              <w:pStyle w:val="Compact"/>
              <w:jc w:val="right"/>
            </w:pPr>
            <w:r>
              <w:t>-</w:t>
            </w:r>
          </w:p>
        </w:tc>
        <w:tc>
          <w:tcPr>
            <w:tcW w:w="0" w:type="auto"/>
            <w:tcBorders>
              <w:bottom w:val="single" w:sz="4" w:space="0" w:color="auto"/>
            </w:tcBorders>
          </w:tcPr>
          <w:p w14:paraId="4A50F587" w14:textId="77777777" w:rsidR="00880F5C" w:rsidRDefault="00880F5C" w:rsidP="00BC018E">
            <w:pPr>
              <w:pStyle w:val="Compact"/>
              <w:jc w:val="right"/>
            </w:pPr>
            <w:r>
              <w:t>-</w:t>
            </w:r>
          </w:p>
        </w:tc>
      </w:tr>
      <w:tr w:rsidR="00880F5C" w14:paraId="0EB54531" w14:textId="77777777" w:rsidTr="00BC018E">
        <w:tblPrEx>
          <w:jc w:val="left"/>
          <w:tblLook w:val="04A0" w:firstRow="1" w:lastRow="0" w:firstColumn="1" w:lastColumn="0" w:noHBand="0" w:noVBand="1"/>
        </w:tblPrEx>
        <w:tc>
          <w:tcPr>
            <w:tcW w:w="1878" w:type="pct"/>
            <w:vMerge w:val="restart"/>
            <w:tcBorders>
              <w:top w:val="single" w:sz="4" w:space="0" w:color="auto"/>
            </w:tcBorders>
          </w:tcPr>
          <w:p w14:paraId="48B06FDE" w14:textId="77777777" w:rsidR="00880F5C" w:rsidRDefault="00880F5C" w:rsidP="00BC018E">
            <w:pPr>
              <w:pStyle w:val="Compact"/>
            </w:pPr>
            <w:r>
              <w:lastRenderedPageBreak/>
              <w:t>H3B’</w:t>
            </w:r>
          </w:p>
          <w:p w14:paraId="33C07A8E" w14:textId="77777777" w:rsidR="00880F5C" w:rsidRDefault="00880F5C" w:rsidP="00BC018E">
            <w:pPr>
              <w:pStyle w:val="Compact"/>
            </w:pPr>
            <w:r>
              <w:t>Deactivation, relative to during</w:t>
            </w:r>
          </w:p>
        </w:tc>
        <w:tc>
          <w:tcPr>
            <w:tcW w:w="0" w:type="auto"/>
            <w:tcBorders>
              <w:top w:val="single" w:sz="4" w:space="0" w:color="auto"/>
              <w:bottom w:val="nil"/>
            </w:tcBorders>
          </w:tcPr>
          <w:p w14:paraId="7A2A6A6E" w14:textId="77777777" w:rsidR="00880F5C" w:rsidRDefault="00880F5C" w:rsidP="00BC018E">
            <w:pPr>
              <w:pStyle w:val="Compact"/>
            </w:pPr>
            <w:r>
              <w:t>Unspecified</w:t>
            </w:r>
          </w:p>
        </w:tc>
        <w:tc>
          <w:tcPr>
            <w:tcW w:w="0" w:type="auto"/>
            <w:tcBorders>
              <w:top w:val="single" w:sz="4" w:space="0" w:color="auto"/>
              <w:bottom w:val="nil"/>
            </w:tcBorders>
          </w:tcPr>
          <w:p w14:paraId="4841FDCA" w14:textId="77777777" w:rsidR="00880F5C" w:rsidRDefault="00880F5C" w:rsidP="00BC018E">
            <w:pPr>
              <w:pStyle w:val="Compact"/>
              <w:jc w:val="right"/>
            </w:pPr>
            <w:r>
              <w:t>2.31</w:t>
            </w:r>
          </w:p>
        </w:tc>
        <w:tc>
          <w:tcPr>
            <w:tcW w:w="0" w:type="auto"/>
            <w:tcBorders>
              <w:top w:val="single" w:sz="4" w:space="0" w:color="auto"/>
              <w:bottom w:val="nil"/>
            </w:tcBorders>
          </w:tcPr>
          <w:p w14:paraId="26B203BA" w14:textId="77777777" w:rsidR="00880F5C" w:rsidRDefault="00880F5C" w:rsidP="00BC018E">
            <w:pPr>
              <w:pStyle w:val="Compact"/>
              <w:jc w:val="right"/>
            </w:pPr>
            <w:r>
              <w:t>0.09</w:t>
            </w:r>
          </w:p>
        </w:tc>
        <w:tc>
          <w:tcPr>
            <w:tcW w:w="0" w:type="auto"/>
            <w:tcBorders>
              <w:top w:val="single" w:sz="4" w:space="0" w:color="auto"/>
              <w:bottom w:val="nil"/>
            </w:tcBorders>
          </w:tcPr>
          <w:p w14:paraId="1645CC24" w14:textId="77777777" w:rsidR="00880F5C" w:rsidRDefault="00880F5C" w:rsidP="00BC018E">
            <w:pPr>
              <w:pStyle w:val="Compact"/>
              <w:jc w:val="right"/>
            </w:pPr>
            <w:r>
              <w:t>48</w:t>
            </w:r>
          </w:p>
        </w:tc>
      </w:tr>
      <w:tr w:rsidR="00880F5C" w14:paraId="07FD2C68" w14:textId="77777777" w:rsidTr="00BC018E">
        <w:tblPrEx>
          <w:jc w:val="left"/>
          <w:tblLook w:val="04A0" w:firstRow="1" w:lastRow="0" w:firstColumn="1" w:lastColumn="0" w:noHBand="0" w:noVBand="1"/>
        </w:tblPrEx>
        <w:tc>
          <w:tcPr>
            <w:tcW w:w="1878" w:type="pct"/>
            <w:vMerge/>
          </w:tcPr>
          <w:p w14:paraId="5B2C208C" w14:textId="77777777" w:rsidR="00880F5C" w:rsidRDefault="00880F5C" w:rsidP="00BC018E">
            <w:pPr>
              <w:pStyle w:val="Compact"/>
            </w:pPr>
          </w:p>
        </w:tc>
        <w:tc>
          <w:tcPr>
            <w:tcW w:w="0" w:type="auto"/>
            <w:tcBorders>
              <w:top w:val="nil"/>
            </w:tcBorders>
          </w:tcPr>
          <w:p w14:paraId="46E97A18" w14:textId="77777777" w:rsidR="00880F5C" w:rsidRDefault="00880F5C" w:rsidP="00BC018E">
            <w:pPr>
              <w:pStyle w:val="Compact"/>
            </w:pPr>
            <w:r>
              <w:t>Passenger</w:t>
            </w:r>
          </w:p>
        </w:tc>
        <w:tc>
          <w:tcPr>
            <w:tcW w:w="0" w:type="auto"/>
            <w:tcBorders>
              <w:top w:val="nil"/>
            </w:tcBorders>
          </w:tcPr>
          <w:p w14:paraId="05FDBF64" w14:textId="77777777" w:rsidR="00880F5C" w:rsidRDefault="00880F5C" w:rsidP="00BC018E">
            <w:pPr>
              <w:pStyle w:val="Compact"/>
              <w:jc w:val="right"/>
            </w:pPr>
            <w:r>
              <w:t>1.83</w:t>
            </w:r>
          </w:p>
        </w:tc>
        <w:tc>
          <w:tcPr>
            <w:tcW w:w="0" w:type="auto"/>
            <w:tcBorders>
              <w:top w:val="nil"/>
            </w:tcBorders>
          </w:tcPr>
          <w:p w14:paraId="72A41C8B" w14:textId="77777777" w:rsidR="00880F5C" w:rsidRDefault="00880F5C" w:rsidP="00BC018E">
            <w:pPr>
              <w:pStyle w:val="Compact"/>
              <w:jc w:val="right"/>
            </w:pPr>
            <w:r>
              <w:t>0.22</w:t>
            </w:r>
          </w:p>
        </w:tc>
        <w:tc>
          <w:tcPr>
            <w:tcW w:w="0" w:type="auto"/>
            <w:tcBorders>
              <w:top w:val="nil"/>
            </w:tcBorders>
          </w:tcPr>
          <w:p w14:paraId="1CE7E9B3" w14:textId="77777777" w:rsidR="00880F5C" w:rsidRDefault="00880F5C" w:rsidP="00BC018E">
            <w:pPr>
              <w:pStyle w:val="Compact"/>
              <w:jc w:val="right"/>
            </w:pPr>
            <w:r>
              <w:t>17</w:t>
            </w:r>
          </w:p>
        </w:tc>
      </w:tr>
      <w:tr w:rsidR="00880F5C" w14:paraId="51E319B2" w14:textId="77777777" w:rsidTr="00BC018E">
        <w:tblPrEx>
          <w:jc w:val="left"/>
          <w:tblLook w:val="04A0" w:firstRow="1" w:lastRow="0" w:firstColumn="1" w:lastColumn="0" w:noHBand="0" w:noVBand="1"/>
        </w:tblPrEx>
        <w:tc>
          <w:tcPr>
            <w:tcW w:w="1878" w:type="pct"/>
            <w:vMerge/>
          </w:tcPr>
          <w:p w14:paraId="169D43FC" w14:textId="77777777" w:rsidR="00880F5C" w:rsidRDefault="00880F5C" w:rsidP="00BC018E">
            <w:pPr>
              <w:pStyle w:val="Compact"/>
            </w:pPr>
          </w:p>
        </w:tc>
        <w:tc>
          <w:tcPr>
            <w:tcW w:w="0" w:type="auto"/>
          </w:tcPr>
          <w:p w14:paraId="2A45E8D9" w14:textId="77777777" w:rsidR="00880F5C" w:rsidRDefault="00880F5C" w:rsidP="00BC018E">
            <w:pPr>
              <w:pStyle w:val="Compact"/>
            </w:pPr>
            <w:r>
              <w:t>Truck</w:t>
            </w:r>
          </w:p>
        </w:tc>
        <w:tc>
          <w:tcPr>
            <w:tcW w:w="0" w:type="auto"/>
          </w:tcPr>
          <w:p w14:paraId="57029F8D" w14:textId="77777777" w:rsidR="00880F5C" w:rsidRDefault="00880F5C" w:rsidP="00BC018E">
            <w:pPr>
              <w:pStyle w:val="Compact"/>
              <w:jc w:val="right"/>
            </w:pPr>
            <w:r>
              <w:t>0.78</w:t>
            </w:r>
          </w:p>
        </w:tc>
        <w:tc>
          <w:tcPr>
            <w:tcW w:w="0" w:type="auto"/>
          </w:tcPr>
          <w:p w14:paraId="1AAFD272" w14:textId="77777777" w:rsidR="00880F5C" w:rsidRDefault="00880F5C" w:rsidP="00BC018E">
            <w:pPr>
              <w:pStyle w:val="Compact"/>
              <w:jc w:val="right"/>
            </w:pPr>
            <w:r>
              <w:t>0.73</w:t>
            </w:r>
          </w:p>
        </w:tc>
        <w:tc>
          <w:tcPr>
            <w:tcW w:w="0" w:type="auto"/>
          </w:tcPr>
          <w:p w14:paraId="66291A4E" w14:textId="77777777" w:rsidR="00880F5C" w:rsidRDefault="00880F5C" w:rsidP="00BC018E">
            <w:pPr>
              <w:pStyle w:val="Compact"/>
              <w:jc w:val="right"/>
            </w:pPr>
            <w:r>
              <w:t>17</w:t>
            </w:r>
          </w:p>
        </w:tc>
      </w:tr>
    </w:tbl>
    <w:p w14:paraId="105DA911" w14:textId="77777777" w:rsidR="00880F5C" w:rsidRPr="006A7539" w:rsidRDefault="00880F5C" w:rsidP="00880F5C">
      <w:pPr>
        <w:pStyle w:val="BodyText"/>
      </w:pPr>
    </w:p>
    <w:p w14:paraId="742BBE20" w14:textId="77777777" w:rsidR="00880F5C" w:rsidRDefault="00880F5C" w:rsidP="00A82313">
      <w:pPr>
        <w:pStyle w:val="Heading4"/>
      </w:pPr>
      <w:bookmarkStart w:id="321" w:name="h3a"/>
      <w:bookmarkStart w:id="322" w:name="_Toc355422756"/>
      <w:bookmarkEnd w:id="321"/>
      <w:r>
        <w:t>H3A: Deactivation downstream normalized, relative to before</w:t>
      </w:r>
      <w:bookmarkEnd w:id="322"/>
    </w:p>
    <w:p w14:paraId="4D29C05E" w14:textId="77777777" w:rsidR="00880F5C" w:rsidRDefault="00880F5C" w:rsidP="00880F5C">
      <w:pPr>
        <w:pStyle w:val="BodyText"/>
      </w:pPr>
      <w:r>
        <w:t>Comparing the speeds upstream and adjacent to the site of the DSFS as in H1C is one direct measure of the effectiveness of DSFS. H3A tests the effectiveness of the DSFS after the sign is removed, by carrying out that comparison both before installation and after removal of the DSFS. This comparison allows examination of how much drivers slow down in anticipation of the DSFS, even after the sign is removed.</w:t>
      </w:r>
    </w:p>
    <w:p w14:paraId="55C5C1F8" w14:textId="77777777" w:rsidR="00880F5C" w:rsidRPr="00327E84" w:rsidRDefault="00880F5C" w:rsidP="00880F5C">
      <w:pPr>
        <w:pStyle w:val="BodyText"/>
      </w:pPr>
      <w:r>
        <w:t xml:space="preserve">No statistical analysis was possible for H3A, as only two sample units were available, from studies conducted in work zones in Arizona </w:t>
      </w:r>
      <w:sdt>
        <w:sdtPr>
          <w:id w:val="235438489"/>
          <w:citation/>
        </w:sdtPr>
        <w:sdtContent>
          <w:r>
            <w:fldChar w:fldCharType="begin"/>
          </w:r>
          <w:r>
            <w:instrText xml:space="preserve"> CITATION Rob121 \l 1033 </w:instrText>
          </w:r>
          <w:r>
            <w:fldChar w:fldCharType="separate"/>
          </w:r>
          <w:r>
            <w:rPr>
              <w:noProof/>
            </w:rPr>
            <w:t>(Roberts &amp; Smaglik, 2012)</w:t>
          </w:r>
          <w:r>
            <w:fldChar w:fldCharType="end"/>
          </w:r>
        </w:sdtContent>
      </w:sdt>
      <w:r>
        <w:t>. These two studies together shows a modest decrease in speeds, but this cannot be tested for statistical significance.</w:t>
      </w:r>
    </w:p>
    <w:p w14:paraId="1EAF2F8C" w14:textId="77777777" w:rsidR="00880F5C" w:rsidRDefault="00880F5C" w:rsidP="00A82313">
      <w:pPr>
        <w:pStyle w:val="Heading4"/>
      </w:pPr>
      <w:bookmarkStart w:id="323" w:name="h3b"/>
      <w:bookmarkStart w:id="324" w:name="_Toc355422757"/>
      <w:bookmarkEnd w:id="323"/>
      <w:r>
        <w:t>H3B: Deactivation, relative to before</w:t>
      </w:r>
      <w:bookmarkEnd w:id="324"/>
    </w:p>
    <w:p w14:paraId="41BFC947" w14:textId="77777777" w:rsidR="00880F5C" w:rsidRPr="006E343E" w:rsidRDefault="00880F5C" w:rsidP="00880F5C">
      <w:pPr>
        <w:pStyle w:val="BodyText"/>
      </w:pPr>
      <w:r>
        <w:t>Directly comparing speeds at the site of the DSFS, before installation and after removal, is a simpler test of the ‘halo effect’ of DSFS. In contrast to H3A, this test does not normalize for the difference in location upstream and adjacent, and only compares over time. Four publications provided data with which to test this hypothesis, and showed that there was a tendency of approximately 2 mph that remained after DSFS removal. Given the small sample size, this effect is not statistically significant (</w:t>
      </w:r>
      <w:r>
        <w:rPr>
          <w:i/>
        </w:rPr>
        <w:t xml:space="preserve">p </w:t>
      </w:r>
      <w:r w:rsidRPr="00C76953">
        <w:t>= 0.273</w:t>
      </w:r>
      <w:r>
        <w:t>). These effect sizes were similar across the four categories of safety foci. The consistency of this halo effect is noteworthy, as it indicates a possible remaining benefit of DSFS installation even following removal.</w:t>
      </w:r>
    </w:p>
    <w:p w14:paraId="75998434" w14:textId="77777777" w:rsidR="00880F5C" w:rsidRDefault="00880F5C" w:rsidP="00880F5C">
      <w:pPr>
        <w:pStyle w:val="Caption"/>
      </w:pPr>
      <w:bookmarkStart w:id="325" w:name="_Toc479248270"/>
      <w:r>
        <w:t xml:space="preserve">Table </w:t>
      </w:r>
      <w:fldSimple w:instr=" SEQ Table \* ARABIC ">
        <w:r>
          <w:rPr>
            <w:noProof/>
          </w:rPr>
          <w:t>19</w:t>
        </w:r>
      </w:fldSimple>
      <w:r>
        <w:t xml:space="preserve">. </w:t>
      </w:r>
      <w:r w:rsidRPr="009803D7">
        <w:t>Summary of mixed effect model of hypothesis H3B.</w:t>
      </w:r>
      <w:bookmarkEnd w:id="325"/>
    </w:p>
    <w:tbl>
      <w:tblPr>
        <w:tblStyle w:val="rmdtable"/>
        <w:tblW w:w="2906" w:type="pct"/>
        <w:jc w:val="center"/>
        <w:tblLook w:val="07E0" w:firstRow="1" w:lastRow="1" w:firstColumn="1" w:lastColumn="1" w:noHBand="1" w:noVBand="1"/>
        <w:tblCaption w:val="Table 22. Summary of mixed effect model of hypothesis H3B."/>
      </w:tblPr>
      <w:tblGrid>
        <w:gridCol w:w="2421"/>
        <w:gridCol w:w="1123"/>
        <w:gridCol w:w="1157"/>
        <w:gridCol w:w="865"/>
      </w:tblGrid>
      <w:tr w:rsidR="00880F5C" w:rsidRPr="005F1762" w14:paraId="5834AA38"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2175" w:type="pct"/>
          </w:tcPr>
          <w:p w14:paraId="1D71AFCF" w14:textId="77777777" w:rsidR="00880F5C" w:rsidRPr="005F1762" w:rsidRDefault="00880F5C" w:rsidP="00BC018E">
            <w:pPr>
              <w:keepNext/>
              <w:rPr>
                <w:b/>
              </w:rPr>
            </w:pPr>
            <w:r w:rsidRPr="005F1762">
              <w:rPr>
                <w:b/>
              </w:rPr>
              <w:t>Modeled Effect Sizes</w:t>
            </w:r>
          </w:p>
        </w:tc>
        <w:tc>
          <w:tcPr>
            <w:tcW w:w="0" w:type="auto"/>
          </w:tcPr>
          <w:p w14:paraId="2D7267D9" w14:textId="77777777" w:rsidR="00880F5C" w:rsidRPr="005F1762" w:rsidRDefault="00880F5C" w:rsidP="00BC018E">
            <w:pPr>
              <w:pStyle w:val="Compact"/>
              <w:keepNext/>
              <w:rPr>
                <w:b/>
              </w:rPr>
            </w:pPr>
            <w:r w:rsidRPr="005F1762">
              <w:rPr>
                <w:b/>
              </w:rPr>
              <w:t>Estimate</w:t>
            </w:r>
          </w:p>
        </w:tc>
        <w:tc>
          <w:tcPr>
            <w:tcW w:w="0" w:type="auto"/>
          </w:tcPr>
          <w:p w14:paraId="1906CCE5" w14:textId="77777777" w:rsidR="00880F5C" w:rsidRPr="005F1762" w:rsidRDefault="00880F5C" w:rsidP="00BC018E">
            <w:pPr>
              <w:pStyle w:val="Compact"/>
              <w:keepNext/>
              <w:rPr>
                <w:b/>
              </w:rPr>
            </w:pPr>
            <w:r w:rsidRPr="005F1762">
              <w:rPr>
                <w:b/>
              </w:rPr>
              <w:t>Std. Error</w:t>
            </w:r>
          </w:p>
        </w:tc>
        <w:tc>
          <w:tcPr>
            <w:tcW w:w="0" w:type="auto"/>
          </w:tcPr>
          <w:p w14:paraId="34EF3799" w14:textId="77777777" w:rsidR="00880F5C" w:rsidRPr="005F1762" w:rsidRDefault="00880F5C" w:rsidP="00BC018E">
            <w:pPr>
              <w:pStyle w:val="Compact"/>
              <w:keepNext/>
              <w:rPr>
                <w:b/>
              </w:rPr>
            </w:pPr>
            <w:r w:rsidRPr="005F1762">
              <w:rPr>
                <w:b/>
              </w:rPr>
              <w:t>t value</w:t>
            </w:r>
          </w:p>
        </w:tc>
      </w:tr>
      <w:tr w:rsidR="00880F5C" w14:paraId="59E9AC23" w14:textId="77777777" w:rsidTr="00BC018E">
        <w:trPr>
          <w:jc w:val="center"/>
        </w:trPr>
        <w:tc>
          <w:tcPr>
            <w:tcW w:w="2175" w:type="pct"/>
            <w:tcBorders>
              <w:bottom w:val="single" w:sz="4" w:space="0" w:color="auto"/>
            </w:tcBorders>
          </w:tcPr>
          <w:p w14:paraId="777304AD" w14:textId="77777777" w:rsidR="00880F5C" w:rsidRDefault="00880F5C" w:rsidP="00BC018E">
            <w:pPr>
              <w:pStyle w:val="Compact"/>
              <w:keepNext/>
            </w:pPr>
            <w:r>
              <w:t>Overall Effect</w:t>
            </w:r>
          </w:p>
        </w:tc>
        <w:tc>
          <w:tcPr>
            <w:tcW w:w="0" w:type="auto"/>
            <w:tcBorders>
              <w:bottom w:val="single" w:sz="4" w:space="0" w:color="auto"/>
            </w:tcBorders>
          </w:tcPr>
          <w:p w14:paraId="128754FD" w14:textId="77777777" w:rsidR="00880F5C" w:rsidRDefault="00880F5C" w:rsidP="00BC018E">
            <w:pPr>
              <w:pStyle w:val="Compact"/>
              <w:keepNext/>
              <w:jc w:val="right"/>
            </w:pPr>
            <w:r>
              <w:t>-2.077</w:t>
            </w:r>
          </w:p>
        </w:tc>
        <w:tc>
          <w:tcPr>
            <w:tcW w:w="0" w:type="auto"/>
            <w:tcBorders>
              <w:bottom w:val="single" w:sz="4" w:space="0" w:color="auto"/>
            </w:tcBorders>
          </w:tcPr>
          <w:p w14:paraId="6CD4365D" w14:textId="77777777" w:rsidR="00880F5C" w:rsidRDefault="00880F5C" w:rsidP="00BC018E">
            <w:pPr>
              <w:pStyle w:val="Compact"/>
              <w:keepNext/>
              <w:jc w:val="right"/>
            </w:pPr>
            <w:r>
              <w:t>1.895</w:t>
            </w:r>
          </w:p>
        </w:tc>
        <w:tc>
          <w:tcPr>
            <w:tcW w:w="0" w:type="auto"/>
            <w:tcBorders>
              <w:bottom w:val="single" w:sz="4" w:space="0" w:color="auto"/>
            </w:tcBorders>
          </w:tcPr>
          <w:p w14:paraId="2436806D" w14:textId="77777777" w:rsidR="00880F5C" w:rsidRDefault="00880F5C" w:rsidP="00BC018E">
            <w:pPr>
              <w:pStyle w:val="Compact"/>
              <w:keepNext/>
              <w:jc w:val="right"/>
            </w:pPr>
            <w:r>
              <w:t>-1.096</w:t>
            </w:r>
          </w:p>
        </w:tc>
      </w:tr>
      <w:tr w:rsidR="00880F5C" w14:paraId="625C89B3" w14:textId="77777777" w:rsidTr="00BC018E">
        <w:trPr>
          <w:jc w:val="center"/>
        </w:trPr>
        <w:tc>
          <w:tcPr>
            <w:tcW w:w="2175" w:type="pct"/>
            <w:tcBorders>
              <w:top w:val="single" w:sz="4" w:space="0" w:color="auto"/>
              <w:bottom w:val="nil"/>
            </w:tcBorders>
          </w:tcPr>
          <w:p w14:paraId="747DB30C" w14:textId="77777777" w:rsidR="00880F5C" w:rsidRDefault="00880F5C" w:rsidP="00BC018E">
            <w:pPr>
              <w:pStyle w:val="Compact"/>
              <w:keepNext/>
            </w:pPr>
            <w:r>
              <w:t>Safety Focus Effects:</w:t>
            </w:r>
          </w:p>
        </w:tc>
        <w:tc>
          <w:tcPr>
            <w:tcW w:w="0" w:type="auto"/>
            <w:tcBorders>
              <w:top w:val="single" w:sz="4" w:space="0" w:color="auto"/>
              <w:bottom w:val="nil"/>
            </w:tcBorders>
          </w:tcPr>
          <w:p w14:paraId="154AC8A0" w14:textId="77777777" w:rsidR="00880F5C" w:rsidRDefault="00880F5C" w:rsidP="00BC018E">
            <w:pPr>
              <w:keepNext/>
              <w:jc w:val="right"/>
            </w:pPr>
          </w:p>
        </w:tc>
        <w:tc>
          <w:tcPr>
            <w:tcW w:w="0" w:type="auto"/>
            <w:tcBorders>
              <w:top w:val="single" w:sz="4" w:space="0" w:color="auto"/>
              <w:bottom w:val="nil"/>
            </w:tcBorders>
          </w:tcPr>
          <w:p w14:paraId="70FF5FF0" w14:textId="77777777" w:rsidR="00880F5C" w:rsidRDefault="00880F5C" w:rsidP="00BC018E">
            <w:pPr>
              <w:keepNext/>
              <w:jc w:val="right"/>
            </w:pPr>
          </w:p>
        </w:tc>
        <w:tc>
          <w:tcPr>
            <w:tcW w:w="0" w:type="auto"/>
            <w:tcBorders>
              <w:top w:val="single" w:sz="4" w:space="0" w:color="auto"/>
              <w:bottom w:val="nil"/>
            </w:tcBorders>
          </w:tcPr>
          <w:p w14:paraId="101074C6" w14:textId="77777777" w:rsidR="00880F5C" w:rsidRDefault="00880F5C" w:rsidP="00BC018E">
            <w:pPr>
              <w:keepNext/>
              <w:jc w:val="right"/>
            </w:pPr>
          </w:p>
        </w:tc>
      </w:tr>
      <w:tr w:rsidR="00880F5C" w14:paraId="57BFF06D" w14:textId="77777777" w:rsidTr="00BC018E">
        <w:trPr>
          <w:jc w:val="center"/>
        </w:trPr>
        <w:tc>
          <w:tcPr>
            <w:tcW w:w="2175" w:type="pct"/>
            <w:tcBorders>
              <w:top w:val="nil"/>
            </w:tcBorders>
          </w:tcPr>
          <w:p w14:paraId="131B7398" w14:textId="77777777" w:rsidR="00880F5C" w:rsidRDefault="00880F5C" w:rsidP="00BC018E">
            <w:pPr>
              <w:keepNext/>
              <w:ind w:firstLine="432"/>
            </w:pPr>
            <w:r>
              <w:t>Unspecified</w:t>
            </w:r>
          </w:p>
        </w:tc>
        <w:tc>
          <w:tcPr>
            <w:tcW w:w="0" w:type="auto"/>
            <w:tcBorders>
              <w:top w:val="nil"/>
            </w:tcBorders>
          </w:tcPr>
          <w:p w14:paraId="1F2E4059" w14:textId="77777777" w:rsidR="00880F5C" w:rsidRDefault="00880F5C" w:rsidP="00BC018E">
            <w:pPr>
              <w:pStyle w:val="Compact"/>
              <w:keepNext/>
              <w:jc w:val="right"/>
            </w:pPr>
            <w:r>
              <w:t>-1.89</w:t>
            </w:r>
          </w:p>
        </w:tc>
        <w:tc>
          <w:tcPr>
            <w:tcW w:w="0" w:type="auto"/>
            <w:tcBorders>
              <w:top w:val="nil"/>
            </w:tcBorders>
          </w:tcPr>
          <w:p w14:paraId="4C675DAA" w14:textId="77777777" w:rsidR="00880F5C" w:rsidRDefault="00880F5C" w:rsidP="00BC018E">
            <w:pPr>
              <w:keepNext/>
              <w:jc w:val="right"/>
            </w:pPr>
          </w:p>
        </w:tc>
        <w:tc>
          <w:tcPr>
            <w:tcW w:w="0" w:type="auto"/>
            <w:tcBorders>
              <w:top w:val="nil"/>
            </w:tcBorders>
          </w:tcPr>
          <w:p w14:paraId="3481199A" w14:textId="77777777" w:rsidR="00880F5C" w:rsidRDefault="00880F5C" w:rsidP="00BC018E">
            <w:pPr>
              <w:keepNext/>
              <w:jc w:val="right"/>
            </w:pPr>
          </w:p>
        </w:tc>
      </w:tr>
      <w:tr w:rsidR="00880F5C" w14:paraId="3FECFCE1" w14:textId="77777777" w:rsidTr="00BC018E">
        <w:trPr>
          <w:jc w:val="center"/>
        </w:trPr>
        <w:tc>
          <w:tcPr>
            <w:tcW w:w="2175" w:type="pct"/>
          </w:tcPr>
          <w:p w14:paraId="79776A5F" w14:textId="77777777" w:rsidR="00880F5C" w:rsidRDefault="00880F5C" w:rsidP="00BC018E">
            <w:pPr>
              <w:pStyle w:val="Compact"/>
              <w:keepNext/>
              <w:ind w:firstLine="432"/>
            </w:pPr>
            <w:r>
              <w:t>Pedestrian area</w:t>
            </w:r>
          </w:p>
        </w:tc>
        <w:tc>
          <w:tcPr>
            <w:tcW w:w="0" w:type="auto"/>
          </w:tcPr>
          <w:p w14:paraId="7538CA7A" w14:textId="77777777" w:rsidR="00880F5C" w:rsidRDefault="00880F5C" w:rsidP="00BC018E">
            <w:pPr>
              <w:pStyle w:val="Compact"/>
              <w:keepNext/>
              <w:jc w:val="right"/>
            </w:pPr>
            <w:r>
              <w:t>-2.12</w:t>
            </w:r>
          </w:p>
        </w:tc>
        <w:tc>
          <w:tcPr>
            <w:tcW w:w="0" w:type="auto"/>
          </w:tcPr>
          <w:p w14:paraId="1EBC8FDA" w14:textId="77777777" w:rsidR="00880F5C" w:rsidRDefault="00880F5C" w:rsidP="00BC018E">
            <w:pPr>
              <w:keepNext/>
              <w:jc w:val="right"/>
            </w:pPr>
          </w:p>
        </w:tc>
        <w:tc>
          <w:tcPr>
            <w:tcW w:w="0" w:type="auto"/>
          </w:tcPr>
          <w:p w14:paraId="42E75677" w14:textId="77777777" w:rsidR="00880F5C" w:rsidRDefault="00880F5C" w:rsidP="00BC018E">
            <w:pPr>
              <w:keepNext/>
              <w:jc w:val="right"/>
            </w:pPr>
          </w:p>
        </w:tc>
      </w:tr>
      <w:tr w:rsidR="00880F5C" w14:paraId="6DC44439" w14:textId="77777777" w:rsidTr="00BC018E">
        <w:trPr>
          <w:jc w:val="center"/>
        </w:trPr>
        <w:tc>
          <w:tcPr>
            <w:tcW w:w="2175" w:type="pct"/>
            <w:tcBorders>
              <w:bottom w:val="nil"/>
            </w:tcBorders>
          </w:tcPr>
          <w:p w14:paraId="01AE21ED" w14:textId="77777777" w:rsidR="00880F5C" w:rsidRDefault="00880F5C" w:rsidP="00BC018E">
            <w:pPr>
              <w:pStyle w:val="Compact"/>
              <w:keepNext/>
              <w:ind w:firstLine="432"/>
            </w:pPr>
            <w:r>
              <w:t>Transition zone</w:t>
            </w:r>
          </w:p>
        </w:tc>
        <w:tc>
          <w:tcPr>
            <w:tcW w:w="0" w:type="auto"/>
            <w:tcBorders>
              <w:bottom w:val="nil"/>
            </w:tcBorders>
          </w:tcPr>
          <w:p w14:paraId="105840F1" w14:textId="77777777" w:rsidR="00880F5C" w:rsidRDefault="00880F5C" w:rsidP="00BC018E">
            <w:pPr>
              <w:pStyle w:val="Compact"/>
              <w:keepNext/>
              <w:jc w:val="right"/>
            </w:pPr>
            <w:r>
              <w:t>-2.12</w:t>
            </w:r>
          </w:p>
        </w:tc>
        <w:tc>
          <w:tcPr>
            <w:tcW w:w="0" w:type="auto"/>
            <w:tcBorders>
              <w:bottom w:val="nil"/>
            </w:tcBorders>
          </w:tcPr>
          <w:p w14:paraId="24C007BD" w14:textId="77777777" w:rsidR="00880F5C" w:rsidRDefault="00880F5C" w:rsidP="00BC018E">
            <w:pPr>
              <w:keepNext/>
              <w:jc w:val="right"/>
            </w:pPr>
          </w:p>
        </w:tc>
        <w:tc>
          <w:tcPr>
            <w:tcW w:w="0" w:type="auto"/>
            <w:tcBorders>
              <w:bottom w:val="nil"/>
            </w:tcBorders>
          </w:tcPr>
          <w:p w14:paraId="75F5B240" w14:textId="77777777" w:rsidR="00880F5C" w:rsidRDefault="00880F5C" w:rsidP="00BC018E">
            <w:pPr>
              <w:keepNext/>
              <w:jc w:val="right"/>
            </w:pPr>
          </w:p>
        </w:tc>
      </w:tr>
      <w:tr w:rsidR="00880F5C" w14:paraId="070F78E2"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2175" w:type="pct"/>
            <w:tcBorders>
              <w:bottom w:val="single" w:sz="4" w:space="0" w:color="auto"/>
            </w:tcBorders>
          </w:tcPr>
          <w:p w14:paraId="1D7A2C08" w14:textId="77777777" w:rsidR="00880F5C" w:rsidRDefault="00880F5C" w:rsidP="00BC018E">
            <w:pPr>
              <w:pStyle w:val="Compact"/>
              <w:keepNext/>
              <w:ind w:firstLine="432"/>
            </w:pPr>
            <w:r>
              <w:t>Work zone</w:t>
            </w:r>
          </w:p>
        </w:tc>
        <w:tc>
          <w:tcPr>
            <w:tcW w:w="0" w:type="auto"/>
            <w:tcBorders>
              <w:bottom w:val="single" w:sz="4" w:space="0" w:color="auto"/>
            </w:tcBorders>
          </w:tcPr>
          <w:p w14:paraId="72F7E2FB"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-2.18</w:t>
            </w:r>
          </w:p>
        </w:tc>
        <w:tc>
          <w:tcPr>
            <w:tcW w:w="0" w:type="auto"/>
            <w:tcBorders>
              <w:bottom w:val="single" w:sz="4" w:space="0" w:color="auto"/>
            </w:tcBorders>
          </w:tcPr>
          <w:p w14:paraId="2ACB9A3E"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5FE8F518" w14:textId="77777777" w:rsidR="00880F5C" w:rsidRDefault="00880F5C" w:rsidP="00BC018E">
            <w:pPr>
              <w:keepNext/>
              <w:cnfStyle w:val="010000000000" w:firstRow="0" w:lastRow="1" w:firstColumn="0" w:lastColumn="0" w:oddVBand="0" w:evenVBand="0" w:oddHBand="0" w:evenHBand="0" w:firstRowFirstColumn="0" w:firstRowLastColumn="0" w:lastRowFirstColumn="0" w:lastRowLastColumn="0"/>
            </w:pPr>
          </w:p>
        </w:tc>
      </w:tr>
    </w:tbl>
    <w:p w14:paraId="779D1D70" w14:textId="77777777" w:rsidR="00880F5C" w:rsidRDefault="00880F5C" w:rsidP="00880F5C">
      <w:bookmarkStart w:id="326" w:name="h3c"/>
      <w:bookmarkEnd w:id="326"/>
    </w:p>
    <w:p w14:paraId="617F3963" w14:textId="77777777" w:rsidR="00880F5C" w:rsidRDefault="00880F5C" w:rsidP="00A82313">
      <w:pPr>
        <w:pStyle w:val="Heading4"/>
      </w:pPr>
      <w:bookmarkStart w:id="327" w:name="_Toc355422758"/>
      <w:r>
        <w:t>H3C: Deactivation, relative to upstream</w:t>
      </w:r>
      <w:bookmarkEnd w:id="327"/>
    </w:p>
    <w:p w14:paraId="68C973CA" w14:textId="77777777" w:rsidR="00880F5C" w:rsidRPr="00FF5091" w:rsidRDefault="00880F5C" w:rsidP="00880F5C">
      <w:pPr>
        <w:pStyle w:val="BodyText"/>
      </w:pPr>
      <w:r>
        <w:t xml:space="preserve">Focusing strictly on the period of time following DSFS removal, H3C examines the difference in speeds between sites upstream and adjacent to where the DSFS would be. The calculated effect size, since not normalized by time, may simply indicate the difference in driving behavior between the upstream and adjacent sites, or may also include a halo effect of the DSFS. In this study, only four sample units were available for this test, from two publications </w:t>
      </w:r>
      <w:sdt>
        <w:sdtPr>
          <w:id w:val="-967974315"/>
          <w:citation/>
        </w:sdtPr>
        <w:sdtContent>
          <w:r>
            <w:fldChar w:fldCharType="begin"/>
          </w:r>
          <w:r>
            <w:instrText xml:space="preserve"> CITATION Hal07 \l 1033  \m Rob121</w:instrText>
          </w:r>
          <w:r>
            <w:fldChar w:fldCharType="separate"/>
          </w:r>
          <w:r>
            <w:rPr>
              <w:noProof/>
            </w:rPr>
            <w:t>(Hallmark, Peterson, Fitzsimmons, Hawkins, Resler, &amp; Welch, 2007; Roberts &amp; Smaglik, 2012)</w:t>
          </w:r>
          <w:r>
            <w:fldChar w:fldCharType="end"/>
          </w:r>
        </w:sdtContent>
      </w:sdt>
      <w:r>
        <w:t xml:space="preserve">. These results indicate a trend for speeds to decrease between </w:t>
      </w:r>
      <w:r>
        <w:lastRenderedPageBreak/>
        <w:t>these sites, but the results were limited by sample size and are not statistically significant (</w:t>
      </w:r>
      <w:r>
        <w:rPr>
          <w:i/>
        </w:rPr>
        <w:t xml:space="preserve">p </w:t>
      </w:r>
      <w:r>
        <w:t>= 0.332).</w:t>
      </w:r>
    </w:p>
    <w:p w14:paraId="136BEAA5" w14:textId="77777777" w:rsidR="00880F5C" w:rsidRDefault="00880F5C" w:rsidP="00880F5C">
      <w:pPr>
        <w:pStyle w:val="Caption"/>
      </w:pPr>
      <w:bookmarkStart w:id="328" w:name="_Toc479248271"/>
      <w:r>
        <w:t xml:space="preserve">Table </w:t>
      </w:r>
      <w:fldSimple w:instr=" SEQ Table \* ARABIC ">
        <w:r>
          <w:rPr>
            <w:noProof/>
          </w:rPr>
          <w:t>20</w:t>
        </w:r>
      </w:fldSimple>
      <w:r>
        <w:t xml:space="preserve">. </w:t>
      </w:r>
      <w:r w:rsidRPr="00D05B56">
        <w:t>Summary of mixed effect model of hypothesis H3C.</w:t>
      </w:r>
      <w:bookmarkEnd w:id="328"/>
    </w:p>
    <w:tbl>
      <w:tblPr>
        <w:tblStyle w:val="rmdtable"/>
        <w:tblW w:w="2906" w:type="pct"/>
        <w:jc w:val="center"/>
        <w:tblLook w:val="07E0" w:firstRow="1" w:lastRow="1" w:firstColumn="1" w:lastColumn="1" w:noHBand="1" w:noVBand="1"/>
        <w:tblCaption w:val="Table 24. Summary of mixed effect model of hypothesis H3C."/>
      </w:tblPr>
      <w:tblGrid>
        <w:gridCol w:w="2419"/>
        <w:gridCol w:w="1123"/>
        <w:gridCol w:w="1158"/>
        <w:gridCol w:w="866"/>
      </w:tblGrid>
      <w:tr w:rsidR="00880F5C" w:rsidRPr="005F1762" w14:paraId="38A15F41"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2173" w:type="pct"/>
          </w:tcPr>
          <w:p w14:paraId="2E1582C0" w14:textId="77777777" w:rsidR="00880F5C" w:rsidRPr="005F1762" w:rsidRDefault="00880F5C" w:rsidP="00BC018E">
            <w:pPr>
              <w:keepNext/>
              <w:rPr>
                <w:b/>
              </w:rPr>
            </w:pPr>
            <w:r w:rsidRPr="005F1762">
              <w:rPr>
                <w:b/>
              </w:rPr>
              <w:t>Modeled Effect Sizes</w:t>
            </w:r>
          </w:p>
        </w:tc>
        <w:tc>
          <w:tcPr>
            <w:tcW w:w="0" w:type="auto"/>
          </w:tcPr>
          <w:p w14:paraId="0A45CC2E" w14:textId="77777777" w:rsidR="00880F5C" w:rsidRPr="005F1762" w:rsidRDefault="00880F5C" w:rsidP="00BC018E">
            <w:pPr>
              <w:pStyle w:val="Compact"/>
              <w:keepNext/>
              <w:rPr>
                <w:b/>
              </w:rPr>
            </w:pPr>
            <w:r w:rsidRPr="005F1762">
              <w:rPr>
                <w:b/>
              </w:rPr>
              <w:t>Estimate</w:t>
            </w:r>
          </w:p>
        </w:tc>
        <w:tc>
          <w:tcPr>
            <w:tcW w:w="0" w:type="auto"/>
          </w:tcPr>
          <w:p w14:paraId="32B6BEAE" w14:textId="77777777" w:rsidR="00880F5C" w:rsidRPr="005F1762" w:rsidRDefault="00880F5C" w:rsidP="00BC018E">
            <w:pPr>
              <w:pStyle w:val="Compact"/>
              <w:keepNext/>
              <w:rPr>
                <w:b/>
              </w:rPr>
            </w:pPr>
            <w:r w:rsidRPr="005F1762">
              <w:rPr>
                <w:b/>
              </w:rPr>
              <w:t>Std. Error</w:t>
            </w:r>
          </w:p>
        </w:tc>
        <w:tc>
          <w:tcPr>
            <w:tcW w:w="0" w:type="auto"/>
          </w:tcPr>
          <w:p w14:paraId="27BDD501" w14:textId="77777777" w:rsidR="00880F5C" w:rsidRPr="005F1762" w:rsidRDefault="00880F5C" w:rsidP="00BC018E">
            <w:pPr>
              <w:pStyle w:val="Compact"/>
              <w:keepNext/>
              <w:rPr>
                <w:b/>
              </w:rPr>
            </w:pPr>
            <w:r w:rsidRPr="005F1762">
              <w:rPr>
                <w:b/>
              </w:rPr>
              <w:t>t value</w:t>
            </w:r>
          </w:p>
        </w:tc>
      </w:tr>
      <w:tr w:rsidR="00880F5C" w14:paraId="391A5694" w14:textId="77777777" w:rsidTr="00BC018E">
        <w:trPr>
          <w:jc w:val="center"/>
        </w:trPr>
        <w:tc>
          <w:tcPr>
            <w:tcW w:w="2173" w:type="pct"/>
            <w:tcBorders>
              <w:bottom w:val="single" w:sz="4" w:space="0" w:color="auto"/>
            </w:tcBorders>
          </w:tcPr>
          <w:p w14:paraId="21D01CED" w14:textId="77777777" w:rsidR="00880F5C" w:rsidRDefault="00880F5C" w:rsidP="00BC018E">
            <w:pPr>
              <w:pStyle w:val="Compact"/>
              <w:keepNext/>
            </w:pPr>
            <w:r>
              <w:t>Overall Effect</w:t>
            </w:r>
          </w:p>
        </w:tc>
        <w:tc>
          <w:tcPr>
            <w:tcW w:w="0" w:type="auto"/>
            <w:tcBorders>
              <w:bottom w:val="single" w:sz="4" w:space="0" w:color="auto"/>
            </w:tcBorders>
          </w:tcPr>
          <w:p w14:paraId="47F2818B" w14:textId="77777777" w:rsidR="00880F5C" w:rsidRDefault="00880F5C" w:rsidP="00BC018E">
            <w:pPr>
              <w:pStyle w:val="Compact"/>
              <w:keepNext/>
              <w:jc w:val="right"/>
            </w:pPr>
            <w:r>
              <w:t>-9.438</w:t>
            </w:r>
          </w:p>
        </w:tc>
        <w:tc>
          <w:tcPr>
            <w:tcW w:w="0" w:type="auto"/>
            <w:tcBorders>
              <w:bottom w:val="single" w:sz="4" w:space="0" w:color="auto"/>
            </w:tcBorders>
          </w:tcPr>
          <w:p w14:paraId="3D609C58" w14:textId="77777777" w:rsidR="00880F5C" w:rsidRDefault="00880F5C" w:rsidP="00BC018E">
            <w:pPr>
              <w:pStyle w:val="Compact"/>
              <w:keepNext/>
              <w:jc w:val="right"/>
            </w:pPr>
            <w:r>
              <w:t>9.737</w:t>
            </w:r>
          </w:p>
        </w:tc>
        <w:tc>
          <w:tcPr>
            <w:tcW w:w="0" w:type="auto"/>
            <w:tcBorders>
              <w:bottom w:val="single" w:sz="4" w:space="0" w:color="auto"/>
            </w:tcBorders>
          </w:tcPr>
          <w:p w14:paraId="3E5AB68F" w14:textId="77777777" w:rsidR="00880F5C" w:rsidRDefault="00880F5C" w:rsidP="00BC018E">
            <w:pPr>
              <w:pStyle w:val="Compact"/>
              <w:keepNext/>
              <w:jc w:val="right"/>
            </w:pPr>
            <w:r>
              <w:t>-0.969</w:t>
            </w:r>
          </w:p>
        </w:tc>
      </w:tr>
      <w:tr w:rsidR="00880F5C" w14:paraId="2DC17B02" w14:textId="77777777" w:rsidTr="00BC018E">
        <w:trPr>
          <w:jc w:val="center"/>
        </w:trPr>
        <w:tc>
          <w:tcPr>
            <w:tcW w:w="2173" w:type="pct"/>
            <w:tcBorders>
              <w:top w:val="single" w:sz="4" w:space="0" w:color="auto"/>
              <w:bottom w:val="nil"/>
            </w:tcBorders>
          </w:tcPr>
          <w:p w14:paraId="4278424F" w14:textId="77777777" w:rsidR="00880F5C" w:rsidRDefault="00880F5C" w:rsidP="00BC018E">
            <w:pPr>
              <w:pStyle w:val="Compact"/>
              <w:keepNext/>
            </w:pPr>
            <w:r>
              <w:t>Safety Focus Effects:</w:t>
            </w:r>
          </w:p>
        </w:tc>
        <w:tc>
          <w:tcPr>
            <w:tcW w:w="0" w:type="auto"/>
            <w:tcBorders>
              <w:top w:val="single" w:sz="4" w:space="0" w:color="auto"/>
              <w:bottom w:val="nil"/>
            </w:tcBorders>
          </w:tcPr>
          <w:p w14:paraId="1A94A2AC" w14:textId="77777777" w:rsidR="00880F5C" w:rsidRDefault="00880F5C" w:rsidP="00BC018E">
            <w:pPr>
              <w:keepNext/>
              <w:jc w:val="right"/>
            </w:pPr>
          </w:p>
        </w:tc>
        <w:tc>
          <w:tcPr>
            <w:tcW w:w="0" w:type="auto"/>
            <w:tcBorders>
              <w:top w:val="single" w:sz="4" w:space="0" w:color="auto"/>
              <w:bottom w:val="nil"/>
            </w:tcBorders>
          </w:tcPr>
          <w:p w14:paraId="53316F62" w14:textId="77777777" w:rsidR="00880F5C" w:rsidRDefault="00880F5C" w:rsidP="00BC018E">
            <w:pPr>
              <w:keepNext/>
              <w:jc w:val="right"/>
            </w:pPr>
          </w:p>
        </w:tc>
        <w:tc>
          <w:tcPr>
            <w:tcW w:w="0" w:type="auto"/>
            <w:tcBorders>
              <w:top w:val="single" w:sz="4" w:space="0" w:color="auto"/>
              <w:bottom w:val="nil"/>
            </w:tcBorders>
          </w:tcPr>
          <w:p w14:paraId="2A8AE6B5" w14:textId="77777777" w:rsidR="00880F5C" w:rsidRDefault="00880F5C" w:rsidP="00BC018E">
            <w:pPr>
              <w:keepNext/>
              <w:jc w:val="right"/>
            </w:pPr>
          </w:p>
        </w:tc>
      </w:tr>
      <w:tr w:rsidR="00880F5C" w14:paraId="05949E56" w14:textId="77777777" w:rsidTr="00BC018E">
        <w:trPr>
          <w:jc w:val="center"/>
        </w:trPr>
        <w:tc>
          <w:tcPr>
            <w:tcW w:w="2173" w:type="pct"/>
            <w:tcBorders>
              <w:top w:val="nil"/>
              <w:bottom w:val="nil"/>
            </w:tcBorders>
          </w:tcPr>
          <w:p w14:paraId="7298B99D" w14:textId="77777777" w:rsidR="00880F5C" w:rsidRDefault="00880F5C" w:rsidP="00BC018E">
            <w:pPr>
              <w:pStyle w:val="Compact"/>
              <w:keepNext/>
              <w:ind w:firstLine="342"/>
            </w:pPr>
            <w:r>
              <w:t>Transition zone</w:t>
            </w:r>
          </w:p>
        </w:tc>
        <w:tc>
          <w:tcPr>
            <w:tcW w:w="0" w:type="auto"/>
            <w:tcBorders>
              <w:top w:val="nil"/>
              <w:bottom w:val="nil"/>
            </w:tcBorders>
          </w:tcPr>
          <w:p w14:paraId="6815BD96" w14:textId="77777777" w:rsidR="00880F5C" w:rsidRDefault="00880F5C" w:rsidP="00BC018E">
            <w:pPr>
              <w:pStyle w:val="Compact"/>
              <w:keepNext/>
              <w:jc w:val="right"/>
            </w:pPr>
            <w:r>
              <w:t>-19.04</w:t>
            </w:r>
          </w:p>
        </w:tc>
        <w:tc>
          <w:tcPr>
            <w:tcW w:w="0" w:type="auto"/>
            <w:tcBorders>
              <w:top w:val="nil"/>
              <w:bottom w:val="nil"/>
            </w:tcBorders>
          </w:tcPr>
          <w:p w14:paraId="2516FF95" w14:textId="77777777" w:rsidR="00880F5C" w:rsidRDefault="00880F5C" w:rsidP="00BC018E">
            <w:pPr>
              <w:keepNext/>
              <w:jc w:val="right"/>
            </w:pPr>
          </w:p>
        </w:tc>
        <w:tc>
          <w:tcPr>
            <w:tcW w:w="0" w:type="auto"/>
            <w:tcBorders>
              <w:top w:val="nil"/>
              <w:bottom w:val="nil"/>
            </w:tcBorders>
          </w:tcPr>
          <w:p w14:paraId="7E57B3AB" w14:textId="77777777" w:rsidR="00880F5C" w:rsidRDefault="00880F5C" w:rsidP="00BC018E">
            <w:pPr>
              <w:keepNext/>
              <w:jc w:val="right"/>
            </w:pPr>
          </w:p>
        </w:tc>
      </w:tr>
      <w:tr w:rsidR="00880F5C" w14:paraId="16F74B72"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2173" w:type="pct"/>
            <w:tcBorders>
              <w:bottom w:val="single" w:sz="4" w:space="0" w:color="auto"/>
            </w:tcBorders>
          </w:tcPr>
          <w:p w14:paraId="318AFC6B" w14:textId="77777777" w:rsidR="00880F5C" w:rsidRDefault="00880F5C" w:rsidP="00BC018E">
            <w:pPr>
              <w:pStyle w:val="Compact"/>
              <w:keepNext/>
              <w:ind w:firstLine="342"/>
            </w:pPr>
            <w:r>
              <w:t>Work zone</w:t>
            </w:r>
          </w:p>
        </w:tc>
        <w:tc>
          <w:tcPr>
            <w:tcW w:w="0" w:type="auto"/>
            <w:tcBorders>
              <w:bottom w:val="single" w:sz="4" w:space="0" w:color="auto"/>
            </w:tcBorders>
          </w:tcPr>
          <w:p w14:paraId="3C027109"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0.16</w:t>
            </w:r>
          </w:p>
        </w:tc>
        <w:tc>
          <w:tcPr>
            <w:tcW w:w="0" w:type="auto"/>
            <w:tcBorders>
              <w:bottom w:val="single" w:sz="4" w:space="0" w:color="auto"/>
            </w:tcBorders>
          </w:tcPr>
          <w:p w14:paraId="44B729C8"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41CAAA62"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2815FFB9" w14:textId="77777777" w:rsidR="00880F5C" w:rsidRDefault="00880F5C" w:rsidP="00880F5C">
      <w:bookmarkStart w:id="329" w:name="h3a-1"/>
      <w:bookmarkEnd w:id="329"/>
    </w:p>
    <w:p w14:paraId="6F003598" w14:textId="77777777" w:rsidR="00880F5C" w:rsidRDefault="00880F5C" w:rsidP="00A82313">
      <w:pPr>
        <w:pStyle w:val="Heading4"/>
      </w:pPr>
      <w:bookmarkStart w:id="330" w:name="_Toc355422759"/>
      <w:r>
        <w:t>H3A': Deactivation adjacent normalized, relative to during</w:t>
      </w:r>
      <w:bookmarkEnd w:id="330"/>
    </w:p>
    <w:p w14:paraId="7614FCCE" w14:textId="77777777" w:rsidR="00880F5C" w:rsidRPr="009D1890" w:rsidRDefault="00880F5C" w:rsidP="00880F5C">
      <w:pPr>
        <w:pStyle w:val="BodyText"/>
      </w:pPr>
      <w:r>
        <w:t>To overcome the conceptual limitations of hypothesis H3C, it is possible to normalize by the difference upstream and adjacent during the period when the DSFS is installed. The calculated value now is the true difference in speeds following DSFS removal, after correcting for the expected difference when DSFS was installed. In this study, only two sample units were available, relying again on the work zone study of Roberts and Smaglik</w:t>
      </w:r>
      <w:sdt>
        <w:sdtPr>
          <w:id w:val="-1028562413"/>
          <w:citation/>
        </w:sdtPr>
        <w:sdtContent>
          <w:r>
            <w:fldChar w:fldCharType="begin"/>
          </w:r>
          <w:r>
            <w:instrText xml:space="preserve">CITATION Rob121 \n  \t  \l 1033 </w:instrText>
          </w:r>
          <w:r>
            <w:fldChar w:fldCharType="separate"/>
          </w:r>
          <w:r>
            <w:rPr>
              <w:noProof/>
            </w:rPr>
            <w:t xml:space="preserve"> (2012)</w:t>
          </w:r>
          <w:r>
            <w:fldChar w:fldCharType="end"/>
          </w:r>
        </w:sdtContent>
      </w:sdt>
      <w:r>
        <w:t xml:space="preserve">. </w:t>
      </w:r>
    </w:p>
    <w:p w14:paraId="1E335CF4" w14:textId="77777777" w:rsidR="00880F5C" w:rsidRDefault="00880F5C" w:rsidP="00A82313">
      <w:pPr>
        <w:pStyle w:val="Heading4"/>
      </w:pPr>
      <w:bookmarkStart w:id="331" w:name="h3b-1"/>
      <w:bookmarkStart w:id="332" w:name="_Toc355422760"/>
      <w:bookmarkEnd w:id="331"/>
      <w:r>
        <w:t>H3B': Deactivation, relative to during</w:t>
      </w:r>
      <w:bookmarkEnd w:id="332"/>
    </w:p>
    <w:p w14:paraId="3381C8B2" w14:textId="77777777" w:rsidR="00880F5C" w:rsidRDefault="00880F5C" w:rsidP="00880F5C">
      <w:pPr>
        <w:pStyle w:val="BodyText"/>
      </w:pPr>
      <w:r>
        <w:t xml:space="preserve">The final test of the deactivation hypothesis is the test of how speeds at the site of the DSFS change between the time period when the sign was active and when it was removed. This hypothesis, H3B’, modifies H3B in using the time of DSFS activation as the reference speed, rather than the period before the DSFS was installed. H3B’ can also be thought of as a mirror image to the activation hypothesis H1B, which compares speeds during DSFS activation with speeds before installation. </w:t>
      </w:r>
    </w:p>
    <w:p w14:paraId="14FD1628" w14:textId="77777777" w:rsidR="00880F5C" w:rsidRPr="00040637" w:rsidRDefault="00880F5C" w:rsidP="00880F5C">
      <w:pPr>
        <w:pStyle w:val="BodyText"/>
      </w:pPr>
      <w:r>
        <w:t>A modest rebound in speeds was detected, with drivers increasing speeds by 0.96 mph, but this was not statistically significant. While 82 sample units were available for this test, the overall rebound in speeds was close to zero for the five publications examined. This indicates that the speed reductions achieved when the DSFS was installed largely remained in effect even following the removal of the sign.</w:t>
      </w:r>
    </w:p>
    <w:p w14:paraId="4C47A691" w14:textId="77777777" w:rsidR="00880F5C" w:rsidRDefault="00880F5C" w:rsidP="00880F5C">
      <w:pPr>
        <w:pStyle w:val="Caption"/>
      </w:pPr>
      <w:bookmarkStart w:id="333" w:name="_Toc479248272"/>
      <w:r>
        <w:t xml:space="preserve">Table </w:t>
      </w:r>
      <w:fldSimple w:instr=" SEQ Table \* ARABIC ">
        <w:r>
          <w:rPr>
            <w:noProof/>
          </w:rPr>
          <w:t>21</w:t>
        </w:r>
      </w:fldSimple>
      <w:r>
        <w:t xml:space="preserve">. </w:t>
      </w:r>
      <w:r w:rsidRPr="00050C01">
        <w:t>Summary of mixed effect model of hypothesis H3B'.</w:t>
      </w:r>
      <w:bookmarkEnd w:id="333"/>
    </w:p>
    <w:tbl>
      <w:tblPr>
        <w:tblStyle w:val="rmdtable"/>
        <w:tblW w:w="2944" w:type="pct"/>
        <w:jc w:val="center"/>
        <w:tblLook w:val="07E0" w:firstRow="1" w:lastRow="1" w:firstColumn="1" w:lastColumn="1" w:noHBand="1" w:noVBand="1"/>
        <w:tblCaption w:val="Table 28. Summary of mixed effect model of hypothesis H3B'."/>
      </w:tblPr>
      <w:tblGrid>
        <w:gridCol w:w="2364"/>
        <w:gridCol w:w="1123"/>
        <w:gridCol w:w="1256"/>
        <w:gridCol w:w="895"/>
      </w:tblGrid>
      <w:tr w:rsidR="00880F5C" w:rsidRPr="005F1762" w14:paraId="1048DA8A" w14:textId="77777777" w:rsidTr="00BC018E">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3CDDEB1" w14:textId="77777777" w:rsidR="00880F5C" w:rsidRPr="005F1762" w:rsidRDefault="00880F5C" w:rsidP="00BC018E">
            <w:pPr>
              <w:keepNext/>
              <w:rPr>
                <w:b/>
              </w:rPr>
            </w:pPr>
            <w:r w:rsidRPr="005F1762">
              <w:rPr>
                <w:b/>
              </w:rPr>
              <w:t>Modeled Effect Sizes</w:t>
            </w:r>
          </w:p>
        </w:tc>
        <w:tc>
          <w:tcPr>
            <w:tcW w:w="0" w:type="auto"/>
          </w:tcPr>
          <w:p w14:paraId="3BE51A39" w14:textId="77777777" w:rsidR="00880F5C" w:rsidRPr="005F1762" w:rsidRDefault="00880F5C" w:rsidP="00BC018E">
            <w:pPr>
              <w:pStyle w:val="Compact"/>
              <w:keepNext/>
              <w:rPr>
                <w:b/>
              </w:rPr>
            </w:pPr>
            <w:r w:rsidRPr="005F1762">
              <w:rPr>
                <w:b/>
              </w:rPr>
              <w:t>Estimate</w:t>
            </w:r>
          </w:p>
        </w:tc>
        <w:tc>
          <w:tcPr>
            <w:tcW w:w="0" w:type="auto"/>
          </w:tcPr>
          <w:p w14:paraId="5F2BC22A" w14:textId="77777777" w:rsidR="00880F5C" w:rsidRPr="005F1762" w:rsidRDefault="00880F5C" w:rsidP="00BC018E">
            <w:pPr>
              <w:pStyle w:val="Compact"/>
              <w:keepNext/>
              <w:rPr>
                <w:b/>
              </w:rPr>
            </w:pPr>
            <w:r w:rsidRPr="005F1762">
              <w:rPr>
                <w:b/>
              </w:rPr>
              <w:t>Std. Error</w:t>
            </w:r>
          </w:p>
        </w:tc>
        <w:tc>
          <w:tcPr>
            <w:tcW w:w="0" w:type="auto"/>
          </w:tcPr>
          <w:p w14:paraId="2CC4ADB6" w14:textId="77777777" w:rsidR="00880F5C" w:rsidRPr="005F1762" w:rsidRDefault="00880F5C" w:rsidP="00BC018E">
            <w:pPr>
              <w:pStyle w:val="Compact"/>
              <w:keepNext/>
              <w:rPr>
                <w:b/>
              </w:rPr>
            </w:pPr>
            <w:r w:rsidRPr="005F1762">
              <w:rPr>
                <w:b/>
              </w:rPr>
              <w:t>t value</w:t>
            </w:r>
          </w:p>
        </w:tc>
      </w:tr>
      <w:tr w:rsidR="00880F5C" w14:paraId="21163FCF" w14:textId="77777777" w:rsidTr="00BC018E">
        <w:trPr>
          <w:jc w:val="center"/>
        </w:trPr>
        <w:tc>
          <w:tcPr>
            <w:tcW w:w="0" w:type="auto"/>
            <w:tcBorders>
              <w:bottom w:val="single" w:sz="4" w:space="0" w:color="auto"/>
            </w:tcBorders>
          </w:tcPr>
          <w:p w14:paraId="55F4952E" w14:textId="77777777" w:rsidR="00880F5C" w:rsidRDefault="00880F5C" w:rsidP="00BC018E">
            <w:pPr>
              <w:pStyle w:val="Compact"/>
              <w:keepNext/>
            </w:pPr>
            <w:r>
              <w:t>Overall Effect</w:t>
            </w:r>
          </w:p>
        </w:tc>
        <w:tc>
          <w:tcPr>
            <w:tcW w:w="0" w:type="auto"/>
            <w:tcBorders>
              <w:bottom w:val="single" w:sz="4" w:space="0" w:color="auto"/>
            </w:tcBorders>
          </w:tcPr>
          <w:p w14:paraId="230BF6A1" w14:textId="77777777" w:rsidR="00880F5C" w:rsidRDefault="00880F5C" w:rsidP="00BC018E">
            <w:pPr>
              <w:pStyle w:val="Compact"/>
              <w:keepNext/>
              <w:jc w:val="right"/>
            </w:pPr>
            <w:r>
              <w:t>0.956</w:t>
            </w:r>
          </w:p>
        </w:tc>
        <w:tc>
          <w:tcPr>
            <w:tcW w:w="0" w:type="auto"/>
            <w:tcBorders>
              <w:bottom w:val="single" w:sz="4" w:space="0" w:color="auto"/>
            </w:tcBorders>
          </w:tcPr>
          <w:p w14:paraId="1D014E11" w14:textId="77777777" w:rsidR="00880F5C" w:rsidRDefault="00880F5C" w:rsidP="00BC018E">
            <w:pPr>
              <w:pStyle w:val="Compact"/>
              <w:keepNext/>
              <w:jc w:val="right"/>
            </w:pPr>
            <w:r>
              <w:t>1.036</w:t>
            </w:r>
          </w:p>
        </w:tc>
        <w:tc>
          <w:tcPr>
            <w:tcW w:w="0" w:type="auto"/>
            <w:tcBorders>
              <w:bottom w:val="single" w:sz="4" w:space="0" w:color="auto"/>
            </w:tcBorders>
          </w:tcPr>
          <w:p w14:paraId="561C91E7" w14:textId="77777777" w:rsidR="00880F5C" w:rsidRDefault="00880F5C" w:rsidP="00BC018E">
            <w:pPr>
              <w:pStyle w:val="Compact"/>
              <w:keepNext/>
              <w:jc w:val="right"/>
            </w:pPr>
            <w:r>
              <w:t>0.923</w:t>
            </w:r>
          </w:p>
        </w:tc>
      </w:tr>
      <w:tr w:rsidR="00880F5C" w14:paraId="7477A19C" w14:textId="77777777" w:rsidTr="00BC018E">
        <w:trPr>
          <w:jc w:val="center"/>
        </w:trPr>
        <w:tc>
          <w:tcPr>
            <w:tcW w:w="0" w:type="auto"/>
            <w:tcBorders>
              <w:top w:val="single" w:sz="4" w:space="0" w:color="auto"/>
              <w:bottom w:val="nil"/>
            </w:tcBorders>
          </w:tcPr>
          <w:p w14:paraId="6D9AA976" w14:textId="77777777" w:rsidR="00880F5C" w:rsidRDefault="00880F5C" w:rsidP="00BC018E">
            <w:pPr>
              <w:pStyle w:val="Compact"/>
              <w:keepNext/>
            </w:pPr>
            <w:r>
              <w:t>Publication ID Effects:</w:t>
            </w:r>
          </w:p>
        </w:tc>
        <w:tc>
          <w:tcPr>
            <w:tcW w:w="0" w:type="auto"/>
            <w:tcBorders>
              <w:top w:val="single" w:sz="4" w:space="0" w:color="auto"/>
              <w:bottom w:val="nil"/>
            </w:tcBorders>
          </w:tcPr>
          <w:p w14:paraId="6163F5B9" w14:textId="77777777" w:rsidR="00880F5C" w:rsidRDefault="00880F5C" w:rsidP="00BC018E">
            <w:pPr>
              <w:keepNext/>
              <w:jc w:val="right"/>
            </w:pPr>
          </w:p>
        </w:tc>
        <w:tc>
          <w:tcPr>
            <w:tcW w:w="0" w:type="auto"/>
            <w:tcBorders>
              <w:top w:val="single" w:sz="4" w:space="0" w:color="auto"/>
              <w:bottom w:val="nil"/>
            </w:tcBorders>
          </w:tcPr>
          <w:p w14:paraId="52D69CBD" w14:textId="77777777" w:rsidR="00880F5C" w:rsidRDefault="00880F5C" w:rsidP="00BC018E">
            <w:pPr>
              <w:keepNext/>
              <w:jc w:val="right"/>
            </w:pPr>
          </w:p>
        </w:tc>
        <w:tc>
          <w:tcPr>
            <w:tcW w:w="0" w:type="auto"/>
            <w:tcBorders>
              <w:top w:val="single" w:sz="4" w:space="0" w:color="auto"/>
              <w:bottom w:val="nil"/>
            </w:tcBorders>
          </w:tcPr>
          <w:p w14:paraId="0E47D308" w14:textId="77777777" w:rsidR="00880F5C" w:rsidRDefault="00880F5C" w:rsidP="00BC018E">
            <w:pPr>
              <w:keepNext/>
              <w:jc w:val="right"/>
            </w:pPr>
          </w:p>
        </w:tc>
      </w:tr>
      <w:tr w:rsidR="00880F5C" w14:paraId="52546178" w14:textId="77777777" w:rsidTr="00BC018E">
        <w:trPr>
          <w:jc w:val="center"/>
        </w:trPr>
        <w:tc>
          <w:tcPr>
            <w:tcW w:w="0" w:type="auto"/>
            <w:tcBorders>
              <w:top w:val="nil"/>
            </w:tcBorders>
          </w:tcPr>
          <w:p w14:paraId="2C7FD75B" w14:textId="77777777" w:rsidR="00880F5C" w:rsidRDefault="00880F5C" w:rsidP="00BC018E">
            <w:pPr>
              <w:ind w:firstLine="342"/>
            </w:pPr>
            <w:r>
              <w:t>Cruzado</w:t>
            </w:r>
            <w:sdt>
              <w:sdtPr>
                <w:id w:val="1389695883"/>
                <w:citation/>
              </w:sdtPr>
              <w:sdtContent>
                <w:r>
                  <w:fldChar w:fldCharType="begin"/>
                </w:r>
                <w:r>
                  <w:instrText xml:space="preserve">CITATION Cru09 \n  \t  \l 1033 </w:instrText>
                </w:r>
                <w:r>
                  <w:fldChar w:fldCharType="separate"/>
                </w:r>
                <w:r>
                  <w:rPr>
                    <w:noProof/>
                  </w:rPr>
                  <w:t xml:space="preserve"> (2009)</w:t>
                </w:r>
                <w:r>
                  <w:fldChar w:fldCharType="end"/>
                </w:r>
              </w:sdtContent>
            </w:sdt>
          </w:p>
        </w:tc>
        <w:tc>
          <w:tcPr>
            <w:tcW w:w="0" w:type="auto"/>
            <w:tcBorders>
              <w:top w:val="nil"/>
            </w:tcBorders>
          </w:tcPr>
          <w:p w14:paraId="3F75974C" w14:textId="77777777" w:rsidR="00880F5C" w:rsidRDefault="00880F5C" w:rsidP="00BC018E">
            <w:pPr>
              <w:pStyle w:val="Compact"/>
              <w:keepNext/>
              <w:jc w:val="right"/>
            </w:pPr>
            <w:r>
              <w:t>1.12</w:t>
            </w:r>
          </w:p>
        </w:tc>
        <w:tc>
          <w:tcPr>
            <w:tcW w:w="0" w:type="auto"/>
            <w:tcBorders>
              <w:top w:val="nil"/>
            </w:tcBorders>
          </w:tcPr>
          <w:p w14:paraId="1D3A2543" w14:textId="77777777" w:rsidR="00880F5C" w:rsidRDefault="00880F5C" w:rsidP="00BC018E">
            <w:pPr>
              <w:keepNext/>
              <w:jc w:val="right"/>
            </w:pPr>
          </w:p>
        </w:tc>
        <w:tc>
          <w:tcPr>
            <w:tcW w:w="0" w:type="auto"/>
            <w:tcBorders>
              <w:top w:val="nil"/>
            </w:tcBorders>
          </w:tcPr>
          <w:p w14:paraId="5AB44F55" w14:textId="77777777" w:rsidR="00880F5C" w:rsidRDefault="00880F5C" w:rsidP="00BC018E">
            <w:pPr>
              <w:keepNext/>
              <w:jc w:val="right"/>
            </w:pPr>
          </w:p>
        </w:tc>
      </w:tr>
      <w:tr w:rsidR="00880F5C" w14:paraId="75382DB0" w14:textId="77777777" w:rsidTr="00BC018E">
        <w:trPr>
          <w:jc w:val="center"/>
        </w:trPr>
        <w:tc>
          <w:tcPr>
            <w:tcW w:w="0" w:type="auto"/>
          </w:tcPr>
          <w:p w14:paraId="0A2C2086" w14:textId="77777777" w:rsidR="00880F5C" w:rsidRDefault="00880F5C" w:rsidP="00BC018E">
            <w:pPr>
              <w:pStyle w:val="Compact"/>
              <w:keepNext/>
              <w:ind w:firstLine="342"/>
            </w:pPr>
            <w:r>
              <w:lastRenderedPageBreak/>
              <w:t xml:space="preserve">Hallmark </w:t>
            </w:r>
            <w:sdt>
              <w:sdtPr>
                <w:id w:val="-640499049"/>
                <w:citation/>
              </w:sdtPr>
              <w:sdtContent>
                <w:r>
                  <w:fldChar w:fldCharType="begin"/>
                </w:r>
                <w:r>
                  <w:instrText xml:space="preserve">CITATION Hal07 \n  \t  \l 1033 </w:instrText>
                </w:r>
                <w:r>
                  <w:fldChar w:fldCharType="separate"/>
                </w:r>
                <w:r>
                  <w:rPr>
                    <w:noProof/>
                  </w:rPr>
                  <w:t>(2007)</w:t>
                </w:r>
                <w:r>
                  <w:fldChar w:fldCharType="end"/>
                </w:r>
              </w:sdtContent>
            </w:sdt>
          </w:p>
        </w:tc>
        <w:tc>
          <w:tcPr>
            <w:tcW w:w="0" w:type="auto"/>
          </w:tcPr>
          <w:p w14:paraId="59E865AE" w14:textId="77777777" w:rsidR="00880F5C" w:rsidRDefault="00880F5C" w:rsidP="00BC018E">
            <w:pPr>
              <w:pStyle w:val="Compact"/>
              <w:keepNext/>
              <w:jc w:val="right"/>
            </w:pPr>
            <w:r>
              <w:t>0.84</w:t>
            </w:r>
          </w:p>
        </w:tc>
        <w:tc>
          <w:tcPr>
            <w:tcW w:w="0" w:type="auto"/>
          </w:tcPr>
          <w:p w14:paraId="4391BC79" w14:textId="77777777" w:rsidR="00880F5C" w:rsidRDefault="00880F5C" w:rsidP="00BC018E">
            <w:pPr>
              <w:keepNext/>
              <w:jc w:val="right"/>
            </w:pPr>
          </w:p>
        </w:tc>
        <w:tc>
          <w:tcPr>
            <w:tcW w:w="0" w:type="auto"/>
          </w:tcPr>
          <w:p w14:paraId="48F835E3" w14:textId="77777777" w:rsidR="00880F5C" w:rsidRDefault="00880F5C" w:rsidP="00BC018E">
            <w:pPr>
              <w:keepNext/>
              <w:jc w:val="right"/>
            </w:pPr>
          </w:p>
        </w:tc>
      </w:tr>
      <w:tr w:rsidR="00880F5C" w14:paraId="019D06A9" w14:textId="77777777" w:rsidTr="00BC018E">
        <w:trPr>
          <w:jc w:val="center"/>
        </w:trPr>
        <w:tc>
          <w:tcPr>
            <w:tcW w:w="0" w:type="auto"/>
          </w:tcPr>
          <w:p w14:paraId="073DAC2E" w14:textId="77777777" w:rsidR="00880F5C" w:rsidRDefault="00880F5C" w:rsidP="00BC018E">
            <w:pPr>
              <w:pStyle w:val="Compact"/>
              <w:keepNext/>
              <w:ind w:firstLine="342"/>
            </w:pPr>
            <w:r>
              <w:t xml:space="preserve">Kamyab </w:t>
            </w:r>
            <w:sdt>
              <w:sdtPr>
                <w:id w:val="1079637743"/>
                <w:citation/>
              </w:sdtPr>
              <w:sdtContent>
                <w:r>
                  <w:fldChar w:fldCharType="begin"/>
                </w:r>
                <w:r>
                  <w:instrText xml:space="preserve">CITATION Kam02 \n  \t  \l 1033 </w:instrText>
                </w:r>
                <w:r>
                  <w:fldChar w:fldCharType="separate"/>
                </w:r>
                <w:r>
                  <w:rPr>
                    <w:noProof/>
                  </w:rPr>
                  <w:t>(2002)</w:t>
                </w:r>
                <w:r>
                  <w:fldChar w:fldCharType="end"/>
                </w:r>
              </w:sdtContent>
            </w:sdt>
          </w:p>
        </w:tc>
        <w:tc>
          <w:tcPr>
            <w:tcW w:w="0" w:type="auto"/>
          </w:tcPr>
          <w:p w14:paraId="64032245" w14:textId="77777777" w:rsidR="00880F5C" w:rsidRDefault="00880F5C" w:rsidP="00BC018E">
            <w:pPr>
              <w:pStyle w:val="Compact"/>
              <w:keepNext/>
              <w:jc w:val="right"/>
            </w:pPr>
            <w:r>
              <w:t>0.91</w:t>
            </w:r>
          </w:p>
        </w:tc>
        <w:tc>
          <w:tcPr>
            <w:tcW w:w="0" w:type="auto"/>
          </w:tcPr>
          <w:p w14:paraId="6746AECB" w14:textId="77777777" w:rsidR="00880F5C" w:rsidRDefault="00880F5C" w:rsidP="00BC018E">
            <w:pPr>
              <w:keepNext/>
              <w:jc w:val="right"/>
            </w:pPr>
          </w:p>
        </w:tc>
        <w:tc>
          <w:tcPr>
            <w:tcW w:w="0" w:type="auto"/>
          </w:tcPr>
          <w:p w14:paraId="1DAC9A02" w14:textId="77777777" w:rsidR="00880F5C" w:rsidRDefault="00880F5C" w:rsidP="00BC018E">
            <w:pPr>
              <w:keepNext/>
              <w:jc w:val="right"/>
            </w:pPr>
          </w:p>
        </w:tc>
      </w:tr>
      <w:tr w:rsidR="00880F5C" w14:paraId="4203AAD6" w14:textId="77777777" w:rsidTr="00BC018E">
        <w:trPr>
          <w:jc w:val="center"/>
        </w:trPr>
        <w:tc>
          <w:tcPr>
            <w:tcW w:w="0" w:type="auto"/>
            <w:tcBorders>
              <w:bottom w:val="nil"/>
            </w:tcBorders>
          </w:tcPr>
          <w:p w14:paraId="00154343" w14:textId="77777777" w:rsidR="00880F5C" w:rsidRPr="00040637" w:rsidRDefault="00880F5C" w:rsidP="00BC018E">
            <w:pPr>
              <w:pStyle w:val="Compact"/>
              <w:keepNext/>
              <w:ind w:firstLine="342"/>
            </w:pPr>
            <w:r w:rsidRPr="00040637">
              <w:t xml:space="preserve">Pesti </w:t>
            </w:r>
            <w:sdt>
              <w:sdtPr>
                <w:id w:val="1435553270"/>
                <w:citation/>
              </w:sdtPr>
              <w:sdtContent>
                <w:r w:rsidRPr="00040637">
                  <w:fldChar w:fldCharType="begin"/>
                </w:r>
                <w:r w:rsidRPr="00040637">
                  <w:rPr>
                    <w:noProof/>
                  </w:rPr>
                  <w:instrText xml:space="preserve">CITATION Pes11 \n  \t  \l 1033 </w:instrText>
                </w:r>
                <w:r w:rsidRPr="00040637">
                  <w:fldChar w:fldCharType="separate"/>
                </w:r>
                <w:r>
                  <w:rPr>
                    <w:noProof/>
                  </w:rPr>
                  <w:t>(2011)</w:t>
                </w:r>
                <w:r w:rsidRPr="00040637">
                  <w:fldChar w:fldCharType="end"/>
                </w:r>
              </w:sdtContent>
            </w:sdt>
          </w:p>
        </w:tc>
        <w:tc>
          <w:tcPr>
            <w:tcW w:w="0" w:type="auto"/>
            <w:tcBorders>
              <w:bottom w:val="nil"/>
            </w:tcBorders>
          </w:tcPr>
          <w:p w14:paraId="4AC207DB" w14:textId="77777777" w:rsidR="00880F5C" w:rsidRDefault="00880F5C" w:rsidP="00BC018E">
            <w:pPr>
              <w:pStyle w:val="Compact"/>
              <w:keepNext/>
              <w:jc w:val="right"/>
            </w:pPr>
            <w:r>
              <w:t>1.11</w:t>
            </w:r>
          </w:p>
        </w:tc>
        <w:tc>
          <w:tcPr>
            <w:tcW w:w="0" w:type="auto"/>
            <w:tcBorders>
              <w:bottom w:val="nil"/>
            </w:tcBorders>
          </w:tcPr>
          <w:p w14:paraId="10B42979" w14:textId="77777777" w:rsidR="00880F5C" w:rsidRDefault="00880F5C" w:rsidP="00BC018E">
            <w:pPr>
              <w:keepNext/>
              <w:jc w:val="right"/>
            </w:pPr>
          </w:p>
        </w:tc>
        <w:tc>
          <w:tcPr>
            <w:tcW w:w="0" w:type="auto"/>
            <w:tcBorders>
              <w:bottom w:val="nil"/>
            </w:tcBorders>
          </w:tcPr>
          <w:p w14:paraId="6AA7CA2A" w14:textId="77777777" w:rsidR="00880F5C" w:rsidRDefault="00880F5C" w:rsidP="00BC018E">
            <w:pPr>
              <w:keepNext/>
              <w:jc w:val="right"/>
            </w:pPr>
          </w:p>
        </w:tc>
      </w:tr>
      <w:tr w:rsidR="00880F5C" w14:paraId="245F0D86" w14:textId="77777777" w:rsidTr="00BC018E">
        <w:trPr>
          <w:cnfStyle w:val="010000000000" w:firstRow="0" w:lastRow="1" w:firstColumn="0" w:lastColumn="0" w:oddVBand="0" w:evenVBand="0" w:oddHBand="0" w:evenHBand="0" w:firstRowFirstColumn="0" w:firstRowLastColumn="0" w:lastRowFirstColumn="0" w:lastRowLastColumn="0"/>
          <w:jc w:val="center"/>
        </w:trPr>
        <w:tc>
          <w:tcPr>
            <w:cnfStyle w:val="000000000001" w:firstRow="0" w:lastRow="0" w:firstColumn="0" w:lastColumn="0" w:oddVBand="0" w:evenVBand="0" w:oddHBand="0" w:evenHBand="0" w:firstRowFirstColumn="0" w:firstRowLastColumn="0" w:lastRowFirstColumn="1" w:lastRowLastColumn="0"/>
            <w:tcW w:w="0" w:type="auto"/>
            <w:tcBorders>
              <w:bottom w:val="single" w:sz="4" w:space="0" w:color="auto"/>
            </w:tcBorders>
          </w:tcPr>
          <w:p w14:paraId="21BDBE11" w14:textId="77777777" w:rsidR="00880F5C" w:rsidRPr="00040637" w:rsidRDefault="00880F5C" w:rsidP="00BC018E">
            <w:pPr>
              <w:pStyle w:val="Compact"/>
              <w:keepNext/>
              <w:ind w:firstLine="342"/>
            </w:pPr>
            <w:r w:rsidRPr="00040637">
              <w:t xml:space="preserve">Roberts </w:t>
            </w:r>
            <w:sdt>
              <w:sdtPr>
                <w:id w:val="-1315178748"/>
                <w:citation/>
              </w:sdtPr>
              <w:sdtContent>
                <w:r w:rsidRPr="00040637">
                  <w:fldChar w:fldCharType="begin"/>
                </w:r>
                <w:r w:rsidRPr="00040637">
                  <w:rPr>
                    <w:noProof/>
                  </w:rPr>
                  <w:instrText xml:space="preserve">CITATION Rob121 \n  \t  \l 1033 </w:instrText>
                </w:r>
                <w:r w:rsidRPr="00040637">
                  <w:fldChar w:fldCharType="separate"/>
                </w:r>
                <w:r>
                  <w:rPr>
                    <w:noProof/>
                  </w:rPr>
                  <w:t>(2012)</w:t>
                </w:r>
                <w:r w:rsidRPr="00040637">
                  <w:fldChar w:fldCharType="end"/>
                </w:r>
              </w:sdtContent>
            </w:sdt>
          </w:p>
        </w:tc>
        <w:tc>
          <w:tcPr>
            <w:tcW w:w="0" w:type="auto"/>
            <w:tcBorders>
              <w:bottom w:val="single" w:sz="4" w:space="0" w:color="auto"/>
            </w:tcBorders>
          </w:tcPr>
          <w:p w14:paraId="0731625A" w14:textId="77777777" w:rsidR="00880F5C" w:rsidRDefault="00880F5C" w:rsidP="00BC018E">
            <w:pPr>
              <w:pStyle w:val="Compact"/>
              <w:keepNext/>
              <w:jc w:val="right"/>
              <w:cnfStyle w:val="010000000000" w:firstRow="0" w:lastRow="1" w:firstColumn="0" w:lastColumn="0" w:oddVBand="0" w:evenVBand="0" w:oddHBand="0" w:evenHBand="0" w:firstRowFirstColumn="0" w:firstRowLastColumn="0" w:lastRowFirstColumn="0" w:lastRowLastColumn="0"/>
            </w:pPr>
            <w:r>
              <w:t>0.80</w:t>
            </w:r>
          </w:p>
        </w:tc>
        <w:tc>
          <w:tcPr>
            <w:tcW w:w="0" w:type="auto"/>
            <w:tcBorders>
              <w:bottom w:val="single" w:sz="4" w:space="0" w:color="auto"/>
            </w:tcBorders>
          </w:tcPr>
          <w:p w14:paraId="0C96D7D0"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c>
          <w:tcPr>
            <w:tcW w:w="0" w:type="auto"/>
            <w:tcBorders>
              <w:bottom w:val="single" w:sz="4" w:space="0" w:color="auto"/>
            </w:tcBorders>
          </w:tcPr>
          <w:p w14:paraId="11E1F41F" w14:textId="77777777" w:rsidR="00880F5C" w:rsidRDefault="00880F5C" w:rsidP="00BC018E">
            <w:pPr>
              <w:keepNext/>
              <w:jc w:val="right"/>
              <w:cnfStyle w:val="010000000000" w:firstRow="0" w:lastRow="1" w:firstColumn="0" w:lastColumn="0" w:oddVBand="0" w:evenVBand="0" w:oddHBand="0" w:evenHBand="0" w:firstRowFirstColumn="0" w:firstRowLastColumn="0" w:lastRowFirstColumn="0" w:lastRowLastColumn="0"/>
            </w:pPr>
          </w:p>
        </w:tc>
      </w:tr>
    </w:tbl>
    <w:p w14:paraId="0DEA7013" w14:textId="77777777" w:rsidR="00354FCA" w:rsidRDefault="00354FCA" w:rsidP="006236E4">
      <w:bookmarkStart w:id="334" w:name="discussion"/>
      <w:bookmarkEnd w:id="334"/>
    </w:p>
    <w:p w14:paraId="6D96935C" w14:textId="4D050529" w:rsidR="00880F5C" w:rsidRDefault="00FB3E4E" w:rsidP="00354FCA">
      <w:pPr>
        <w:pStyle w:val="Heading3"/>
      </w:pPr>
      <w:r>
        <w:t>Discussion</w:t>
      </w:r>
    </w:p>
    <w:p w14:paraId="126F0ADB" w14:textId="77777777" w:rsidR="00354FCA" w:rsidRDefault="00354FCA" w:rsidP="00880F5C">
      <w:pPr>
        <w:pStyle w:val="BodyText"/>
      </w:pPr>
    </w:p>
    <w:p w14:paraId="324C6FE6" w14:textId="77777777" w:rsidR="00354FCA" w:rsidRPr="00C92D0F" w:rsidRDefault="00354FCA" w:rsidP="00880F5C">
      <w:pPr>
        <w:pStyle w:val="BodyText"/>
      </w:pPr>
    </w:p>
    <w:bookmarkStart w:id="335" w:name="references" w:displacedByCustomXml="next"/>
    <w:bookmarkEnd w:id="335" w:displacedByCustomXml="next"/>
    <w:bookmarkStart w:id="336" w:name="_Toc355422761" w:displacedByCustomXml="next"/>
    <w:sdt>
      <w:sdtPr>
        <w:rPr>
          <w:smallCaps/>
        </w:rPr>
        <w:id w:val="-268006795"/>
        <w:docPartObj>
          <w:docPartGallery w:val="Bibliographies"/>
          <w:docPartUnique/>
        </w:docPartObj>
      </w:sdtPr>
      <w:sdtEndPr>
        <w:rPr>
          <w:rFonts w:ascii="Times New Roman" w:eastAsiaTheme="minorHAnsi" w:hAnsi="Times New Roman" w:cs="Times New Roman"/>
          <w:b w:val="0"/>
          <w:smallCaps w:val="0"/>
        </w:rPr>
      </w:sdtEndPr>
      <w:sdtContent>
        <w:p w14:paraId="44A02DC7" w14:textId="77777777" w:rsidR="00880F5C" w:rsidRDefault="00880F5C" w:rsidP="00A82313">
          <w:pPr>
            <w:pStyle w:val="Heading3"/>
          </w:pPr>
          <w:r>
            <w:t>Bibliography</w:t>
          </w:r>
          <w:bookmarkEnd w:id="336"/>
        </w:p>
        <w:sdt>
          <w:sdtPr>
            <w:id w:val="111145805"/>
            <w:bibliography/>
          </w:sdtPr>
          <w:sdtContent>
            <w:p w14:paraId="06FB3154" w14:textId="77777777" w:rsidR="00880F5C" w:rsidRDefault="00880F5C" w:rsidP="00880F5C">
              <w:pPr>
                <w:pStyle w:val="Bibliography"/>
                <w:rPr>
                  <w:noProof/>
                </w:rPr>
              </w:pPr>
              <w:r>
                <w:fldChar w:fldCharType="begin"/>
              </w:r>
              <w:r>
                <w:instrText xml:space="preserve"> BIBLIOGRAPHY </w:instrText>
              </w:r>
              <w:r>
                <w:fldChar w:fldCharType="separate"/>
              </w:r>
              <w:r>
                <w:rPr>
                  <w:noProof/>
                </w:rPr>
                <w:t xml:space="preserve">Bates, D., Maechler, M., Bolker, B., &amp; Walker, S. (2015). Fitting Linear Mixed-Effects Models Using lme4. </w:t>
              </w:r>
              <w:r>
                <w:rPr>
                  <w:i/>
                  <w:iCs/>
                  <w:noProof/>
                </w:rPr>
                <w:t>Journal of Statistical Software</w:t>
              </w:r>
              <w:r>
                <w:rPr>
                  <w:noProof/>
                </w:rPr>
                <w:t xml:space="preserve"> </w:t>
              </w:r>
              <w:r>
                <w:rPr>
                  <w:i/>
                  <w:iCs/>
                  <w:noProof/>
                </w:rPr>
                <w:t>, 67</w:t>
              </w:r>
              <w:r>
                <w:rPr>
                  <w:noProof/>
                </w:rPr>
                <w:t xml:space="preserve"> (1), 1-48.</w:t>
              </w:r>
            </w:p>
            <w:p w14:paraId="6DA024A0" w14:textId="77777777" w:rsidR="00880F5C" w:rsidRDefault="00880F5C" w:rsidP="00880F5C">
              <w:pPr>
                <w:pStyle w:val="Bibliography"/>
                <w:rPr>
                  <w:noProof/>
                </w:rPr>
              </w:pPr>
              <w:r>
                <w:rPr>
                  <w:noProof/>
                </w:rPr>
                <w:t xml:space="preserve">Bertini, R., Monsere, C., Nolan, C., Bosa, P., &amp; Abou El-Seoud, T. (2006). </w:t>
              </w:r>
              <w:r>
                <w:rPr>
                  <w:i/>
                  <w:iCs/>
                  <w:noProof/>
                </w:rPr>
                <w:t>Field evaluation of Myrtle Creek advanced curve warning system.</w:t>
              </w:r>
              <w:r>
                <w:rPr>
                  <w:noProof/>
                </w:rPr>
                <w:t xml:space="preserve"> Washington, DC: Federal Highway Administration.</w:t>
              </w:r>
            </w:p>
            <w:p w14:paraId="33AA0869" w14:textId="77777777" w:rsidR="00880F5C" w:rsidRDefault="00880F5C" w:rsidP="00880F5C">
              <w:pPr>
                <w:pStyle w:val="Bibliography"/>
                <w:rPr>
                  <w:noProof/>
                </w:rPr>
              </w:pPr>
              <w:r>
                <w:rPr>
                  <w:noProof/>
                </w:rPr>
                <w:t xml:space="preserve">Bertucci, A. (2006). </w:t>
              </w:r>
              <w:r>
                <w:rPr>
                  <w:i/>
                  <w:iCs/>
                  <w:noProof/>
                </w:rPr>
                <w:t>Sign Legibility Rules of Thumb.</w:t>
              </w:r>
              <w:r>
                <w:rPr>
                  <w:noProof/>
                </w:rPr>
                <w:t xml:space="preserve"> Bristol, PA: United States Sign Council.</w:t>
              </w:r>
            </w:p>
            <w:p w14:paraId="1D116868" w14:textId="77777777" w:rsidR="00880F5C" w:rsidRDefault="00880F5C" w:rsidP="00880F5C">
              <w:pPr>
                <w:pStyle w:val="Bibliography"/>
                <w:rPr>
                  <w:noProof/>
                </w:rPr>
              </w:pPr>
              <w:r>
                <w:rPr>
                  <w:noProof/>
                </w:rPr>
                <w:t xml:space="preserve">Bloch, S., &amp; Automobile Club of Southern California. (2007). Comparative study of speed reduction effects of photo-radar and speed display boards. </w:t>
              </w:r>
              <w:r>
                <w:rPr>
                  <w:i/>
                  <w:iCs/>
                  <w:noProof/>
                </w:rPr>
                <w:t>Transportation Research Record</w:t>
              </w:r>
              <w:r>
                <w:rPr>
                  <w:noProof/>
                </w:rPr>
                <w:t xml:space="preserve"> </w:t>
              </w:r>
              <w:r>
                <w:rPr>
                  <w:i/>
                  <w:iCs/>
                  <w:noProof/>
                </w:rPr>
                <w:t>, 1640</w:t>
              </w:r>
              <w:r>
                <w:rPr>
                  <w:noProof/>
                </w:rPr>
                <w:t>.</w:t>
              </w:r>
            </w:p>
            <w:p w14:paraId="3FDF2377" w14:textId="77777777" w:rsidR="00880F5C" w:rsidRDefault="00880F5C" w:rsidP="00880F5C">
              <w:pPr>
                <w:pStyle w:val="Bibliography"/>
                <w:rPr>
                  <w:noProof/>
                </w:rPr>
              </w:pPr>
              <w:r>
                <w:rPr>
                  <w:noProof/>
                </w:rPr>
                <w:t xml:space="preserve">Bowie, J. (2003). </w:t>
              </w:r>
              <w:r>
                <w:rPr>
                  <w:i/>
                  <w:iCs/>
                  <w:noProof/>
                </w:rPr>
                <w:t>Efficacy of speed monitoring displays in increasing speed limit compliance in highway work zones (Masters's Thesis).</w:t>
              </w:r>
              <w:r>
                <w:rPr>
                  <w:noProof/>
                </w:rPr>
                <w:t xml:space="preserve"> Salt Lake City: Brigham Young University.</w:t>
              </w:r>
            </w:p>
            <w:p w14:paraId="6E606338" w14:textId="77777777" w:rsidR="00880F5C" w:rsidRDefault="00880F5C" w:rsidP="00880F5C">
              <w:pPr>
                <w:pStyle w:val="Bibliography"/>
                <w:rPr>
                  <w:noProof/>
                </w:rPr>
              </w:pPr>
              <w:r>
                <w:rPr>
                  <w:noProof/>
                </w:rPr>
                <w:t xml:space="preserve">Brewer, M., Pestie, G., &amp; Schneider, W. (2006). Improving compliance in work zone speed limits. </w:t>
              </w:r>
              <w:r>
                <w:rPr>
                  <w:i/>
                  <w:iCs/>
                  <w:noProof/>
                </w:rPr>
                <w:t>Transportation Research Record</w:t>
              </w:r>
              <w:r>
                <w:rPr>
                  <w:noProof/>
                </w:rPr>
                <w:t xml:space="preserve"> , 67-76.</w:t>
              </w:r>
            </w:p>
            <w:p w14:paraId="02CB5721" w14:textId="77777777" w:rsidR="00880F5C" w:rsidRDefault="00880F5C" w:rsidP="00880F5C">
              <w:pPr>
                <w:pStyle w:val="Bibliography"/>
                <w:rPr>
                  <w:noProof/>
                </w:rPr>
              </w:pPr>
              <w:r>
                <w:rPr>
                  <w:noProof/>
                </w:rPr>
                <w:t xml:space="preserve">Bullough, J., Skinner, N., Brons, J., &amp; Rea, M. (2012). </w:t>
              </w:r>
              <w:r>
                <w:rPr>
                  <w:i/>
                  <w:iCs/>
                  <w:noProof/>
                </w:rPr>
                <w:t>Using Lighting And Visual Information to Alter Driver Behavior.</w:t>
              </w:r>
              <w:r>
                <w:rPr>
                  <w:noProof/>
                </w:rPr>
                <w:t xml:space="preserve"> Albany, NY: New York State Department of Transportation.</w:t>
              </w:r>
            </w:p>
            <w:p w14:paraId="4DDA4329" w14:textId="77777777" w:rsidR="00880F5C" w:rsidRDefault="00880F5C" w:rsidP="00880F5C">
              <w:pPr>
                <w:pStyle w:val="Bibliography"/>
                <w:rPr>
                  <w:noProof/>
                </w:rPr>
              </w:pPr>
              <w:r>
                <w:rPr>
                  <w:noProof/>
                </w:rPr>
                <w:t xml:space="preserve">Chang, K., Nolan, M., &amp; Nihan, N. (2004). Radar speed signs on neighborhood streets: An effective traffic calming device? </w:t>
              </w:r>
              <w:r>
                <w:rPr>
                  <w:i/>
                  <w:iCs/>
                  <w:noProof/>
                </w:rPr>
                <w:t>2004 ITE Annual Meetingn.</w:t>
              </w:r>
              <w:r>
                <w:rPr>
                  <w:noProof/>
                </w:rPr>
                <w:t xml:space="preserve"> Lake Buena Vista, FL.</w:t>
              </w:r>
            </w:p>
            <w:p w14:paraId="494F6240" w14:textId="77777777" w:rsidR="00880F5C" w:rsidRDefault="00880F5C" w:rsidP="00880F5C">
              <w:pPr>
                <w:pStyle w:val="Bibliography"/>
                <w:rPr>
                  <w:noProof/>
                </w:rPr>
              </w:pPr>
              <w:r>
                <w:rPr>
                  <w:noProof/>
                </w:rPr>
                <w:t xml:space="preserve">Christ, S., &amp; Abrams, R. (2006). Abrupt onsets cannot be ignored. </w:t>
              </w:r>
              <w:r>
                <w:rPr>
                  <w:i/>
                  <w:iCs/>
                  <w:noProof/>
                </w:rPr>
                <w:t>Psychonomic Bulletin &amp; Review</w:t>
              </w:r>
              <w:r>
                <w:rPr>
                  <w:noProof/>
                </w:rPr>
                <w:t xml:space="preserve"> </w:t>
              </w:r>
              <w:r>
                <w:rPr>
                  <w:i/>
                  <w:iCs/>
                  <w:noProof/>
                </w:rPr>
                <w:t>, 13</w:t>
              </w:r>
              <w:r>
                <w:rPr>
                  <w:noProof/>
                </w:rPr>
                <w:t>, 875-880.</w:t>
              </w:r>
            </w:p>
            <w:p w14:paraId="05790061" w14:textId="77777777" w:rsidR="00880F5C" w:rsidRDefault="00880F5C" w:rsidP="00880F5C">
              <w:pPr>
                <w:pStyle w:val="Bibliography"/>
                <w:rPr>
                  <w:noProof/>
                </w:rPr>
              </w:pPr>
              <w:r>
                <w:rPr>
                  <w:noProof/>
                </w:rPr>
                <w:t xml:space="preserve">City of Bellevue Transportation Department. (2009). </w:t>
              </w:r>
              <w:r>
                <w:rPr>
                  <w:i/>
                  <w:iCs/>
                  <w:noProof/>
                </w:rPr>
                <w:t>Stationary radar sign program 2009 report.</w:t>
              </w:r>
              <w:r>
                <w:rPr>
                  <w:noProof/>
                </w:rPr>
                <w:t xml:space="preserve"> Bellevue, WA: Author.</w:t>
              </w:r>
            </w:p>
            <w:p w14:paraId="0E103586" w14:textId="77777777" w:rsidR="00880F5C" w:rsidRDefault="00880F5C" w:rsidP="00880F5C">
              <w:pPr>
                <w:pStyle w:val="Bibliography"/>
                <w:rPr>
                  <w:noProof/>
                </w:rPr>
              </w:pPr>
              <w:r>
                <w:rPr>
                  <w:noProof/>
                </w:rPr>
                <w:t xml:space="preserve">City of Englewood, CO. (2014). </w:t>
              </w:r>
              <w:r>
                <w:rPr>
                  <w:i/>
                  <w:iCs/>
                  <w:noProof/>
                </w:rPr>
                <w:t>Recent accomplishments: Traffic safety improvements at Logan and Eastman.</w:t>
              </w:r>
              <w:r>
                <w:rPr>
                  <w:noProof/>
                </w:rPr>
                <w:t xml:space="preserve"> Englewood, CO: Author.</w:t>
              </w:r>
            </w:p>
            <w:p w14:paraId="1EE21692" w14:textId="77777777" w:rsidR="00880F5C" w:rsidRDefault="00880F5C" w:rsidP="00880F5C">
              <w:pPr>
                <w:pStyle w:val="Bibliography"/>
                <w:rPr>
                  <w:noProof/>
                </w:rPr>
              </w:pPr>
              <w:r>
                <w:rPr>
                  <w:noProof/>
                </w:rPr>
                <w:t xml:space="preserve">Cooper, H., Hedges, L., &amp; Valentine, J. (2009). </w:t>
              </w:r>
              <w:r>
                <w:rPr>
                  <w:i/>
                  <w:iCs/>
                  <w:noProof/>
                </w:rPr>
                <w:t>The Handbook of Research, Synthesis and Meta-analysis (2nd ed.).</w:t>
              </w:r>
              <w:r>
                <w:rPr>
                  <w:noProof/>
                </w:rPr>
                <w:t xml:space="preserve"> New York: Russell Safe.</w:t>
              </w:r>
            </w:p>
            <w:p w14:paraId="62889E0D" w14:textId="77777777" w:rsidR="00880F5C" w:rsidRDefault="00880F5C" w:rsidP="00880F5C">
              <w:pPr>
                <w:pStyle w:val="Bibliography"/>
                <w:rPr>
                  <w:noProof/>
                </w:rPr>
              </w:pPr>
              <w:r>
                <w:rPr>
                  <w:noProof/>
                </w:rPr>
                <w:t xml:space="preserve">Cruzado, I., &amp; Donnell, E. (2009). Evaluating effectiveness of dynamic speed display signs in transition ones of two-lane, rural highways in Pennsylvania. </w:t>
              </w:r>
              <w:r>
                <w:rPr>
                  <w:i/>
                  <w:iCs/>
                  <w:noProof/>
                </w:rPr>
                <w:t>Transportation Research Record</w:t>
              </w:r>
              <w:r>
                <w:rPr>
                  <w:noProof/>
                </w:rPr>
                <w:t xml:space="preserve"> , 1-8.</w:t>
              </w:r>
            </w:p>
            <w:p w14:paraId="2E244FB6" w14:textId="77777777" w:rsidR="00880F5C" w:rsidRDefault="00880F5C" w:rsidP="00880F5C">
              <w:pPr>
                <w:pStyle w:val="Bibliography"/>
                <w:rPr>
                  <w:noProof/>
                </w:rPr>
              </w:pPr>
              <w:r>
                <w:rPr>
                  <w:noProof/>
                </w:rPr>
                <w:t xml:space="preserve">Donnell, E., &amp; Cruzado, I. (2007). </w:t>
              </w:r>
              <w:r>
                <w:rPr>
                  <w:i/>
                  <w:iCs/>
                  <w:noProof/>
                </w:rPr>
                <w:t>Effectiveness of speed minder in reducing driving speeds on rural highway in Pennsylvania: Literature synthesis.</w:t>
              </w:r>
              <w:r>
                <w:rPr>
                  <w:noProof/>
                </w:rPr>
                <w:t xml:space="preserve"> State College, PA: Pennsylvania Transportation Institute.</w:t>
              </w:r>
            </w:p>
            <w:p w14:paraId="4212BDAD" w14:textId="77777777" w:rsidR="00880F5C" w:rsidRDefault="00880F5C" w:rsidP="00880F5C">
              <w:pPr>
                <w:pStyle w:val="Bibliography"/>
                <w:rPr>
                  <w:noProof/>
                </w:rPr>
              </w:pPr>
              <w:r>
                <w:rPr>
                  <w:noProof/>
                </w:rPr>
                <w:t xml:space="preserve">Drakopoulos, A., &amp; Uprety, S. (2003). </w:t>
              </w:r>
              <w:r>
                <w:rPr>
                  <w:i/>
                  <w:iCs/>
                  <w:noProof/>
                </w:rPr>
                <w:t>I-43 speed warning sign evaluation.</w:t>
              </w:r>
              <w:r>
                <w:rPr>
                  <w:noProof/>
                </w:rPr>
                <w:t xml:space="preserve"> Milwaukee, Wisconsin: Marquette University.</w:t>
              </w:r>
            </w:p>
            <w:p w14:paraId="64037767" w14:textId="77777777" w:rsidR="00880F5C" w:rsidRDefault="00880F5C" w:rsidP="00880F5C">
              <w:pPr>
                <w:pStyle w:val="Bibliography"/>
                <w:rPr>
                  <w:noProof/>
                </w:rPr>
              </w:pPr>
              <w:r>
                <w:rPr>
                  <w:noProof/>
                </w:rPr>
                <w:t xml:space="preserve">Federal Highway Administration. (2012, October 19). </w:t>
              </w:r>
              <w:r>
                <w:rPr>
                  <w:i/>
                  <w:iCs/>
                  <w:noProof/>
                </w:rPr>
                <w:t>Flexibility in Highway Design. Chapter 3. Functional Classification.</w:t>
              </w:r>
              <w:r>
                <w:rPr>
                  <w:noProof/>
                </w:rPr>
                <w:t xml:space="preserve"> Retrieved June 8, 2016, from http://www.fhwa.dot.gov/environment/publications/flexibility/ch03.cfm</w:t>
              </w:r>
            </w:p>
            <w:p w14:paraId="74089749" w14:textId="77777777" w:rsidR="00880F5C" w:rsidRDefault="00880F5C" w:rsidP="00880F5C">
              <w:pPr>
                <w:pStyle w:val="Bibliography"/>
                <w:rPr>
                  <w:noProof/>
                </w:rPr>
              </w:pPr>
              <w:r>
                <w:rPr>
                  <w:noProof/>
                </w:rPr>
                <w:t xml:space="preserve">Federal Highway Administration. (2013). </w:t>
              </w:r>
              <w:r>
                <w:rPr>
                  <w:i/>
                  <w:iCs/>
                  <w:noProof/>
                </w:rPr>
                <w:t>Highway functional classification concepts, criteria and procedures.</w:t>
              </w:r>
              <w:r>
                <w:rPr>
                  <w:noProof/>
                </w:rPr>
                <w:t xml:space="preserve"> Washington, DC: Federal Highway Administration.</w:t>
              </w:r>
            </w:p>
            <w:p w14:paraId="08A0C8CE" w14:textId="77777777" w:rsidR="00880F5C" w:rsidRDefault="00880F5C" w:rsidP="00880F5C">
              <w:pPr>
                <w:pStyle w:val="Bibliography"/>
                <w:rPr>
                  <w:noProof/>
                </w:rPr>
              </w:pPr>
              <w:r>
                <w:rPr>
                  <w:noProof/>
                </w:rPr>
                <w:t xml:space="preserve">Federal Highway Administration. (2012). </w:t>
              </w:r>
              <w:r>
                <w:rPr>
                  <w:i/>
                  <w:iCs/>
                  <w:noProof/>
                </w:rPr>
                <w:t>Manual on Uniform Traffic Control Devices: Standard Hihway Signs (2012 Supplement).</w:t>
              </w:r>
              <w:r>
                <w:rPr>
                  <w:noProof/>
                </w:rPr>
                <w:t xml:space="preserve"> Washington, DC: Federal Highway Administration.</w:t>
              </w:r>
            </w:p>
            <w:p w14:paraId="1B442EED" w14:textId="77777777" w:rsidR="00880F5C" w:rsidRDefault="00880F5C" w:rsidP="00880F5C">
              <w:pPr>
                <w:pStyle w:val="Bibliography"/>
                <w:rPr>
                  <w:noProof/>
                </w:rPr>
              </w:pPr>
              <w:r>
                <w:rPr>
                  <w:noProof/>
                </w:rPr>
                <w:t xml:space="preserve">Federal Motor Carrier Administration. (2014, March 27). </w:t>
              </w:r>
              <w:r>
                <w:rPr>
                  <w:i/>
                  <w:iCs/>
                  <w:noProof/>
                </w:rPr>
                <w:t>Commercial drivers licences: Drivers</w:t>
              </w:r>
              <w:r>
                <w:rPr>
                  <w:noProof/>
                </w:rPr>
                <w:t>. (Federal Motor Carrier Safety Administration) Retrieved June 8, 2016, from https://www.fmcsa.dot.gov/registration/commercial-drivers-license/drivers</w:t>
              </w:r>
            </w:p>
            <w:p w14:paraId="21C8F465" w14:textId="77777777" w:rsidR="00880F5C" w:rsidRDefault="00880F5C" w:rsidP="00880F5C">
              <w:pPr>
                <w:pStyle w:val="Bibliography"/>
                <w:rPr>
                  <w:noProof/>
                </w:rPr>
              </w:pPr>
              <w:r>
                <w:rPr>
                  <w:noProof/>
                </w:rPr>
                <w:t xml:space="preserve">Fontaine, M. (2008). </w:t>
              </w:r>
              <w:r>
                <w:rPr>
                  <w:i/>
                  <w:iCs/>
                  <w:noProof/>
                </w:rPr>
                <w:t>Innovative traffic control devices for improving safety at rural short-term maintenance work zones.</w:t>
              </w:r>
              <w:r>
                <w:rPr>
                  <w:noProof/>
                </w:rPr>
                <w:t xml:space="preserve"> College Station, TX: Texas Transportation Institute.</w:t>
              </w:r>
            </w:p>
            <w:p w14:paraId="3554864E" w14:textId="77777777" w:rsidR="00880F5C" w:rsidRDefault="00880F5C" w:rsidP="00880F5C">
              <w:pPr>
                <w:pStyle w:val="Bibliography"/>
                <w:rPr>
                  <w:noProof/>
                </w:rPr>
              </w:pPr>
              <w:r>
                <w:rPr>
                  <w:noProof/>
                </w:rPr>
                <w:t xml:space="preserve">Fontaine, M., &amp; Carlson, P. (2001). Evaluation of speed displays and rumble strips in rural-maintenance work zones. </w:t>
              </w:r>
              <w:r>
                <w:rPr>
                  <w:i/>
                  <w:iCs/>
                  <w:noProof/>
                </w:rPr>
                <w:t>Transportation Research Record</w:t>
              </w:r>
              <w:r>
                <w:rPr>
                  <w:noProof/>
                </w:rPr>
                <w:t xml:space="preserve"> </w:t>
              </w:r>
              <w:r>
                <w:rPr>
                  <w:i/>
                  <w:iCs/>
                  <w:noProof/>
                </w:rPr>
                <w:t>, 1745</w:t>
              </w:r>
              <w:r>
                <w:rPr>
                  <w:noProof/>
                </w:rPr>
                <w:t>, 27-38.</w:t>
              </w:r>
            </w:p>
            <w:p w14:paraId="06B14059" w14:textId="77777777" w:rsidR="00880F5C" w:rsidRDefault="00880F5C" w:rsidP="00880F5C">
              <w:pPr>
                <w:pStyle w:val="Bibliography"/>
                <w:rPr>
                  <w:noProof/>
                </w:rPr>
              </w:pPr>
              <w:r>
                <w:rPr>
                  <w:noProof/>
                </w:rPr>
                <w:t xml:space="preserve">Gambatese, J., &amp; Jafarnejad, A. (2015). </w:t>
              </w:r>
              <w:r>
                <w:rPr>
                  <w:i/>
                  <w:iCs/>
                  <w:noProof/>
                </w:rPr>
                <w:t>Evaluation of Radar Speed Display for Mobile Maintenance.</w:t>
              </w:r>
              <w:r>
                <w:rPr>
                  <w:noProof/>
                </w:rPr>
                <w:t xml:space="preserve"> Salem, Oregon: Oregon Department of Transportation Research Unit.</w:t>
              </w:r>
            </w:p>
            <w:p w14:paraId="58FE39EC" w14:textId="77777777" w:rsidR="00880F5C" w:rsidRDefault="00880F5C" w:rsidP="00880F5C">
              <w:pPr>
                <w:pStyle w:val="Bibliography"/>
                <w:rPr>
                  <w:noProof/>
                </w:rPr>
              </w:pPr>
              <w:r>
                <w:rPr>
                  <w:noProof/>
                </w:rPr>
                <w:t xml:space="preserve">Gambatese, J., &amp; Zhang, F. (2014). </w:t>
              </w:r>
              <w:r>
                <w:rPr>
                  <w:i/>
                  <w:iCs/>
                  <w:noProof/>
                </w:rPr>
                <w:t>Safe and effective speed reductions for freeway work zones Phase 2.</w:t>
              </w:r>
              <w:r>
                <w:rPr>
                  <w:noProof/>
                </w:rPr>
                <w:t xml:space="preserve"> Salem, OR: Oregon Department of Transportation.</w:t>
              </w:r>
            </w:p>
            <w:p w14:paraId="2C00F74A" w14:textId="77777777" w:rsidR="00880F5C" w:rsidRDefault="00880F5C" w:rsidP="00880F5C">
              <w:pPr>
                <w:pStyle w:val="Bibliography"/>
                <w:rPr>
                  <w:noProof/>
                </w:rPr>
              </w:pPr>
              <w:r>
                <w:rPr>
                  <w:noProof/>
                </w:rPr>
                <w:t xml:space="preserve">Glass, G. (1976). Primary, secondary, and meta-analysis of research. </w:t>
              </w:r>
              <w:r>
                <w:rPr>
                  <w:i/>
                  <w:iCs/>
                  <w:noProof/>
                </w:rPr>
                <w:t>Educational Researcher</w:t>
              </w:r>
              <w:r>
                <w:rPr>
                  <w:noProof/>
                </w:rPr>
                <w:t xml:space="preserve"> </w:t>
              </w:r>
              <w:r>
                <w:rPr>
                  <w:i/>
                  <w:iCs/>
                  <w:noProof/>
                </w:rPr>
                <w:t>, 5</w:t>
              </w:r>
              <w:r>
                <w:rPr>
                  <w:noProof/>
                </w:rPr>
                <w:t xml:space="preserve"> (10), pp. 3-8.</w:t>
              </w:r>
            </w:p>
            <w:p w14:paraId="3C1BA295" w14:textId="77777777" w:rsidR="00880F5C" w:rsidRDefault="00880F5C" w:rsidP="00880F5C">
              <w:pPr>
                <w:pStyle w:val="Bibliography"/>
                <w:rPr>
                  <w:noProof/>
                </w:rPr>
              </w:pPr>
              <w:r>
                <w:rPr>
                  <w:noProof/>
                </w:rPr>
                <w:t xml:space="preserve">Hajbabie, A., Medina, J., Wang, M., Benekohal, R. F., &amp; Chitturi, M. (2011). Sustained and halo effects of various speed reduction treatments in highway work zones. </w:t>
              </w:r>
              <w:r>
                <w:rPr>
                  <w:i/>
                  <w:iCs/>
                  <w:noProof/>
                </w:rPr>
                <w:t>Transportation Research Record</w:t>
              </w:r>
              <w:r>
                <w:rPr>
                  <w:noProof/>
                </w:rPr>
                <w:t xml:space="preserve"> , 118-128.</w:t>
              </w:r>
            </w:p>
            <w:p w14:paraId="0B38F9A9" w14:textId="77777777" w:rsidR="00880F5C" w:rsidRDefault="00880F5C" w:rsidP="00880F5C">
              <w:pPr>
                <w:pStyle w:val="Bibliography"/>
                <w:rPr>
                  <w:noProof/>
                </w:rPr>
              </w:pPr>
              <w:r>
                <w:rPr>
                  <w:noProof/>
                </w:rPr>
                <w:t xml:space="preserve">Hallmark, S., &amp; Hawkins, H. K. (2015). Use of DSFS as a Speed Transition Zone Countermeasures in Small, Rural Communities. </w:t>
              </w:r>
              <w:r>
                <w:rPr>
                  <w:i/>
                  <w:iCs/>
                  <w:noProof/>
                </w:rPr>
                <w:t>2015 IEEE 18th International Conference on Intelligent Transportation Systems</w:t>
              </w:r>
              <w:r>
                <w:rPr>
                  <w:noProof/>
                </w:rPr>
                <w:t xml:space="preserve"> (pp. 1448-1454). Canary Islands, Spain: IEEE Computer Society.</w:t>
              </w:r>
            </w:p>
            <w:p w14:paraId="23CE7F78" w14:textId="77777777" w:rsidR="00880F5C" w:rsidRDefault="00880F5C" w:rsidP="00880F5C">
              <w:pPr>
                <w:pStyle w:val="Bibliography"/>
                <w:rPr>
                  <w:noProof/>
                </w:rPr>
              </w:pPr>
              <w:r>
                <w:rPr>
                  <w:noProof/>
                </w:rPr>
                <w:t xml:space="preserve">Hallmark, S., Hawkins, N., &amp; Smadi, O. (2015). </w:t>
              </w:r>
              <w:r>
                <w:rPr>
                  <w:i/>
                  <w:iCs/>
                  <w:noProof/>
                </w:rPr>
                <w:t>Evaluation of dynamic speed feedback signs on curves: A national demonstration project.</w:t>
              </w:r>
              <w:r>
                <w:rPr>
                  <w:noProof/>
                </w:rPr>
                <w:t xml:space="preserve"> McClean, VA: Office of Infrastructure Research and Development, Federal Highway Administration.</w:t>
              </w:r>
            </w:p>
            <w:p w14:paraId="43FCE57A" w14:textId="77777777" w:rsidR="00880F5C" w:rsidRDefault="00880F5C" w:rsidP="00880F5C">
              <w:pPr>
                <w:pStyle w:val="Bibliography"/>
                <w:rPr>
                  <w:noProof/>
                </w:rPr>
              </w:pPr>
              <w:r>
                <w:rPr>
                  <w:noProof/>
                </w:rPr>
                <w:t xml:space="preserve">Hallmark, S., Knickerbocker, S., &amp; Hawkins, N. (2013). </w:t>
              </w:r>
              <w:r>
                <w:rPr>
                  <w:i/>
                  <w:iCs/>
                  <w:noProof/>
                </w:rPr>
                <w:t>Evaluation of Low Cost Traffic Calming for Rural Communities -- Phase II [Updated].</w:t>
              </w:r>
              <w:r>
                <w:rPr>
                  <w:noProof/>
                </w:rPr>
                <w:t xml:space="preserve"> Ames: Institute for Transportation, Iowa State University.</w:t>
              </w:r>
            </w:p>
            <w:p w14:paraId="57FC4CB7" w14:textId="77777777" w:rsidR="00880F5C" w:rsidRDefault="00880F5C" w:rsidP="00880F5C">
              <w:pPr>
                <w:pStyle w:val="Bibliography"/>
                <w:rPr>
                  <w:noProof/>
                </w:rPr>
              </w:pPr>
              <w:r>
                <w:rPr>
                  <w:noProof/>
                </w:rPr>
                <w:t xml:space="preserve">Hallmark, S., Peterson, E., Fitzsimmons, E., Hawkins, N., Resler, J., &amp; Welch, T. (2007). </w:t>
              </w:r>
              <w:r>
                <w:rPr>
                  <w:i/>
                  <w:iCs/>
                  <w:noProof/>
                </w:rPr>
                <w:t>Evaluationn of gateway and low-cost traffic-calming treatments for major routes in small, rural communities.</w:t>
              </w:r>
              <w:r>
                <w:rPr>
                  <w:noProof/>
                </w:rPr>
                <w:t xml:space="preserve"> Ames: Center for Transportation Research and Education, Iowa State University.</w:t>
              </w:r>
            </w:p>
            <w:p w14:paraId="0517E8B1" w14:textId="77777777" w:rsidR="00880F5C" w:rsidRDefault="00880F5C" w:rsidP="00880F5C">
              <w:pPr>
                <w:pStyle w:val="Bibliography"/>
                <w:rPr>
                  <w:noProof/>
                </w:rPr>
              </w:pPr>
              <w:r>
                <w:rPr>
                  <w:noProof/>
                </w:rPr>
                <w:t xml:space="preserve">Hedges, L., &amp; Vevea, J. (1998). Fixed- and random-effects models in meta-analysis. </w:t>
              </w:r>
              <w:r>
                <w:rPr>
                  <w:i/>
                  <w:iCs/>
                  <w:noProof/>
                </w:rPr>
                <w:t>Psychological Methods</w:t>
              </w:r>
              <w:r>
                <w:rPr>
                  <w:noProof/>
                </w:rPr>
                <w:t xml:space="preserve"> </w:t>
              </w:r>
              <w:r>
                <w:rPr>
                  <w:i/>
                  <w:iCs/>
                  <w:noProof/>
                </w:rPr>
                <w:t>, 3</w:t>
              </w:r>
              <w:r>
                <w:rPr>
                  <w:noProof/>
                </w:rPr>
                <w:t>, 486-504.</w:t>
              </w:r>
            </w:p>
            <w:p w14:paraId="01468A79" w14:textId="77777777" w:rsidR="00880F5C" w:rsidRDefault="00880F5C" w:rsidP="00880F5C">
              <w:pPr>
                <w:pStyle w:val="Bibliography"/>
                <w:rPr>
                  <w:noProof/>
                </w:rPr>
              </w:pPr>
              <w:r>
                <w:rPr>
                  <w:noProof/>
                </w:rPr>
                <w:t xml:space="preserve">Jeihani, M., Ardeshiri, A., &amp; Naeeni, A. (2012). </w:t>
              </w:r>
              <w:r>
                <w:rPr>
                  <w:i/>
                  <w:iCs/>
                  <w:noProof/>
                </w:rPr>
                <w:t>Evaluating the effectiveness of dynamic speed display signs.</w:t>
              </w:r>
              <w:r>
                <w:rPr>
                  <w:noProof/>
                </w:rPr>
                <w:t xml:space="preserve"> Baltimore, MD: Morgan State University National Transportation Center.</w:t>
              </w:r>
            </w:p>
            <w:p w14:paraId="0A3AF1F7" w14:textId="77777777" w:rsidR="00880F5C" w:rsidRDefault="00880F5C" w:rsidP="00880F5C">
              <w:pPr>
                <w:pStyle w:val="Bibliography"/>
                <w:rPr>
                  <w:noProof/>
                </w:rPr>
              </w:pPr>
              <w:r>
                <w:rPr>
                  <w:noProof/>
                </w:rPr>
                <w:t xml:space="preserve">Kamyab, A., Andrle, S., &amp; Kroeger, D. (2002). </w:t>
              </w:r>
              <w:r>
                <w:rPr>
                  <w:i/>
                  <w:iCs/>
                  <w:noProof/>
                </w:rPr>
                <w:t>Methods to reduce traffic speed in high pedestrian areas.</w:t>
              </w:r>
              <w:r>
                <w:rPr>
                  <w:noProof/>
                </w:rPr>
                <w:t xml:space="preserve"> St. Paul: Minnesota Department of Transportation.</w:t>
              </w:r>
            </w:p>
            <w:p w14:paraId="12615871" w14:textId="77777777" w:rsidR="00880F5C" w:rsidRDefault="00880F5C" w:rsidP="00880F5C">
              <w:pPr>
                <w:pStyle w:val="Bibliography"/>
                <w:rPr>
                  <w:noProof/>
                </w:rPr>
              </w:pPr>
              <w:r>
                <w:rPr>
                  <w:noProof/>
                </w:rPr>
                <w:t xml:space="preserve">Kloeden, C., McLean, A., Moore, V., &amp; Ponte, G. (1997). </w:t>
              </w:r>
              <w:r>
                <w:rPr>
                  <w:i/>
                  <w:iCs/>
                  <w:noProof/>
                </w:rPr>
                <w:t>Traveling speed and the risk of crash involvement.</w:t>
              </w:r>
              <w:r>
                <w:rPr>
                  <w:noProof/>
                </w:rPr>
                <w:t xml:space="preserve"> Adelaide, Australia: NHMRC Road Accident Research Unit, The University of Adelaide.</w:t>
              </w:r>
            </w:p>
            <w:p w14:paraId="3B8A9F83" w14:textId="77777777" w:rsidR="00880F5C" w:rsidRDefault="00880F5C" w:rsidP="00880F5C">
              <w:pPr>
                <w:pStyle w:val="Bibliography"/>
                <w:rPr>
                  <w:noProof/>
                </w:rPr>
              </w:pPr>
              <w:r>
                <w:rPr>
                  <w:noProof/>
                </w:rPr>
                <w:t xml:space="preserve">Knapp, K., &amp; Robinson, F. (2012). </w:t>
              </w:r>
              <w:r>
                <w:rPr>
                  <w:i/>
                  <w:iCs/>
                  <w:noProof/>
                </w:rPr>
                <w:t>The vehicle speed impacts of a dynamic horizontal curve warning sign on low-volume local roadways.</w:t>
              </w:r>
              <w:r>
                <w:rPr>
                  <w:noProof/>
                </w:rPr>
                <w:t xml:space="preserve"> St. Paul: Minnesota Department of Transportation.</w:t>
              </w:r>
            </w:p>
            <w:p w14:paraId="5016261D" w14:textId="77777777" w:rsidR="00880F5C" w:rsidRDefault="00880F5C" w:rsidP="00880F5C">
              <w:pPr>
                <w:pStyle w:val="Bibliography"/>
                <w:rPr>
                  <w:noProof/>
                </w:rPr>
              </w:pPr>
              <w:r>
                <w:rPr>
                  <w:noProof/>
                </w:rPr>
                <w:t xml:space="preserve">Koricheva, J., &amp; Gurevitch, J. (2016). Place of Meta-analysis among Other Methods of Research Synthesis. In J. Koricheva, J. Gurevitch, &amp; K. Mengersen (Eds.), </w:t>
              </w:r>
              <w:r>
                <w:rPr>
                  <w:i/>
                  <w:iCs/>
                  <w:noProof/>
                </w:rPr>
                <w:t>Handbook of Meta-analysis in Ecology and Evolution</w:t>
              </w:r>
              <w:r>
                <w:rPr>
                  <w:noProof/>
                </w:rPr>
                <w:t xml:space="preserve"> (pp. 3-13). Princeton, NJ: Princeton University Press.</w:t>
              </w:r>
            </w:p>
            <w:p w14:paraId="7CC10DA2" w14:textId="77777777" w:rsidR="00880F5C" w:rsidRDefault="00880F5C" w:rsidP="00880F5C">
              <w:pPr>
                <w:pStyle w:val="Bibliography"/>
                <w:rPr>
                  <w:noProof/>
                </w:rPr>
              </w:pPr>
              <w:r>
                <w:rPr>
                  <w:noProof/>
                </w:rPr>
                <w:t xml:space="preserve">Lee, C., Lee, S., Choi, B., &amp; Oh, Y. (2005). Effectiveness of speed-monitoring displays in speed reduction in school zones. </w:t>
              </w:r>
              <w:r>
                <w:rPr>
                  <w:i/>
                  <w:iCs/>
                  <w:noProof/>
                </w:rPr>
                <w:t>Transportation Research Record</w:t>
              </w:r>
              <w:r>
                <w:rPr>
                  <w:noProof/>
                </w:rPr>
                <w:t xml:space="preserve"> , 27-35.</w:t>
              </w:r>
            </w:p>
            <w:p w14:paraId="1534FDA9" w14:textId="77777777" w:rsidR="00880F5C" w:rsidRDefault="00880F5C" w:rsidP="00880F5C">
              <w:pPr>
                <w:pStyle w:val="Bibliography"/>
                <w:rPr>
                  <w:noProof/>
                </w:rPr>
              </w:pPr>
              <w:r>
                <w:rPr>
                  <w:noProof/>
                </w:rPr>
                <w:t xml:space="preserve">Mattox, J., Sarasua, W., Ogle, J., Eckenrode, R., &amp; Dunning, A. (2007). Development and evaluation of speed-activated sign to reduce speeds in work zones. </w:t>
              </w:r>
              <w:r>
                <w:rPr>
                  <w:i/>
                  <w:iCs/>
                  <w:noProof/>
                </w:rPr>
                <w:t>Transportation Research Record</w:t>
              </w:r>
              <w:r>
                <w:rPr>
                  <w:noProof/>
                </w:rPr>
                <w:t xml:space="preserve"> , 3-11.</w:t>
              </w:r>
            </w:p>
            <w:p w14:paraId="2CF3EEF9" w14:textId="77777777" w:rsidR="00880F5C" w:rsidRDefault="00880F5C" w:rsidP="00880F5C">
              <w:pPr>
                <w:pStyle w:val="Bibliography"/>
                <w:rPr>
                  <w:noProof/>
                </w:rPr>
              </w:pPr>
              <w:r>
                <w:rPr>
                  <w:noProof/>
                </w:rPr>
                <w:t xml:space="preserve">McCoy, P., &amp; Pesti, G. (2001). </w:t>
              </w:r>
              <w:r>
                <w:rPr>
                  <w:i/>
                  <w:iCs/>
                  <w:noProof/>
                </w:rPr>
                <w:t>Smart work zone technology evaluations: speed monitoring displays and condition-responsive, real-time travel information systems.</w:t>
              </w:r>
              <w:r>
                <w:rPr>
                  <w:noProof/>
                </w:rPr>
                <w:t xml:space="preserve"> Lincoln: Mid-America Transportation Center, University of Nebraska-Lincoln.</w:t>
              </w:r>
            </w:p>
            <w:p w14:paraId="2523913D" w14:textId="77777777" w:rsidR="00880F5C" w:rsidRDefault="00880F5C" w:rsidP="00880F5C">
              <w:pPr>
                <w:pStyle w:val="Bibliography"/>
                <w:rPr>
                  <w:noProof/>
                </w:rPr>
              </w:pPr>
              <w:r>
                <w:rPr>
                  <w:noProof/>
                </w:rPr>
                <w:t xml:space="preserve">McCoy, P., Bonneson, J., &amp; Kollbaum, J. (1995). Speed reduction effects of speed monitoring displays with radar in work zones on interstate highways. </w:t>
              </w:r>
              <w:r>
                <w:rPr>
                  <w:i/>
                  <w:iCs/>
                  <w:noProof/>
                </w:rPr>
                <w:t>Transportation Research Record</w:t>
              </w:r>
              <w:r>
                <w:rPr>
                  <w:noProof/>
                </w:rPr>
                <w:t xml:space="preserve"> , 65-72.</w:t>
              </w:r>
            </w:p>
            <w:p w14:paraId="60878F46" w14:textId="77777777" w:rsidR="00880F5C" w:rsidRDefault="00880F5C" w:rsidP="00880F5C">
              <w:pPr>
                <w:pStyle w:val="Bibliography"/>
                <w:rPr>
                  <w:noProof/>
                </w:rPr>
              </w:pPr>
              <w:r>
                <w:rPr>
                  <w:noProof/>
                </w:rPr>
                <w:t xml:space="preserve">Medina, J., Benekohal, R., Hajbabaie, A., Wang, M., &amp; Chitturi, M. (2009). Downstream effects of speed photo-radar enforcement and other speed reduction treatments on work zones. </w:t>
              </w:r>
              <w:r>
                <w:rPr>
                  <w:i/>
                  <w:iCs/>
                  <w:noProof/>
                </w:rPr>
                <w:t>Transportation Research Record</w:t>
              </w:r>
              <w:r>
                <w:rPr>
                  <w:noProof/>
                </w:rPr>
                <w:t xml:space="preserve"> , 24-33.</w:t>
              </w:r>
            </w:p>
            <w:p w14:paraId="4B906086" w14:textId="77777777" w:rsidR="00880F5C" w:rsidRDefault="00880F5C" w:rsidP="00880F5C">
              <w:pPr>
                <w:pStyle w:val="Bibliography"/>
                <w:rPr>
                  <w:noProof/>
                </w:rPr>
              </w:pPr>
              <w:r>
                <w:rPr>
                  <w:noProof/>
                </w:rPr>
                <w:t xml:space="preserve">Meyer, E. (2000). Evaluation of two strategies for improving safety in highway work zones. </w:t>
              </w:r>
              <w:r>
                <w:rPr>
                  <w:i/>
                  <w:iCs/>
                  <w:noProof/>
                </w:rPr>
                <w:t>Mid-Continent Transportation Symposium 2000 Proceedings</w:t>
              </w:r>
              <w:r>
                <w:rPr>
                  <w:noProof/>
                </w:rPr>
                <w:t xml:space="preserve"> (pp. 62-66). Ames: Iowa State University.</w:t>
              </w:r>
            </w:p>
            <w:p w14:paraId="7CD3C453" w14:textId="77777777" w:rsidR="00880F5C" w:rsidRDefault="00880F5C" w:rsidP="00880F5C">
              <w:pPr>
                <w:pStyle w:val="Bibliography"/>
                <w:rPr>
                  <w:noProof/>
                </w:rPr>
              </w:pPr>
              <w:r>
                <w:rPr>
                  <w:noProof/>
                </w:rPr>
                <w:t xml:space="preserve">National Highway Traffic Safety Administration. (2014). </w:t>
              </w:r>
              <w:r>
                <w:rPr>
                  <w:i/>
                  <w:iCs/>
                  <w:noProof/>
                </w:rPr>
                <w:t>Traffic safety facts 2012 data: Speeding.</w:t>
              </w:r>
              <w:r>
                <w:rPr>
                  <w:noProof/>
                </w:rPr>
                <w:t xml:space="preserve"> Washington, D.C.: Author.</w:t>
              </w:r>
            </w:p>
            <w:p w14:paraId="631FA793" w14:textId="77777777" w:rsidR="00880F5C" w:rsidRDefault="00880F5C" w:rsidP="00880F5C">
              <w:pPr>
                <w:pStyle w:val="Bibliography"/>
                <w:rPr>
                  <w:noProof/>
                </w:rPr>
              </w:pPr>
              <w:r>
                <w:rPr>
                  <w:noProof/>
                </w:rPr>
                <w:t xml:space="preserve">National Highway Traffic Safety Administration. (2014, May). </w:t>
              </w:r>
              <w:r>
                <w:rPr>
                  <w:i/>
                  <w:iCs/>
                  <w:noProof/>
                </w:rPr>
                <w:t>Traffic Safety Facts. 2012 Data. Speeding.</w:t>
              </w:r>
              <w:r>
                <w:rPr>
                  <w:noProof/>
                </w:rPr>
                <w:t xml:space="preserve"> Retrieved June 13, 2016, from http://www-nrd.nhtsa.dot.gov/Pubs/812021.pdf</w:t>
              </w:r>
            </w:p>
            <w:p w14:paraId="506CA352" w14:textId="77777777" w:rsidR="00880F5C" w:rsidRDefault="00880F5C" w:rsidP="00880F5C">
              <w:pPr>
                <w:pStyle w:val="Bibliography"/>
                <w:rPr>
                  <w:noProof/>
                </w:rPr>
              </w:pPr>
              <w:r>
                <w:rPr>
                  <w:noProof/>
                </w:rPr>
                <w:t xml:space="preserve">O'Brien, S., &amp; Simpson, C. (2012). Use of "Your Speed" changeable message signs in school zones: Experience from North Carolina Safe Routes to School Program. </w:t>
              </w:r>
              <w:r>
                <w:rPr>
                  <w:i/>
                  <w:iCs/>
                  <w:noProof/>
                </w:rPr>
                <w:t>Transportation Research Record</w:t>
              </w:r>
              <w:r>
                <w:rPr>
                  <w:noProof/>
                </w:rPr>
                <w:t xml:space="preserve"> .</w:t>
              </w:r>
            </w:p>
            <w:p w14:paraId="72C2505C" w14:textId="77777777" w:rsidR="00880F5C" w:rsidRDefault="00880F5C" w:rsidP="00880F5C">
              <w:pPr>
                <w:pStyle w:val="Bibliography"/>
                <w:rPr>
                  <w:noProof/>
                </w:rPr>
              </w:pPr>
              <w:r>
                <w:rPr>
                  <w:noProof/>
                </w:rPr>
                <w:t xml:space="preserve">Pesti, G., &amp; McCoy, P. (2011). Long-term effectiveness of speed monitoring displays in work zones on rural interstate highways. </w:t>
              </w:r>
              <w:r>
                <w:rPr>
                  <w:i/>
                  <w:iCs/>
                  <w:noProof/>
                </w:rPr>
                <w:t>Transportation Research Record</w:t>
              </w:r>
              <w:r>
                <w:rPr>
                  <w:noProof/>
                </w:rPr>
                <w:t xml:space="preserve"> , 21-30.</w:t>
              </w:r>
            </w:p>
            <w:p w14:paraId="2391D5E1" w14:textId="77777777" w:rsidR="00880F5C" w:rsidRDefault="00880F5C" w:rsidP="00880F5C">
              <w:pPr>
                <w:pStyle w:val="Bibliography"/>
                <w:rPr>
                  <w:noProof/>
                </w:rPr>
              </w:pPr>
              <w:r>
                <w:rPr>
                  <w:noProof/>
                </w:rPr>
                <w:t>R Core Team. (2016). R: A language and environment for statistical computing. Vienna, Austria. Retrieved from https://www.R-project.org/</w:t>
              </w:r>
            </w:p>
            <w:p w14:paraId="2CC6E757" w14:textId="77777777" w:rsidR="00880F5C" w:rsidRDefault="00880F5C" w:rsidP="00880F5C">
              <w:pPr>
                <w:pStyle w:val="Bibliography"/>
                <w:rPr>
                  <w:noProof/>
                </w:rPr>
              </w:pPr>
              <w:r>
                <w:rPr>
                  <w:noProof/>
                </w:rPr>
                <w:t xml:space="preserve">Raudenbush, S. (2009). Analyzing effect sizes: Random effects models. In H. Cooper, L. Hedges, &amp; J. Valentine, </w:t>
              </w:r>
              <w:r>
                <w:rPr>
                  <w:i/>
                  <w:iCs/>
                  <w:noProof/>
                </w:rPr>
                <w:t>The Handbook of Research Synthesis and Meta-analysis</w:t>
              </w:r>
              <w:r>
                <w:rPr>
                  <w:noProof/>
                </w:rPr>
                <w:t xml:space="preserve"> (pp. 295-315). New York: Russell Sage Foundation.</w:t>
              </w:r>
            </w:p>
            <w:p w14:paraId="65A5BCD6" w14:textId="77777777" w:rsidR="00880F5C" w:rsidRDefault="00880F5C" w:rsidP="00880F5C">
              <w:pPr>
                <w:pStyle w:val="Bibliography"/>
                <w:rPr>
                  <w:noProof/>
                </w:rPr>
              </w:pPr>
              <w:r>
                <w:rPr>
                  <w:noProof/>
                </w:rPr>
                <w:t xml:space="preserve">Reddy, V., Datta, T., Savolainen, P., &amp; Pinapaka, S. (2008). </w:t>
              </w:r>
              <w:r>
                <w:rPr>
                  <w:i/>
                  <w:iCs/>
                  <w:noProof/>
                </w:rPr>
                <w:t>Evaluation of innovative safety treatments: A study of the effectiveness of motorist awareness systme in construction work zones.</w:t>
              </w:r>
              <w:r>
                <w:rPr>
                  <w:noProof/>
                </w:rPr>
                <w:t xml:space="preserve"> Tallahassee: Florida Department of Transportation.</w:t>
              </w:r>
            </w:p>
            <w:p w14:paraId="224A3B7B" w14:textId="77777777" w:rsidR="00880F5C" w:rsidRDefault="00880F5C" w:rsidP="00880F5C">
              <w:pPr>
                <w:pStyle w:val="Bibliography"/>
                <w:rPr>
                  <w:noProof/>
                </w:rPr>
              </w:pPr>
              <w:r>
                <w:rPr>
                  <w:noProof/>
                </w:rPr>
                <w:t xml:space="preserve">Richard, C., Campbell, J., Lichty, M., Brown, J., Chrysler, S., Lee, J., et al. (2013). </w:t>
              </w:r>
              <w:r>
                <w:rPr>
                  <w:i/>
                  <w:iCs/>
                  <w:noProof/>
                </w:rPr>
                <w:t>Motivations for speeding, Volume II: Findings report.</w:t>
              </w:r>
              <w:r>
                <w:rPr>
                  <w:noProof/>
                </w:rPr>
                <w:t xml:space="preserve"> Washington, DC: National Highway Traffic Safety Administration.</w:t>
              </w:r>
            </w:p>
            <w:p w14:paraId="14D89A14" w14:textId="77777777" w:rsidR="00880F5C" w:rsidRDefault="00880F5C" w:rsidP="00880F5C">
              <w:pPr>
                <w:pStyle w:val="Bibliography"/>
                <w:rPr>
                  <w:noProof/>
                </w:rPr>
              </w:pPr>
              <w:r>
                <w:rPr>
                  <w:noProof/>
                </w:rPr>
                <w:t xml:space="preserve">Roberts, C., &amp; Smaglik, E. (2012). Driver feedback on monetary penalty and its impact on work zone speed. </w:t>
              </w:r>
              <w:r>
                <w:rPr>
                  <w:i/>
                  <w:iCs/>
                  <w:noProof/>
                </w:rPr>
                <w:t>Transportation Research Record</w:t>
              </w:r>
              <w:r>
                <w:rPr>
                  <w:noProof/>
                </w:rPr>
                <w:t xml:space="preserve"> , 27-34.</w:t>
              </w:r>
            </w:p>
            <w:p w14:paraId="549BB42D" w14:textId="77777777" w:rsidR="00880F5C" w:rsidRDefault="00880F5C" w:rsidP="00880F5C">
              <w:pPr>
                <w:pStyle w:val="Bibliography"/>
                <w:rPr>
                  <w:noProof/>
                </w:rPr>
              </w:pPr>
              <w:r>
                <w:rPr>
                  <w:noProof/>
                </w:rPr>
                <w:t xml:space="preserve">Robinson, F. (2012). </w:t>
              </w:r>
              <w:r>
                <w:rPr>
                  <w:i/>
                  <w:iCs/>
                  <w:noProof/>
                </w:rPr>
                <w:t>The vehicle speed impacts of dynamic horizontal curve warning sign on low-volume local roadways.</w:t>
              </w:r>
              <w:r>
                <w:rPr>
                  <w:noProof/>
                </w:rPr>
                <w:t xml:space="preserve"> St. Paul: Minnesota Department of Transportation.</w:t>
              </w:r>
            </w:p>
            <w:p w14:paraId="745C040D" w14:textId="77777777" w:rsidR="00880F5C" w:rsidRDefault="00880F5C" w:rsidP="00880F5C">
              <w:pPr>
                <w:pStyle w:val="Bibliography"/>
                <w:rPr>
                  <w:noProof/>
                </w:rPr>
              </w:pPr>
              <w:r>
                <w:rPr>
                  <w:noProof/>
                </w:rPr>
                <w:t xml:space="preserve">Saito, M., &amp; Ash, K. (2005). </w:t>
              </w:r>
              <w:r>
                <w:rPr>
                  <w:i/>
                  <w:iCs/>
                  <w:noProof/>
                </w:rPr>
                <w:t>Evaluation of four recent traffic safety initiatives, Volume IV: Increasing speed limit compliance in reduced speed school ones.</w:t>
              </w:r>
              <w:r>
                <w:rPr>
                  <w:noProof/>
                </w:rPr>
                <w:t xml:space="preserve"> Salt Lake City, Utah: Utah Department of Transportation Research Division.</w:t>
              </w:r>
            </w:p>
            <w:p w14:paraId="09146189" w14:textId="77777777" w:rsidR="00880F5C" w:rsidRDefault="00880F5C" w:rsidP="00880F5C">
              <w:pPr>
                <w:pStyle w:val="Bibliography"/>
                <w:rPr>
                  <w:noProof/>
                </w:rPr>
              </w:pPr>
              <w:r>
                <w:rPr>
                  <w:noProof/>
                </w:rPr>
                <w:t xml:space="preserve">Santiago-Chaparro, K., Chitturi, M., Bill, A., &amp; Noyce, D. (2012). Spatial effectiveness of speed feedback signs. </w:t>
              </w:r>
              <w:r>
                <w:rPr>
                  <w:i/>
                  <w:iCs/>
                  <w:noProof/>
                </w:rPr>
                <w:t>Transportation Research Record</w:t>
              </w:r>
              <w:r>
                <w:rPr>
                  <w:noProof/>
                </w:rPr>
                <w:t xml:space="preserve"> , 8-15.</w:t>
              </w:r>
            </w:p>
            <w:p w14:paraId="6DEE6D27" w14:textId="77777777" w:rsidR="00880F5C" w:rsidRDefault="00880F5C" w:rsidP="00880F5C">
              <w:pPr>
                <w:pStyle w:val="Bibliography"/>
                <w:rPr>
                  <w:noProof/>
                </w:rPr>
              </w:pPr>
              <w:r>
                <w:rPr>
                  <w:noProof/>
                </w:rPr>
                <w:t xml:space="preserve">Sarasua, W., Ogle, J., &amp; Chowdhury, M. (2006). </w:t>
              </w:r>
              <w:r>
                <w:rPr>
                  <w:i/>
                  <w:iCs/>
                  <w:noProof/>
                </w:rPr>
                <w:t>Better management of speed control in work zones.</w:t>
              </w:r>
              <w:r>
                <w:rPr>
                  <w:noProof/>
                </w:rPr>
                <w:t xml:space="preserve"> Columbia, SC: South Carolina Department of Transportation.</w:t>
              </w:r>
            </w:p>
            <w:p w14:paraId="6EDE6DB2" w14:textId="77777777" w:rsidR="00880F5C" w:rsidRDefault="00880F5C" w:rsidP="00880F5C">
              <w:pPr>
                <w:pStyle w:val="Bibliography"/>
                <w:rPr>
                  <w:noProof/>
                </w:rPr>
              </w:pPr>
              <w:r>
                <w:rPr>
                  <w:noProof/>
                </w:rPr>
                <w:t xml:space="preserve">Schoenecker, T., Sandberg, W., Sebastian, K., &amp; Soler, P. </w:t>
              </w:r>
              <w:r>
                <w:rPr>
                  <w:i/>
                  <w:iCs/>
                  <w:noProof/>
                </w:rPr>
                <w:t>Long-term effectiveness of dynamic speed monitoring display (DSMD) signs for speed management at speed limit transitions.</w:t>
              </w:r>
              <w:r>
                <w:rPr>
                  <w:noProof/>
                </w:rPr>
                <w:t xml:space="preserve"> </w:t>
              </w:r>
            </w:p>
            <w:p w14:paraId="662341AB" w14:textId="77777777" w:rsidR="00880F5C" w:rsidRDefault="00880F5C" w:rsidP="00880F5C">
              <w:pPr>
                <w:pStyle w:val="Bibliography"/>
                <w:rPr>
                  <w:noProof/>
                </w:rPr>
              </w:pPr>
              <w:r>
                <w:rPr>
                  <w:noProof/>
                </w:rPr>
                <w:t xml:space="preserve">Schroeder, P., Kostynuik, L., &amp; Mack, M. (2013). </w:t>
              </w:r>
              <w:r>
                <w:rPr>
                  <w:i/>
                  <w:iCs/>
                  <w:noProof/>
                </w:rPr>
                <w:t>2011 National survey of speeding attitudes and behaviors.</w:t>
              </w:r>
              <w:r>
                <w:rPr>
                  <w:noProof/>
                </w:rPr>
                <w:t xml:space="preserve"> Washington, DC: National Highway Traffic Safety Administration.</w:t>
              </w:r>
            </w:p>
            <w:p w14:paraId="719B2EA2" w14:textId="77777777" w:rsidR="00880F5C" w:rsidRDefault="00880F5C" w:rsidP="00880F5C">
              <w:pPr>
                <w:pStyle w:val="Bibliography"/>
                <w:rPr>
                  <w:noProof/>
                </w:rPr>
              </w:pPr>
              <w:r>
                <w:rPr>
                  <w:noProof/>
                </w:rPr>
                <w:t xml:space="preserve">South Carolina Department of Transportation. (2006). </w:t>
              </w:r>
              <w:r>
                <w:rPr>
                  <w:i/>
                  <w:iCs/>
                  <w:noProof/>
                </w:rPr>
                <w:t>Traffic Calming Guidelines.</w:t>
              </w:r>
              <w:r>
                <w:rPr>
                  <w:noProof/>
                </w:rPr>
                <w:t xml:space="preserve"> Columbia, SC: Soutch Carolina Department of Transportation.</w:t>
              </w:r>
            </w:p>
            <w:p w14:paraId="6959042B" w14:textId="77777777" w:rsidR="00880F5C" w:rsidRDefault="00880F5C" w:rsidP="00880F5C">
              <w:pPr>
                <w:pStyle w:val="Bibliography"/>
                <w:rPr>
                  <w:noProof/>
                </w:rPr>
              </w:pPr>
              <w:r>
                <w:rPr>
                  <w:noProof/>
                </w:rPr>
                <w:t xml:space="preserve">Tefft, B. (2011). </w:t>
              </w:r>
              <w:r>
                <w:rPr>
                  <w:i/>
                  <w:iCs/>
                  <w:noProof/>
                </w:rPr>
                <w:t>Impact speed and a pedestrain's risk of severe injury or death.</w:t>
              </w:r>
              <w:r>
                <w:rPr>
                  <w:noProof/>
                </w:rPr>
                <w:t xml:space="preserve"> Washington DC: AAA FTS.</w:t>
              </w:r>
            </w:p>
            <w:p w14:paraId="1701E7A0" w14:textId="77777777" w:rsidR="00880F5C" w:rsidRDefault="00880F5C" w:rsidP="00880F5C">
              <w:pPr>
                <w:pStyle w:val="Bibliography"/>
                <w:rPr>
                  <w:noProof/>
                </w:rPr>
              </w:pPr>
              <w:r>
                <w:rPr>
                  <w:noProof/>
                </w:rPr>
                <w:t xml:space="preserve">Teng, H., Xu, X., Li, X., Kwigizile, V., &amp; Gibby, A. (2009). Evaluation of speed monitoring displays for work zones in Las Vegas, Nevada. </w:t>
              </w:r>
              <w:r>
                <w:rPr>
                  <w:i/>
                  <w:iCs/>
                  <w:noProof/>
                </w:rPr>
                <w:t>Transportation Research Record</w:t>
              </w:r>
              <w:r>
                <w:rPr>
                  <w:noProof/>
                </w:rPr>
                <w:t xml:space="preserve"> , 45-56.</w:t>
              </w:r>
            </w:p>
            <w:p w14:paraId="3F1F9E39" w14:textId="77777777" w:rsidR="00880F5C" w:rsidRDefault="00880F5C" w:rsidP="00880F5C">
              <w:pPr>
                <w:pStyle w:val="Bibliography"/>
                <w:rPr>
                  <w:noProof/>
                </w:rPr>
              </w:pPr>
              <w:r>
                <w:rPr>
                  <w:noProof/>
                </w:rPr>
                <w:t xml:space="preserve">Transportation Research Board. (2010). </w:t>
              </w:r>
              <w:r>
                <w:rPr>
                  <w:i/>
                  <w:iCs/>
                  <w:noProof/>
                </w:rPr>
                <w:t>Highway Capacity Manual (2010).</w:t>
              </w:r>
              <w:r>
                <w:rPr>
                  <w:noProof/>
                </w:rPr>
                <w:t xml:space="preserve"> Washington,DC: National Academies of Science.</w:t>
              </w:r>
            </w:p>
            <w:p w14:paraId="3B05B3EB" w14:textId="77777777" w:rsidR="00880F5C" w:rsidRDefault="00880F5C" w:rsidP="00880F5C">
              <w:pPr>
                <w:pStyle w:val="Bibliography"/>
                <w:rPr>
                  <w:noProof/>
                </w:rPr>
              </w:pPr>
              <w:r>
                <w:rPr>
                  <w:noProof/>
                </w:rPr>
                <w:t xml:space="preserve">Tribbett, L., McGowen, P., &amp; Mounce, J. (2000). </w:t>
              </w:r>
              <w:r>
                <w:rPr>
                  <w:i/>
                  <w:iCs/>
                  <w:noProof/>
                </w:rPr>
                <w:t>An evaluation of dynamic curve warning systems in the Sacramento River Canyon.</w:t>
              </w:r>
              <w:r>
                <w:rPr>
                  <w:noProof/>
                </w:rPr>
                <w:t xml:space="preserve"> Bozeman, MT: Western Transportation Institute.</w:t>
              </w:r>
            </w:p>
            <w:p w14:paraId="64D41596" w14:textId="77777777" w:rsidR="00880F5C" w:rsidRDefault="00880F5C" w:rsidP="00880F5C">
              <w:pPr>
                <w:pStyle w:val="Bibliography"/>
                <w:rPr>
                  <w:noProof/>
                </w:rPr>
              </w:pPr>
              <w:r>
                <w:rPr>
                  <w:noProof/>
                </w:rPr>
                <w:t xml:space="preserve">Tribbett, L., McGowen, P., &amp; Mounce, J. (2000). </w:t>
              </w:r>
              <w:r>
                <w:rPr>
                  <w:i/>
                  <w:iCs/>
                  <w:noProof/>
                </w:rPr>
                <w:t>An evaluation of dynamic curve warning systems in the Sacremento River Canyon.</w:t>
              </w:r>
              <w:r>
                <w:rPr>
                  <w:noProof/>
                </w:rPr>
                <w:t xml:space="preserve"> Bozeman, MT: Western Transportation Institute.</w:t>
              </w:r>
            </w:p>
            <w:p w14:paraId="374D05D1" w14:textId="77777777" w:rsidR="00880F5C" w:rsidRDefault="00880F5C" w:rsidP="00880F5C">
              <w:pPr>
                <w:pStyle w:val="Bibliography"/>
                <w:rPr>
                  <w:noProof/>
                </w:rPr>
              </w:pPr>
              <w:r>
                <w:rPr>
                  <w:noProof/>
                </w:rPr>
                <w:t xml:space="preserve">Turner, J. (2015, June 10). </w:t>
              </w:r>
              <w:r>
                <w:rPr>
                  <w:i/>
                  <w:iCs/>
                  <w:noProof/>
                </w:rPr>
                <w:t>What's a Work Zone?</w:t>
              </w:r>
              <w:r>
                <w:rPr>
                  <w:noProof/>
                </w:rPr>
                <w:t xml:space="preserve"> Retrieved June 8, 2016, from Federal Highway Administration Research and Technology: Public Roads: http://www.fhwa.dot.gov/publications/publicroads/99mayjun/workzone.cfm</w:t>
              </w:r>
            </w:p>
            <w:p w14:paraId="20E4F31A" w14:textId="77777777" w:rsidR="00880F5C" w:rsidRDefault="00880F5C" w:rsidP="00880F5C">
              <w:pPr>
                <w:pStyle w:val="Bibliography"/>
                <w:rPr>
                  <w:noProof/>
                </w:rPr>
              </w:pPr>
              <w:r>
                <w:rPr>
                  <w:noProof/>
                </w:rPr>
                <w:t xml:space="preserve">Ullman, G., &amp; Rose, E. (2005). Evaluation of dynamic speed display signs. </w:t>
              </w:r>
              <w:r>
                <w:rPr>
                  <w:i/>
                  <w:iCs/>
                  <w:noProof/>
                </w:rPr>
                <w:t>Transportation Research Record</w:t>
              </w:r>
              <w:r>
                <w:rPr>
                  <w:noProof/>
                </w:rPr>
                <w:t xml:space="preserve"> , 92-97.</w:t>
              </w:r>
            </w:p>
            <w:p w14:paraId="0A4EED90" w14:textId="77777777" w:rsidR="00880F5C" w:rsidRDefault="00880F5C" w:rsidP="00880F5C">
              <w:pPr>
                <w:pStyle w:val="Bibliography"/>
                <w:rPr>
                  <w:noProof/>
                </w:rPr>
              </w:pPr>
              <w:r>
                <w:rPr>
                  <w:noProof/>
                </w:rPr>
                <w:t xml:space="preserve">van Houwelingen, H., Arends, L., &amp; Stijnen, T. (2002). Advanced methods in meta-analysis: Multivariate approach and meta-regression. </w:t>
              </w:r>
              <w:r>
                <w:rPr>
                  <w:i/>
                  <w:iCs/>
                  <w:noProof/>
                </w:rPr>
                <w:t>Statistics in Medicine</w:t>
              </w:r>
              <w:r>
                <w:rPr>
                  <w:noProof/>
                </w:rPr>
                <w:t xml:space="preserve"> </w:t>
              </w:r>
              <w:r>
                <w:rPr>
                  <w:i/>
                  <w:iCs/>
                  <w:noProof/>
                </w:rPr>
                <w:t>, 21</w:t>
              </w:r>
              <w:r>
                <w:rPr>
                  <w:noProof/>
                </w:rPr>
                <w:t xml:space="preserve"> (4), pp. 589-624.</w:t>
              </w:r>
            </w:p>
            <w:p w14:paraId="10FC5ADF" w14:textId="77777777" w:rsidR="00880F5C" w:rsidRDefault="00880F5C" w:rsidP="00880F5C">
              <w:pPr>
                <w:pStyle w:val="Bibliography"/>
                <w:rPr>
                  <w:noProof/>
                </w:rPr>
              </w:pPr>
              <w:r>
                <w:rPr>
                  <w:noProof/>
                </w:rPr>
                <w:t xml:space="preserve">Viechtbauer, W. (2010). Conducting meta-analyses in R with the metafor package. </w:t>
              </w:r>
              <w:r>
                <w:rPr>
                  <w:i/>
                  <w:iCs/>
                  <w:noProof/>
                </w:rPr>
                <w:t>Journal of Statistical Software</w:t>
              </w:r>
              <w:r>
                <w:rPr>
                  <w:noProof/>
                </w:rPr>
                <w:t xml:space="preserve"> </w:t>
              </w:r>
              <w:r>
                <w:rPr>
                  <w:i/>
                  <w:iCs/>
                  <w:noProof/>
                </w:rPr>
                <w:t>, 36</w:t>
              </w:r>
              <w:r>
                <w:rPr>
                  <w:noProof/>
                </w:rPr>
                <w:t xml:space="preserve"> (3), 1-48.</w:t>
              </w:r>
            </w:p>
            <w:p w14:paraId="3C36E146" w14:textId="77777777" w:rsidR="00880F5C" w:rsidRDefault="00880F5C" w:rsidP="00880F5C">
              <w:pPr>
                <w:pStyle w:val="Bibliography"/>
                <w:rPr>
                  <w:noProof/>
                </w:rPr>
              </w:pPr>
              <w:r>
                <w:rPr>
                  <w:noProof/>
                </w:rPr>
                <w:t xml:space="preserve">Western Transportation Institute. (2003). </w:t>
              </w:r>
              <w:r>
                <w:rPr>
                  <w:i/>
                  <w:iCs/>
                  <w:noProof/>
                </w:rPr>
                <w:t>Greater Yellowstone Rural ITS Project: Work Order II-2C Dynamic Warning VMS Evaluation of Wyoming Site.</w:t>
              </w:r>
              <w:r>
                <w:rPr>
                  <w:noProof/>
                </w:rPr>
                <w:t xml:space="preserve"> Bozeman, MT: Western Transportation Institute.</w:t>
              </w:r>
            </w:p>
            <w:p w14:paraId="206D001E" w14:textId="77777777" w:rsidR="00880F5C" w:rsidRDefault="00880F5C" w:rsidP="00880F5C">
              <w:pPr>
                <w:pStyle w:val="Bibliography"/>
                <w:rPr>
                  <w:noProof/>
                </w:rPr>
              </w:pPr>
              <w:r>
                <w:rPr>
                  <w:noProof/>
                </w:rPr>
                <w:t xml:space="preserve">Williamson, M., &amp; Fries, R. (2015). Effectiveness of radar speed signs in a university environment. </w:t>
              </w:r>
              <w:r>
                <w:rPr>
                  <w:i/>
                  <w:iCs/>
                  <w:noProof/>
                </w:rPr>
                <w:t>ite Journal</w:t>
              </w:r>
              <w:r>
                <w:rPr>
                  <w:noProof/>
                </w:rPr>
                <w:t xml:space="preserve"> , 44-48.</w:t>
              </w:r>
            </w:p>
            <w:p w14:paraId="4FF42161" w14:textId="77777777" w:rsidR="00880F5C" w:rsidRDefault="00880F5C" w:rsidP="00880F5C">
              <w:r>
                <w:rPr>
                  <w:b/>
                  <w:bCs/>
                  <w:noProof/>
                </w:rPr>
                <w:fldChar w:fldCharType="end"/>
              </w:r>
            </w:p>
          </w:sdtContent>
        </w:sdt>
      </w:sdtContent>
    </w:sdt>
    <w:p w14:paraId="63B167A5" w14:textId="77777777" w:rsidR="00880F5C" w:rsidRPr="0092203B" w:rsidRDefault="00880F5C" w:rsidP="00880F5C">
      <w:pPr>
        <w:pStyle w:val="BodyText"/>
      </w:pPr>
    </w:p>
    <w:p w14:paraId="7D675DB9" w14:textId="56012664" w:rsidR="00183B4C" w:rsidRPr="00530C83" w:rsidRDefault="00183B4C" w:rsidP="00880F5C">
      <w:pPr>
        <w:spacing w:after="160" w:line="259" w:lineRule="auto"/>
      </w:pPr>
    </w:p>
    <w:sectPr w:rsidR="00183B4C" w:rsidRPr="00530C83" w:rsidSect="00BC018E">
      <w:footerReference w:type="default" r:id="rId31"/>
      <w:pgSz w:w="12240" w:h="15840"/>
      <w:pgMar w:top="1440" w:right="1440" w:bottom="1440" w:left="1440" w:header="720" w:footer="720" w:gutter="0"/>
      <w:cols w:space="720"/>
      <w:titlePg/>
      <w:docGrid w:linePitch="326"/>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8" w:author="USDOT_User" w:date="2017-04-06T08:30:00Z" w:initials="RGA">
    <w:p w14:paraId="2AED5306" w14:textId="6D882A31" w:rsidR="00E7277E" w:rsidRDefault="00E7277E">
      <w:pPr>
        <w:pStyle w:val="CommentText"/>
      </w:pPr>
      <w:r>
        <w:rPr>
          <w:rStyle w:val="CommentReference"/>
        </w:rPr>
        <w:annotationRef/>
      </w:r>
      <w:r>
        <w:t xml:space="preserve">Update to most recent TSF. </w:t>
      </w:r>
    </w:p>
  </w:comment>
  <w:comment w:id="43" w:author="USDOT_User" w:date="2017-04-06T08:34:00Z" w:initials="RGA">
    <w:p w14:paraId="5F53C6E3" w14:textId="24F54E64" w:rsidR="00E7277E" w:rsidRDefault="00E7277E">
      <w:pPr>
        <w:pStyle w:val="CommentText"/>
      </w:pPr>
      <w:r>
        <w:rPr>
          <w:rStyle w:val="CommentReference"/>
        </w:rPr>
        <w:annotationRef/>
      </w:r>
      <w:r>
        <w:t>Need a sentence or two here to explain what vote-count is.</w:t>
      </w:r>
    </w:p>
  </w:comment>
  <w:comment w:id="57" w:author="USDOT_User" w:date="2017-04-06T08:36:00Z" w:initials="RGA">
    <w:p w14:paraId="496B961E" w14:textId="5E1C571C" w:rsidR="00E7277E" w:rsidRDefault="00E7277E">
      <w:pPr>
        <w:pStyle w:val="CommentText"/>
      </w:pPr>
      <w:r>
        <w:rPr>
          <w:rStyle w:val="CommentReference"/>
        </w:rPr>
        <w:annotationRef/>
      </w:r>
      <w:r>
        <w:t xml:space="preserve">H3 in figure has decrease twice.  Need no change </w:t>
      </w:r>
    </w:p>
  </w:comment>
  <w:comment w:id="67" w:author="USDOT_User" w:date="2017-04-06T08:38:00Z" w:initials="RGA">
    <w:p w14:paraId="310EF4F0" w14:textId="2D49BD88" w:rsidR="00E7277E" w:rsidRDefault="00E7277E">
      <w:pPr>
        <w:pStyle w:val="CommentText"/>
      </w:pPr>
      <w:r>
        <w:rPr>
          <w:rStyle w:val="CommentReference"/>
        </w:rPr>
        <w:annotationRef/>
      </w:r>
      <w:r>
        <w:t>It is out of order to present B &amp; C before A.  This is likely to cause confusion for the reader.</w:t>
      </w:r>
    </w:p>
  </w:comment>
  <w:comment w:id="96" w:author="USDOT_User" w:date="2017-04-06T08:41:00Z" w:initials="RGA">
    <w:p w14:paraId="60D2B0ED" w14:textId="0C87CF5F" w:rsidR="00E7277E" w:rsidRDefault="00E7277E">
      <w:pPr>
        <w:pStyle w:val="CommentText"/>
      </w:pPr>
      <w:r>
        <w:rPr>
          <w:rStyle w:val="CommentReference"/>
        </w:rPr>
        <w:annotationRef/>
      </w:r>
      <w:r>
        <w:t>This report is for all types of end users, should not address this just to states.</w:t>
      </w:r>
    </w:p>
  </w:comment>
  <w:comment w:id="111" w:author="USDOT_User" w:date="2017-04-06T08:42:00Z" w:initials="RGA">
    <w:p w14:paraId="2EC1CD67" w14:textId="63BEFAC5" w:rsidR="00E7277E" w:rsidRDefault="00E7277E">
      <w:pPr>
        <w:pStyle w:val="CommentText"/>
      </w:pPr>
      <w:r>
        <w:rPr>
          <w:rStyle w:val="CommentReference"/>
        </w:rPr>
        <w:annotationRef/>
      </w:r>
      <w:r>
        <w:t>Will need to update after complete meta-analysis.</w:t>
      </w:r>
    </w:p>
  </w:comment>
  <w:comment w:id="213" w:author="USDOT_User" w:date="2017-04-06T08:48:00Z" w:initials="RGA">
    <w:p w14:paraId="6FF5B4FC" w14:textId="41808A06" w:rsidR="00E7277E" w:rsidRDefault="00E7277E">
      <w:pPr>
        <w:pStyle w:val="CommentText"/>
      </w:pPr>
      <w:r>
        <w:rPr>
          <w:rStyle w:val="CommentReference"/>
        </w:rPr>
        <w:annotationRef/>
      </w:r>
      <w:r>
        <w:t>Include lines in the table to separate H1, H2, and H3 within each safety focus area, so easier to read table.</w:t>
      </w:r>
    </w:p>
  </w:comment>
  <w:comment w:id="217" w:author="USDOT_User" w:date="2017-04-06T08:48:00Z" w:initials="RGA">
    <w:p w14:paraId="462F93BC" w14:textId="758E229A" w:rsidR="00E7277E" w:rsidRDefault="00E7277E">
      <w:pPr>
        <w:pStyle w:val="CommentText"/>
      </w:pPr>
      <w:r>
        <w:rPr>
          <w:rStyle w:val="CommentReference"/>
        </w:rPr>
        <w:annotationRef/>
      </w:r>
      <w:r>
        <w:t>fix</w:t>
      </w:r>
    </w:p>
  </w:comment>
  <w:comment w:id="229" w:author="USDOT_User" w:date="2017-04-06T08:49:00Z" w:initials="RGA">
    <w:p w14:paraId="6B75C28B" w14:textId="05EFE4F0" w:rsidR="00E7277E" w:rsidRDefault="00E7277E">
      <w:pPr>
        <w:pStyle w:val="CommentText"/>
      </w:pPr>
      <w:r>
        <w:rPr>
          <w:rStyle w:val="CommentReference"/>
        </w:rPr>
        <w:annotationRef/>
      </w:r>
      <w:r>
        <w:t>Do we have written permission to use this picture?</w:t>
      </w:r>
    </w:p>
  </w:comment>
  <w:comment w:id="240" w:author="USDOT_User" w:date="2017-04-06T08:52:00Z" w:initials="RGA">
    <w:p w14:paraId="1A674D5B" w14:textId="324D999E" w:rsidR="00E7277E" w:rsidRDefault="00E7277E">
      <w:pPr>
        <w:pStyle w:val="CommentText"/>
      </w:pPr>
      <w:r>
        <w:rPr>
          <w:rStyle w:val="CommentReference"/>
        </w:rPr>
        <w:annotationRef/>
      </w:r>
      <w:r>
        <w:t>Update per info after completing the meta-analysis.</w:t>
      </w:r>
    </w:p>
  </w:comment>
  <w:comment w:id="259" w:author="USDOT_User" w:date="2017-04-06T08:54:00Z" w:initials="RGA">
    <w:p w14:paraId="7A31C060" w14:textId="114F4108" w:rsidR="00E7277E" w:rsidRDefault="00E7277E">
      <w:pPr>
        <w:pStyle w:val="CommentText"/>
      </w:pPr>
      <w:r>
        <w:rPr>
          <w:rStyle w:val="CommentReference"/>
        </w:rPr>
        <w:annotationRef/>
      </w:r>
      <w:r>
        <w:t>Update per mata-analysis</w:t>
      </w:r>
    </w:p>
  </w:comment>
  <w:comment w:id="262" w:author="USDOT_User" w:date="2017-04-06T08:55:00Z" w:initials="RGA">
    <w:p w14:paraId="287E8808" w14:textId="7A57C2ED" w:rsidR="00E7277E" w:rsidRDefault="00E7277E">
      <w:pPr>
        <w:pStyle w:val="CommentText"/>
      </w:pPr>
      <w:r>
        <w:rPr>
          <w:rStyle w:val="CommentReference"/>
        </w:rPr>
        <w:annotationRef/>
      </w:r>
      <w:r>
        <w:t>Update per completed meta-analysis</w:t>
      </w:r>
    </w:p>
  </w:comment>
  <w:comment w:id="285" w:author="USDOT_User" w:date="2017-05-03T09:22:00Z" w:initials="RGA">
    <w:p w14:paraId="27E203E1" w14:textId="77777777" w:rsidR="00E7277E" w:rsidRDefault="00E7277E" w:rsidP="00880F5C">
      <w:pPr>
        <w:pStyle w:val="CommentText"/>
      </w:pPr>
      <w:r>
        <w:rPr>
          <w:rStyle w:val="CommentReference"/>
        </w:rPr>
        <w:annotationRef/>
      </w:r>
      <w:r>
        <w:t>Please include references to appropriate tables in the text throughout document.</w:t>
      </w:r>
    </w:p>
  </w:comment>
  <w:comment w:id="288" w:author="USDOT_User" w:date="2017-05-03T09:22:00Z" w:initials="RGA">
    <w:p w14:paraId="24BB8789" w14:textId="77777777" w:rsidR="00E7277E" w:rsidRDefault="00E7277E" w:rsidP="00880F5C">
      <w:pPr>
        <w:pStyle w:val="CommentText"/>
      </w:pPr>
      <w:r>
        <w:rPr>
          <w:rStyle w:val="CommentReference"/>
        </w:rPr>
        <w:annotationRef/>
      </w:r>
      <w:r>
        <w:t>Table alignment off – see H1C left of others in table</w:t>
      </w:r>
    </w:p>
  </w:comment>
  <w:comment w:id="291" w:author="USDOT_User" w:date="2017-05-03T09:22:00Z" w:initials="RGA">
    <w:p w14:paraId="494B6078" w14:textId="77777777" w:rsidR="00E7277E" w:rsidRDefault="00E7277E" w:rsidP="00880F5C">
      <w:pPr>
        <w:pStyle w:val="CommentText"/>
      </w:pPr>
      <w:r>
        <w:rPr>
          <w:rStyle w:val="CommentReference"/>
        </w:rPr>
        <w:annotationRef/>
      </w:r>
      <w:r>
        <w:t>Where does this come from.  Don’t see it in table 4.</w:t>
      </w:r>
    </w:p>
  </w:comment>
  <w:comment w:id="303" w:author="USDOT_User" w:date="2017-05-03T09:22:00Z" w:initials="RGA">
    <w:p w14:paraId="6BC0C34B" w14:textId="77777777" w:rsidR="00E7277E" w:rsidRDefault="00E7277E" w:rsidP="00880F5C">
      <w:pPr>
        <w:pStyle w:val="CommentText"/>
      </w:pPr>
      <w:r>
        <w:rPr>
          <w:rStyle w:val="CommentReference"/>
        </w:rPr>
        <w:annotationRef/>
      </w:r>
      <w:r>
        <w:t>Table alignment off. Please fix.</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AED5306" w15:done="0"/>
  <w15:commentEx w15:paraId="1BC7815B" w15:done="0"/>
  <w15:commentEx w15:paraId="5F53C6E3" w15:done="0"/>
  <w15:commentEx w15:paraId="496B961E" w15:done="0"/>
  <w15:commentEx w15:paraId="310EF4F0" w15:done="0"/>
  <w15:commentEx w15:paraId="60D2B0ED" w15:done="0"/>
  <w15:commentEx w15:paraId="2EC1CD67" w15:done="0"/>
  <w15:commentEx w15:paraId="6FF5B4FC" w15:done="0"/>
  <w15:commentEx w15:paraId="462F93BC" w15:done="0"/>
  <w15:commentEx w15:paraId="6B75C28B" w15:done="0"/>
  <w15:commentEx w15:paraId="1A674D5B" w15:done="0"/>
  <w15:commentEx w15:paraId="7A31C060" w15:done="0"/>
  <w15:commentEx w15:paraId="287E8808" w15:done="0"/>
  <w15:commentEx w15:paraId="2129129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641D65" w14:textId="77777777" w:rsidR="00E7277E" w:rsidRDefault="00E7277E" w:rsidP="004B347A">
      <w:r>
        <w:separator/>
      </w:r>
    </w:p>
  </w:endnote>
  <w:endnote w:type="continuationSeparator" w:id="0">
    <w:p w14:paraId="5FD1E571" w14:textId="77777777" w:rsidR="00E7277E" w:rsidRDefault="00E7277E" w:rsidP="004B3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新細明體">
    <w:charset w:val="51"/>
    <w:family w:val="auto"/>
    <w:pitch w:val="variable"/>
    <w:sig w:usb0="A00002FF" w:usb1="28CFFCFA" w:usb2="00000016" w:usb3="00000000" w:csb0="00100001" w:csb1="00000000"/>
  </w:font>
  <w:font w:name="Times New Roman Bold">
    <w:panose1 w:val="02020803070505020304"/>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Segoe UI">
    <w:altName w:val="Menlo Bold"/>
    <w:charset w:val="00"/>
    <w:family w:val="swiss"/>
    <w:pitch w:val="variable"/>
    <w:sig w:usb0="E10022FF" w:usb1="C000E47F" w:usb2="00000029" w:usb3="00000000" w:csb0="000001DF" w:csb1="00000000"/>
  </w:font>
  <w:font w:name="Lucida Grande">
    <w:panose1 w:val="020B0600040502020204"/>
    <w:charset w:val="00"/>
    <w:family w:val="auto"/>
    <w:pitch w:val="variable"/>
    <w:sig w:usb0="E1000AEF" w:usb1="5000A1FF" w:usb2="00000000" w:usb3="00000000" w:csb0="000001BF" w:csb1="00000000"/>
  </w:font>
  <w:font w:name="Consolas">
    <w:panose1 w:val="020B0609020204030204"/>
    <w:charset w:val="00"/>
    <w:family w:val="auto"/>
    <w:pitch w:val="variable"/>
    <w:sig w:usb0="E10002FF" w:usb1="4000FCFF" w:usb2="00000009"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3576802"/>
      <w:docPartObj>
        <w:docPartGallery w:val="Page Numbers (Bottom of Page)"/>
        <w:docPartUnique/>
      </w:docPartObj>
    </w:sdtPr>
    <w:sdtEndPr>
      <w:rPr>
        <w:noProof/>
      </w:rPr>
    </w:sdtEndPr>
    <w:sdtContent>
      <w:p w14:paraId="719942F1" w14:textId="77777777" w:rsidR="00E7277E" w:rsidRDefault="00E7277E">
        <w:pPr>
          <w:pStyle w:val="Footer"/>
          <w:jc w:val="center"/>
        </w:pPr>
        <w:r>
          <w:fldChar w:fldCharType="begin"/>
        </w:r>
        <w:r>
          <w:instrText xml:space="preserve"> PAGE   \* MERGEFORMAT </w:instrText>
        </w:r>
        <w:r>
          <w:fldChar w:fldCharType="separate"/>
        </w:r>
        <w:r w:rsidR="00FD41AA">
          <w:rPr>
            <w:noProof/>
          </w:rPr>
          <w:t>7</w:t>
        </w:r>
        <w:r>
          <w:rPr>
            <w:noProof/>
          </w:rPr>
          <w:fldChar w:fldCharType="end"/>
        </w:r>
      </w:p>
    </w:sdtContent>
  </w:sdt>
  <w:p w14:paraId="1FA9FD88" w14:textId="77777777" w:rsidR="00E7277E" w:rsidRDefault="00E7277E">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4895803"/>
      <w:docPartObj>
        <w:docPartGallery w:val="Page Numbers (Bottom of Page)"/>
        <w:docPartUnique/>
      </w:docPartObj>
    </w:sdtPr>
    <w:sdtEndPr>
      <w:rPr>
        <w:noProof/>
      </w:rPr>
    </w:sdtEndPr>
    <w:sdtContent>
      <w:p w14:paraId="5D10FD12" w14:textId="77777777" w:rsidR="00E7277E" w:rsidRDefault="00E7277E">
        <w:pPr>
          <w:pStyle w:val="Footer"/>
          <w:jc w:val="center"/>
        </w:pPr>
        <w:r>
          <w:fldChar w:fldCharType="begin"/>
        </w:r>
        <w:r>
          <w:instrText xml:space="preserve"> PAGE   \* MERGEFORMAT </w:instrText>
        </w:r>
        <w:r>
          <w:fldChar w:fldCharType="separate"/>
        </w:r>
        <w:r w:rsidR="00FD41AA">
          <w:rPr>
            <w:noProof/>
          </w:rPr>
          <w:t>71</w:t>
        </w:r>
        <w:r>
          <w:rPr>
            <w:noProof/>
          </w:rPr>
          <w:fldChar w:fldCharType="end"/>
        </w:r>
      </w:p>
    </w:sdtContent>
  </w:sdt>
  <w:p w14:paraId="6FC979DF" w14:textId="77777777" w:rsidR="00E7277E" w:rsidRDefault="00E7277E">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DDE8FE" w14:textId="77777777" w:rsidR="00E7277E" w:rsidRDefault="00E7277E" w:rsidP="004B347A">
      <w:r>
        <w:separator/>
      </w:r>
    </w:p>
  </w:footnote>
  <w:footnote w:type="continuationSeparator" w:id="0">
    <w:p w14:paraId="638A004A" w14:textId="77777777" w:rsidR="00E7277E" w:rsidRDefault="00E7277E" w:rsidP="004B347A">
      <w:r>
        <w:continuationSeparator/>
      </w:r>
    </w:p>
  </w:footnote>
  <w:footnote w:id="1">
    <w:p w14:paraId="63123D4A" w14:textId="77777777" w:rsidR="00E7277E" w:rsidRPr="00D65606" w:rsidRDefault="00E7277E">
      <w:pPr>
        <w:pStyle w:val="FootnoteText"/>
      </w:pPr>
      <w:r>
        <w:rPr>
          <w:rStyle w:val="FootnoteReference"/>
        </w:rPr>
        <w:footnoteRef/>
      </w:r>
      <w:r>
        <w:t xml:space="preserve"> Note that we could also have written </w:t>
      </w:r>
      <m:oMath>
        <m:sSub>
          <m:sSubPr>
            <m:ctrlPr>
              <w:rPr>
                <w:rFonts w:ascii="Cambria Math" w:hAnsi="Cambria Math"/>
                <w:i/>
                <w:color w:val="4472C4" w:themeColor="accent5"/>
              </w:rPr>
            </m:ctrlPr>
          </m:sSubPr>
          <m:e>
            <m:r>
              <w:rPr>
                <w:rFonts w:ascii="Cambria Math" w:hAnsi="Cambria Math"/>
                <w:color w:val="4472C4" w:themeColor="accent5"/>
              </w:rPr>
              <m:t>During</m:t>
            </m:r>
          </m:e>
          <m:sub>
            <m:r>
              <w:rPr>
                <w:rFonts w:ascii="Cambria Math" w:hAnsi="Cambria Math"/>
                <w:color w:val="4472C4" w:themeColor="accent5"/>
              </w:rPr>
              <m:t>DSFS</m:t>
            </m:r>
          </m:sub>
        </m:sSub>
        <m:r>
          <w:rPr>
            <w:rFonts w:ascii="Cambria Math" w:hAnsi="Cambria Math"/>
            <w:color w:val="4472C4" w:themeColor="accent5"/>
          </w:rPr>
          <m:t xml:space="preserve"> </m:t>
        </m:r>
      </m:oMath>
      <w:r>
        <w:t xml:space="preserve">as </w:t>
      </w:r>
      <m:oMath>
        <m:sSub>
          <m:sSubPr>
            <m:ctrlPr>
              <w:rPr>
                <w:rFonts w:ascii="Cambria Math" w:hAnsi="Cambria Math"/>
                <w:i/>
                <w:color w:val="4472C4" w:themeColor="accent5"/>
              </w:rPr>
            </m:ctrlPr>
          </m:sSubPr>
          <m:e>
            <m:r>
              <w:rPr>
                <w:rFonts w:ascii="Cambria Math" w:hAnsi="Cambria Math"/>
                <w:color w:val="4472C4" w:themeColor="accent5"/>
              </w:rPr>
              <m:t>During</m:t>
            </m:r>
          </m:e>
          <m:sub>
            <m:r>
              <w:rPr>
                <w:rFonts w:ascii="Cambria Math" w:hAnsi="Cambria Math"/>
                <w:color w:val="4472C4" w:themeColor="accent5"/>
              </w:rPr>
              <m:t>Adjacent</m:t>
            </m:r>
          </m:sub>
        </m:sSub>
      </m:oMath>
      <w:r>
        <w:rPr>
          <w:color w:val="4472C4" w:themeColor="accent5"/>
        </w:rPr>
        <w:t xml:space="preserve"> </w:t>
      </w:r>
      <w:r>
        <w:t xml:space="preserve">and similarly </w:t>
      </w:r>
      <m:oMath>
        <m:sSub>
          <m:sSubPr>
            <m:ctrlPr>
              <w:rPr>
                <w:rFonts w:ascii="Cambria Math" w:hAnsi="Cambria Math"/>
                <w:i/>
                <w:color w:val="4472C4" w:themeColor="accent5"/>
              </w:rPr>
            </m:ctrlPr>
          </m:sSubPr>
          <m:e>
            <m:r>
              <w:rPr>
                <w:rFonts w:ascii="Cambria Math" w:hAnsi="Cambria Math"/>
                <w:color w:val="4472C4" w:themeColor="accent5"/>
              </w:rPr>
              <m:t>Before</m:t>
            </m:r>
          </m:e>
          <m:sub>
            <m:r>
              <w:rPr>
                <w:rFonts w:ascii="Cambria Math" w:hAnsi="Cambria Math"/>
                <w:color w:val="4472C4" w:themeColor="accent5"/>
              </w:rPr>
              <m:t>DSFS</m:t>
            </m:r>
          </m:sub>
        </m:sSub>
        <m:r>
          <w:rPr>
            <w:rFonts w:ascii="Cambria Math" w:hAnsi="Cambria Math"/>
            <w:color w:val="4472C4" w:themeColor="accent5"/>
          </w:rPr>
          <m:t xml:space="preserve"> </m:t>
        </m:r>
      </m:oMath>
      <w:r>
        <w:t xml:space="preserve">as </w:t>
      </w:r>
      <m:oMath>
        <m:sSub>
          <m:sSubPr>
            <m:ctrlPr>
              <w:rPr>
                <w:rFonts w:ascii="Cambria Math" w:hAnsi="Cambria Math"/>
                <w:i/>
                <w:color w:val="4472C4" w:themeColor="accent5"/>
              </w:rPr>
            </m:ctrlPr>
          </m:sSubPr>
          <m:e>
            <m:r>
              <w:rPr>
                <w:rFonts w:ascii="Cambria Math" w:hAnsi="Cambria Math"/>
                <w:color w:val="4472C4" w:themeColor="accent5"/>
              </w:rPr>
              <m:t>Before</m:t>
            </m:r>
          </m:e>
          <m:sub>
            <m:r>
              <w:rPr>
                <w:rFonts w:ascii="Cambria Math" w:hAnsi="Cambria Math"/>
                <w:color w:val="4472C4" w:themeColor="accent5"/>
              </w:rPr>
              <m:t>Adjacent</m:t>
            </m:r>
          </m:sub>
        </m:sSub>
      </m:oMath>
      <w:r>
        <w:rPr>
          <w:color w:val="4472C4" w:themeColor="accent5"/>
        </w:rPr>
        <w:t> </w:t>
      </w:r>
      <w:r>
        <w:t>(s</w:t>
      </w:r>
      <w:r w:rsidRPr="000F79E5">
        <w:t>ee</w:t>
      </w:r>
      <w:r>
        <w:rPr>
          <w:color w:val="4472C4" w:themeColor="accent5"/>
        </w:rPr>
        <w:t xml:space="preserve"> </w:t>
      </w:r>
      <w:r>
        <w:rPr>
          <w:color w:val="4472C4" w:themeColor="accent5"/>
        </w:rPr>
        <w:fldChar w:fldCharType="begin"/>
      </w:r>
      <w:r>
        <w:rPr>
          <w:color w:val="4472C4" w:themeColor="accent5"/>
        </w:rPr>
        <w:instrText xml:space="preserve"> REF _Ref468962594 \h </w:instrText>
      </w:r>
      <w:r>
        <w:rPr>
          <w:color w:val="4472C4" w:themeColor="accent5"/>
        </w:rPr>
      </w:r>
      <w:r>
        <w:rPr>
          <w:color w:val="4472C4" w:themeColor="accent5"/>
        </w:rPr>
        <w:fldChar w:fldCharType="separate"/>
      </w:r>
      <w:r w:rsidRPr="00530C83">
        <w:t xml:space="preserve">Figure </w:t>
      </w:r>
      <w:r>
        <w:rPr>
          <w:noProof/>
        </w:rPr>
        <w:t>4</w:t>
      </w:r>
      <w:r>
        <w:rPr>
          <w:color w:val="4472C4" w:themeColor="accent5"/>
        </w:rPr>
        <w:fldChar w:fldCharType="end"/>
      </w:r>
      <w:r w:rsidRPr="000F79E5">
        <w: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B035A2"/>
    <w:multiLevelType w:val="multilevel"/>
    <w:tmpl w:val="CEEE3FE4"/>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nsid w:val="11E24A5D"/>
    <w:multiLevelType w:val="hybridMultilevel"/>
    <w:tmpl w:val="290AD26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4804EA"/>
    <w:multiLevelType w:val="hybridMultilevel"/>
    <w:tmpl w:val="B80E8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B65429"/>
    <w:multiLevelType w:val="hybridMultilevel"/>
    <w:tmpl w:val="DF8A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C901B8"/>
    <w:multiLevelType w:val="hybridMultilevel"/>
    <w:tmpl w:val="51D86544"/>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EE1195"/>
    <w:multiLevelType w:val="hybridMultilevel"/>
    <w:tmpl w:val="5B4035A6"/>
    <w:lvl w:ilvl="0" w:tplc="FFFFFFFF">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971C5E"/>
    <w:multiLevelType w:val="hybridMultilevel"/>
    <w:tmpl w:val="CC02FEE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D06148"/>
    <w:multiLevelType w:val="hybridMultilevel"/>
    <w:tmpl w:val="A606A1E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7BB57EF"/>
    <w:multiLevelType w:val="hybridMultilevel"/>
    <w:tmpl w:val="7C3C9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F5245E"/>
    <w:multiLevelType w:val="hybridMultilevel"/>
    <w:tmpl w:val="D5688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nsid w:val="2CDB1238"/>
    <w:multiLevelType w:val="hybridMultilevel"/>
    <w:tmpl w:val="D6563A9E"/>
    <w:lvl w:ilvl="0" w:tplc="44FCD2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E1733D"/>
    <w:multiLevelType w:val="hybridMultilevel"/>
    <w:tmpl w:val="79089E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nsid w:val="329F31BF"/>
    <w:multiLevelType w:val="hybridMultilevel"/>
    <w:tmpl w:val="2FC88C2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E96EC8"/>
    <w:multiLevelType w:val="hybridMultilevel"/>
    <w:tmpl w:val="B80E8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6E295B"/>
    <w:multiLevelType w:val="hybridMultilevel"/>
    <w:tmpl w:val="8BC0ED62"/>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BD2FF7"/>
    <w:multiLevelType w:val="multilevel"/>
    <w:tmpl w:val="84367912"/>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6">
    <w:nsid w:val="42B5523A"/>
    <w:multiLevelType w:val="hybridMultilevel"/>
    <w:tmpl w:val="66040CD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571C9D"/>
    <w:multiLevelType w:val="hybridMultilevel"/>
    <w:tmpl w:val="F9F4A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97255D2"/>
    <w:multiLevelType w:val="hybridMultilevel"/>
    <w:tmpl w:val="26BAF0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9F15AA4"/>
    <w:multiLevelType w:val="hybridMultilevel"/>
    <w:tmpl w:val="0140345E"/>
    <w:lvl w:ilvl="0" w:tplc="90EE67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1B3A00"/>
    <w:multiLevelType w:val="hybridMultilevel"/>
    <w:tmpl w:val="B80E8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F8A1B90"/>
    <w:multiLevelType w:val="hybridMultilevel"/>
    <w:tmpl w:val="B80E8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5346793"/>
    <w:multiLevelType w:val="hybridMultilevel"/>
    <w:tmpl w:val="7B3ACE4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nsid w:val="598F0EA1"/>
    <w:multiLevelType w:val="hybridMultilevel"/>
    <w:tmpl w:val="D6563A9E"/>
    <w:lvl w:ilvl="0" w:tplc="44FCD2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18C4056"/>
    <w:multiLevelType w:val="multilevel"/>
    <w:tmpl w:val="59D0FF8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5">
    <w:nsid w:val="654E3218"/>
    <w:multiLevelType w:val="hybridMultilevel"/>
    <w:tmpl w:val="D174E7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492AE0"/>
    <w:multiLevelType w:val="multilevel"/>
    <w:tmpl w:val="4564595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7AE56389"/>
    <w:multiLevelType w:val="hybridMultilevel"/>
    <w:tmpl w:val="C56650B2"/>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nsid w:val="7BF06A04"/>
    <w:multiLevelType w:val="multilevel"/>
    <w:tmpl w:val="7FE048DC"/>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nsid w:val="7D200977"/>
    <w:multiLevelType w:val="hybridMultilevel"/>
    <w:tmpl w:val="8104EE6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8"/>
  </w:num>
  <w:num w:numId="3">
    <w:abstractNumId w:val="9"/>
  </w:num>
  <w:num w:numId="4">
    <w:abstractNumId w:val="11"/>
  </w:num>
  <w:num w:numId="5">
    <w:abstractNumId w:val="3"/>
  </w:num>
  <w:num w:numId="6">
    <w:abstractNumId w:val="14"/>
  </w:num>
  <w:num w:numId="7">
    <w:abstractNumId w:val="8"/>
  </w:num>
  <w:num w:numId="8">
    <w:abstractNumId w:val="27"/>
  </w:num>
  <w:num w:numId="9">
    <w:abstractNumId w:val="5"/>
  </w:num>
  <w:num w:numId="10">
    <w:abstractNumId w:val="29"/>
  </w:num>
  <w:num w:numId="11">
    <w:abstractNumId w:val="1"/>
  </w:num>
  <w:num w:numId="12">
    <w:abstractNumId w:val="22"/>
  </w:num>
  <w:num w:numId="13">
    <w:abstractNumId w:val="6"/>
  </w:num>
  <w:num w:numId="14">
    <w:abstractNumId w:val="12"/>
  </w:num>
  <w:num w:numId="15">
    <w:abstractNumId w:val="7"/>
  </w:num>
  <w:num w:numId="16">
    <w:abstractNumId w:val="19"/>
  </w:num>
  <w:num w:numId="17">
    <w:abstractNumId w:val="23"/>
  </w:num>
  <w:num w:numId="18">
    <w:abstractNumId w:val="16"/>
  </w:num>
  <w:num w:numId="19">
    <w:abstractNumId w:val="4"/>
  </w:num>
  <w:num w:numId="20">
    <w:abstractNumId w:val="18"/>
  </w:num>
  <w:num w:numId="21">
    <w:abstractNumId w:val="10"/>
  </w:num>
  <w:num w:numId="22">
    <w:abstractNumId w:val="20"/>
  </w:num>
  <w:num w:numId="23">
    <w:abstractNumId w:val="21"/>
  </w:num>
  <w:num w:numId="24">
    <w:abstractNumId w:val="2"/>
  </w:num>
  <w:num w:numId="25">
    <w:abstractNumId w:val="13"/>
  </w:num>
  <w:num w:numId="26">
    <w:abstractNumId w:val="17"/>
  </w:num>
  <w:num w:numId="27">
    <w:abstractNumId w:val="25"/>
  </w:num>
  <w:num w:numId="28">
    <w:abstractNumId w:val="26"/>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763"/>
    <w:rsid w:val="000000DF"/>
    <w:rsid w:val="00000B67"/>
    <w:rsid w:val="00000E70"/>
    <w:rsid w:val="000027FE"/>
    <w:rsid w:val="000030D8"/>
    <w:rsid w:val="000048B7"/>
    <w:rsid w:val="00004A70"/>
    <w:rsid w:val="000067D3"/>
    <w:rsid w:val="000106F6"/>
    <w:rsid w:val="000130F9"/>
    <w:rsid w:val="0001347D"/>
    <w:rsid w:val="00013B48"/>
    <w:rsid w:val="00013E0F"/>
    <w:rsid w:val="00014C16"/>
    <w:rsid w:val="000151F3"/>
    <w:rsid w:val="00020E96"/>
    <w:rsid w:val="00021525"/>
    <w:rsid w:val="00022783"/>
    <w:rsid w:val="00022F40"/>
    <w:rsid w:val="00023F9D"/>
    <w:rsid w:val="00024C52"/>
    <w:rsid w:val="00026ED0"/>
    <w:rsid w:val="0002741E"/>
    <w:rsid w:val="00031866"/>
    <w:rsid w:val="00036F74"/>
    <w:rsid w:val="00037C02"/>
    <w:rsid w:val="000475BD"/>
    <w:rsid w:val="00051057"/>
    <w:rsid w:val="00054912"/>
    <w:rsid w:val="00056591"/>
    <w:rsid w:val="00056758"/>
    <w:rsid w:val="00056C85"/>
    <w:rsid w:val="000659F0"/>
    <w:rsid w:val="00071DC0"/>
    <w:rsid w:val="00074AFD"/>
    <w:rsid w:val="00080A6A"/>
    <w:rsid w:val="00086DEB"/>
    <w:rsid w:val="00087263"/>
    <w:rsid w:val="0008730E"/>
    <w:rsid w:val="000941F1"/>
    <w:rsid w:val="00094DC3"/>
    <w:rsid w:val="0009614B"/>
    <w:rsid w:val="0009664E"/>
    <w:rsid w:val="000A1F77"/>
    <w:rsid w:val="000A488B"/>
    <w:rsid w:val="000A7039"/>
    <w:rsid w:val="000B173B"/>
    <w:rsid w:val="000B379F"/>
    <w:rsid w:val="000B64D0"/>
    <w:rsid w:val="000C1153"/>
    <w:rsid w:val="000C1D53"/>
    <w:rsid w:val="000C2928"/>
    <w:rsid w:val="000C7CCA"/>
    <w:rsid w:val="000D04EE"/>
    <w:rsid w:val="000D080D"/>
    <w:rsid w:val="000D0865"/>
    <w:rsid w:val="000D12FA"/>
    <w:rsid w:val="000D2821"/>
    <w:rsid w:val="000D2F65"/>
    <w:rsid w:val="000D6963"/>
    <w:rsid w:val="000E104B"/>
    <w:rsid w:val="000E39CF"/>
    <w:rsid w:val="000E585A"/>
    <w:rsid w:val="000F12B6"/>
    <w:rsid w:val="000F1A83"/>
    <w:rsid w:val="000F24D5"/>
    <w:rsid w:val="000F3047"/>
    <w:rsid w:val="000F5392"/>
    <w:rsid w:val="000F79E5"/>
    <w:rsid w:val="00100056"/>
    <w:rsid w:val="00100434"/>
    <w:rsid w:val="00101A51"/>
    <w:rsid w:val="001022D5"/>
    <w:rsid w:val="00105CC8"/>
    <w:rsid w:val="001116B6"/>
    <w:rsid w:val="00113AA3"/>
    <w:rsid w:val="001149C5"/>
    <w:rsid w:val="00114D9C"/>
    <w:rsid w:val="00120168"/>
    <w:rsid w:val="00124124"/>
    <w:rsid w:val="00124955"/>
    <w:rsid w:val="001265CD"/>
    <w:rsid w:val="00130D74"/>
    <w:rsid w:val="00132201"/>
    <w:rsid w:val="0013479D"/>
    <w:rsid w:val="00134B48"/>
    <w:rsid w:val="00134BF2"/>
    <w:rsid w:val="0013575D"/>
    <w:rsid w:val="001361A7"/>
    <w:rsid w:val="00141006"/>
    <w:rsid w:val="00143BC0"/>
    <w:rsid w:val="00145755"/>
    <w:rsid w:val="00151170"/>
    <w:rsid w:val="00155A5B"/>
    <w:rsid w:val="001561AC"/>
    <w:rsid w:val="0016081B"/>
    <w:rsid w:val="001616A6"/>
    <w:rsid w:val="00163311"/>
    <w:rsid w:val="00165139"/>
    <w:rsid w:val="00166804"/>
    <w:rsid w:val="00167721"/>
    <w:rsid w:val="001728E2"/>
    <w:rsid w:val="00173D0D"/>
    <w:rsid w:val="001743C0"/>
    <w:rsid w:val="001758D2"/>
    <w:rsid w:val="0017620B"/>
    <w:rsid w:val="00177165"/>
    <w:rsid w:val="00177B5D"/>
    <w:rsid w:val="00180829"/>
    <w:rsid w:val="00180C5B"/>
    <w:rsid w:val="00181A69"/>
    <w:rsid w:val="00183B4C"/>
    <w:rsid w:val="00183BFA"/>
    <w:rsid w:val="00183D99"/>
    <w:rsid w:val="0018421C"/>
    <w:rsid w:val="0018660F"/>
    <w:rsid w:val="00191AC2"/>
    <w:rsid w:val="0019211F"/>
    <w:rsid w:val="00194EB5"/>
    <w:rsid w:val="0019667E"/>
    <w:rsid w:val="00196974"/>
    <w:rsid w:val="00197609"/>
    <w:rsid w:val="001A24A6"/>
    <w:rsid w:val="001B03F4"/>
    <w:rsid w:val="001B38C1"/>
    <w:rsid w:val="001B5C98"/>
    <w:rsid w:val="001B5EA9"/>
    <w:rsid w:val="001B62EF"/>
    <w:rsid w:val="001B7A05"/>
    <w:rsid w:val="001C6747"/>
    <w:rsid w:val="001C720D"/>
    <w:rsid w:val="001C7409"/>
    <w:rsid w:val="001E161F"/>
    <w:rsid w:val="001E1FC3"/>
    <w:rsid w:val="001E2876"/>
    <w:rsid w:val="001E3732"/>
    <w:rsid w:val="001E5216"/>
    <w:rsid w:val="001F1BF4"/>
    <w:rsid w:val="001F279C"/>
    <w:rsid w:val="001F46E4"/>
    <w:rsid w:val="001F5612"/>
    <w:rsid w:val="001F64D8"/>
    <w:rsid w:val="001F6588"/>
    <w:rsid w:val="001F739E"/>
    <w:rsid w:val="001F7F83"/>
    <w:rsid w:val="00203FDE"/>
    <w:rsid w:val="00205BAC"/>
    <w:rsid w:val="00205C07"/>
    <w:rsid w:val="00206076"/>
    <w:rsid w:val="002077C4"/>
    <w:rsid w:val="00207939"/>
    <w:rsid w:val="00211C69"/>
    <w:rsid w:val="00211D2F"/>
    <w:rsid w:val="00211F00"/>
    <w:rsid w:val="00216101"/>
    <w:rsid w:val="00217C38"/>
    <w:rsid w:val="00220085"/>
    <w:rsid w:val="00223A91"/>
    <w:rsid w:val="00224F6F"/>
    <w:rsid w:val="002278AA"/>
    <w:rsid w:val="0023289D"/>
    <w:rsid w:val="002329FF"/>
    <w:rsid w:val="00232B4C"/>
    <w:rsid w:val="0023653B"/>
    <w:rsid w:val="00237E93"/>
    <w:rsid w:val="0024387F"/>
    <w:rsid w:val="002458BB"/>
    <w:rsid w:val="00246F19"/>
    <w:rsid w:val="00247425"/>
    <w:rsid w:val="002525B4"/>
    <w:rsid w:val="00256B75"/>
    <w:rsid w:val="00257197"/>
    <w:rsid w:val="002615D0"/>
    <w:rsid w:val="002679EE"/>
    <w:rsid w:val="002722DE"/>
    <w:rsid w:val="00275FEF"/>
    <w:rsid w:val="0028648B"/>
    <w:rsid w:val="0029074D"/>
    <w:rsid w:val="00290A70"/>
    <w:rsid w:val="00292240"/>
    <w:rsid w:val="00294B9C"/>
    <w:rsid w:val="00297F63"/>
    <w:rsid w:val="002A02B7"/>
    <w:rsid w:val="002A1276"/>
    <w:rsid w:val="002A1B3F"/>
    <w:rsid w:val="002A5388"/>
    <w:rsid w:val="002A6895"/>
    <w:rsid w:val="002A6CAE"/>
    <w:rsid w:val="002A7857"/>
    <w:rsid w:val="002A7FE0"/>
    <w:rsid w:val="002B00DC"/>
    <w:rsid w:val="002B35DE"/>
    <w:rsid w:val="002B4E3E"/>
    <w:rsid w:val="002B5B51"/>
    <w:rsid w:val="002C01FC"/>
    <w:rsid w:val="002C3254"/>
    <w:rsid w:val="002C6658"/>
    <w:rsid w:val="002C67A3"/>
    <w:rsid w:val="002D0222"/>
    <w:rsid w:val="002D12B3"/>
    <w:rsid w:val="002D1E39"/>
    <w:rsid w:val="002D3770"/>
    <w:rsid w:val="002D6548"/>
    <w:rsid w:val="002D728D"/>
    <w:rsid w:val="002E0344"/>
    <w:rsid w:val="002E3494"/>
    <w:rsid w:val="002E3D82"/>
    <w:rsid w:val="002E453B"/>
    <w:rsid w:val="002F0572"/>
    <w:rsid w:val="002F3F21"/>
    <w:rsid w:val="00301196"/>
    <w:rsid w:val="00304C07"/>
    <w:rsid w:val="003068F9"/>
    <w:rsid w:val="0030709B"/>
    <w:rsid w:val="00307115"/>
    <w:rsid w:val="00307CB9"/>
    <w:rsid w:val="003108A3"/>
    <w:rsid w:val="003135A4"/>
    <w:rsid w:val="0031540A"/>
    <w:rsid w:val="00316375"/>
    <w:rsid w:val="00316F14"/>
    <w:rsid w:val="00321544"/>
    <w:rsid w:val="003222AB"/>
    <w:rsid w:val="00324B58"/>
    <w:rsid w:val="003360E1"/>
    <w:rsid w:val="00337360"/>
    <w:rsid w:val="003409BF"/>
    <w:rsid w:val="00341C43"/>
    <w:rsid w:val="00345721"/>
    <w:rsid w:val="003508D3"/>
    <w:rsid w:val="00352C88"/>
    <w:rsid w:val="00353FEF"/>
    <w:rsid w:val="00354FCA"/>
    <w:rsid w:val="003570FA"/>
    <w:rsid w:val="00357C24"/>
    <w:rsid w:val="00361B22"/>
    <w:rsid w:val="0036270F"/>
    <w:rsid w:val="00363790"/>
    <w:rsid w:val="003669CE"/>
    <w:rsid w:val="00370DD9"/>
    <w:rsid w:val="0037107F"/>
    <w:rsid w:val="0037385F"/>
    <w:rsid w:val="00376758"/>
    <w:rsid w:val="00376991"/>
    <w:rsid w:val="00381E5B"/>
    <w:rsid w:val="00383734"/>
    <w:rsid w:val="0038400B"/>
    <w:rsid w:val="003844A5"/>
    <w:rsid w:val="003859D2"/>
    <w:rsid w:val="0038787C"/>
    <w:rsid w:val="00387F9A"/>
    <w:rsid w:val="00390273"/>
    <w:rsid w:val="00391ED8"/>
    <w:rsid w:val="003951E7"/>
    <w:rsid w:val="003954F2"/>
    <w:rsid w:val="00396366"/>
    <w:rsid w:val="003966E7"/>
    <w:rsid w:val="003A090A"/>
    <w:rsid w:val="003A1934"/>
    <w:rsid w:val="003A22E6"/>
    <w:rsid w:val="003A3A18"/>
    <w:rsid w:val="003A5E91"/>
    <w:rsid w:val="003A6763"/>
    <w:rsid w:val="003B041D"/>
    <w:rsid w:val="003B14D8"/>
    <w:rsid w:val="003B1F75"/>
    <w:rsid w:val="003B241B"/>
    <w:rsid w:val="003B40EE"/>
    <w:rsid w:val="003B5CB0"/>
    <w:rsid w:val="003B7060"/>
    <w:rsid w:val="003C3A4D"/>
    <w:rsid w:val="003C5716"/>
    <w:rsid w:val="003C6666"/>
    <w:rsid w:val="003C6791"/>
    <w:rsid w:val="003C7DBB"/>
    <w:rsid w:val="003D12A3"/>
    <w:rsid w:val="003D19F1"/>
    <w:rsid w:val="003D28B4"/>
    <w:rsid w:val="003D3004"/>
    <w:rsid w:val="003D7171"/>
    <w:rsid w:val="003D7A5C"/>
    <w:rsid w:val="003D7CF1"/>
    <w:rsid w:val="003E2359"/>
    <w:rsid w:val="003E2C27"/>
    <w:rsid w:val="003E4217"/>
    <w:rsid w:val="003E4650"/>
    <w:rsid w:val="003E7A5E"/>
    <w:rsid w:val="003F4700"/>
    <w:rsid w:val="003F496F"/>
    <w:rsid w:val="003F4CD4"/>
    <w:rsid w:val="003F7CFB"/>
    <w:rsid w:val="0040128D"/>
    <w:rsid w:val="00402356"/>
    <w:rsid w:val="004026F7"/>
    <w:rsid w:val="004055C6"/>
    <w:rsid w:val="00406AD4"/>
    <w:rsid w:val="004102B5"/>
    <w:rsid w:val="00415FAF"/>
    <w:rsid w:val="00432080"/>
    <w:rsid w:val="0043297B"/>
    <w:rsid w:val="00435267"/>
    <w:rsid w:val="0043615A"/>
    <w:rsid w:val="00442C5A"/>
    <w:rsid w:val="0044389F"/>
    <w:rsid w:val="00446629"/>
    <w:rsid w:val="00450F4C"/>
    <w:rsid w:val="004523D6"/>
    <w:rsid w:val="00453CE4"/>
    <w:rsid w:val="00455769"/>
    <w:rsid w:val="00457857"/>
    <w:rsid w:val="0046058B"/>
    <w:rsid w:val="00460BC9"/>
    <w:rsid w:val="004618EB"/>
    <w:rsid w:val="00462228"/>
    <w:rsid w:val="0046278E"/>
    <w:rsid w:val="00465DA7"/>
    <w:rsid w:val="00467F50"/>
    <w:rsid w:val="00472DEB"/>
    <w:rsid w:val="00474424"/>
    <w:rsid w:val="00474DC0"/>
    <w:rsid w:val="00475381"/>
    <w:rsid w:val="00475BC0"/>
    <w:rsid w:val="00476E9B"/>
    <w:rsid w:val="0048231B"/>
    <w:rsid w:val="00486193"/>
    <w:rsid w:val="00490565"/>
    <w:rsid w:val="00490923"/>
    <w:rsid w:val="00491534"/>
    <w:rsid w:val="00495D09"/>
    <w:rsid w:val="004A3B2D"/>
    <w:rsid w:val="004A74EF"/>
    <w:rsid w:val="004B0989"/>
    <w:rsid w:val="004B0A41"/>
    <w:rsid w:val="004B1B3E"/>
    <w:rsid w:val="004B1FA2"/>
    <w:rsid w:val="004B347A"/>
    <w:rsid w:val="004B7692"/>
    <w:rsid w:val="004C08B0"/>
    <w:rsid w:val="004C1C74"/>
    <w:rsid w:val="004C272B"/>
    <w:rsid w:val="004C407B"/>
    <w:rsid w:val="004C45F4"/>
    <w:rsid w:val="004C4F7B"/>
    <w:rsid w:val="004C7965"/>
    <w:rsid w:val="004D221C"/>
    <w:rsid w:val="004D2E6B"/>
    <w:rsid w:val="004D752C"/>
    <w:rsid w:val="004E30CC"/>
    <w:rsid w:val="004F0189"/>
    <w:rsid w:val="004F0D8A"/>
    <w:rsid w:val="004F3B94"/>
    <w:rsid w:val="004F59D3"/>
    <w:rsid w:val="004F5E02"/>
    <w:rsid w:val="004F648C"/>
    <w:rsid w:val="004F7C19"/>
    <w:rsid w:val="00500957"/>
    <w:rsid w:val="0050130E"/>
    <w:rsid w:val="00501A5E"/>
    <w:rsid w:val="00504D3F"/>
    <w:rsid w:val="00505361"/>
    <w:rsid w:val="0050623B"/>
    <w:rsid w:val="00506A86"/>
    <w:rsid w:val="00506EBC"/>
    <w:rsid w:val="00511683"/>
    <w:rsid w:val="00514907"/>
    <w:rsid w:val="005158E7"/>
    <w:rsid w:val="00517FEB"/>
    <w:rsid w:val="0052488E"/>
    <w:rsid w:val="005274F5"/>
    <w:rsid w:val="00530840"/>
    <w:rsid w:val="00530C83"/>
    <w:rsid w:val="0053198D"/>
    <w:rsid w:val="005320D9"/>
    <w:rsid w:val="005341DA"/>
    <w:rsid w:val="0053725F"/>
    <w:rsid w:val="00540B7F"/>
    <w:rsid w:val="0054163D"/>
    <w:rsid w:val="00543E59"/>
    <w:rsid w:val="00546109"/>
    <w:rsid w:val="0055055A"/>
    <w:rsid w:val="00555A0E"/>
    <w:rsid w:val="005572BD"/>
    <w:rsid w:val="00557488"/>
    <w:rsid w:val="00560A9D"/>
    <w:rsid w:val="00561DAD"/>
    <w:rsid w:val="00565049"/>
    <w:rsid w:val="005675EE"/>
    <w:rsid w:val="00573BE7"/>
    <w:rsid w:val="00574F71"/>
    <w:rsid w:val="00575380"/>
    <w:rsid w:val="005820C3"/>
    <w:rsid w:val="00582C94"/>
    <w:rsid w:val="0058710B"/>
    <w:rsid w:val="005916A1"/>
    <w:rsid w:val="005931FF"/>
    <w:rsid w:val="005946B2"/>
    <w:rsid w:val="00594730"/>
    <w:rsid w:val="00596F17"/>
    <w:rsid w:val="00597970"/>
    <w:rsid w:val="005A3078"/>
    <w:rsid w:val="005A40C8"/>
    <w:rsid w:val="005A4FC4"/>
    <w:rsid w:val="005A5C28"/>
    <w:rsid w:val="005A74D6"/>
    <w:rsid w:val="005A7ED9"/>
    <w:rsid w:val="005B2F33"/>
    <w:rsid w:val="005B3B1A"/>
    <w:rsid w:val="005B3BDC"/>
    <w:rsid w:val="005B62E5"/>
    <w:rsid w:val="005C2997"/>
    <w:rsid w:val="005C404C"/>
    <w:rsid w:val="005C4282"/>
    <w:rsid w:val="005C50B3"/>
    <w:rsid w:val="005C6815"/>
    <w:rsid w:val="005C7EA9"/>
    <w:rsid w:val="005D206B"/>
    <w:rsid w:val="005D63AB"/>
    <w:rsid w:val="005D79D4"/>
    <w:rsid w:val="005F2957"/>
    <w:rsid w:val="005F32A3"/>
    <w:rsid w:val="005F4A55"/>
    <w:rsid w:val="005F6690"/>
    <w:rsid w:val="00604698"/>
    <w:rsid w:val="00604737"/>
    <w:rsid w:val="00604BA4"/>
    <w:rsid w:val="00605706"/>
    <w:rsid w:val="00605A9F"/>
    <w:rsid w:val="00610B2A"/>
    <w:rsid w:val="0061102A"/>
    <w:rsid w:val="00612992"/>
    <w:rsid w:val="006158F1"/>
    <w:rsid w:val="00615991"/>
    <w:rsid w:val="006225E8"/>
    <w:rsid w:val="006236E4"/>
    <w:rsid w:val="006243D6"/>
    <w:rsid w:val="00627B70"/>
    <w:rsid w:val="0063000E"/>
    <w:rsid w:val="00630928"/>
    <w:rsid w:val="0063093B"/>
    <w:rsid w:val="0063184E"/>
    <w:rsid w:val="00635D1A"/>
    <w:rsid w:val="00636F8C"/>
    <w:rsid w:val="0063779E"/>
    <w:rsid w:val="00641AB4"/>
    <w:rsid w:val="0064279A"/>
    <w:rsid w:val="0064530D"/>
    <w:rsid w:val="00646181"/>
    <w:rsid w:val="00647F14"/>
    <w:rsid w:val="006514E3"/>
    <w:rsid w:val="00651BAE"/>
    <w:rsid w:val="006559F5"/>
    <w:rsid w:val="006602D6"/>
    <w:rsid w:val="006649C0"/>
    <w:rsid w:val="006656AF"/>
    <w:rsid w:val="00665D81"/>
    <w:rsid w:val="00667B19"/>
    <w:rsid w:val="00670554"/>
    <w:rsid w:val="00680196"/>
    <w:rsid w:val="00682941"/>
    <w:rsid w:val="00682F20"/>
    <w:rsid w:val="00684582"/>
    <w:rsid w:val="00685486"/>
    <w:rsid w:val="00685A84"/>
    <w:rsid w:val="0069128A"/>
    <w:rsid w:val="0069262A"/>
    <w:rsid w:val="006A0CDF"/>
    <w:rsid w:val="006A2BCC"/>
    <w:rsid w:val="006A658F"/>
    <w:rsid w:val="006B0AD5"/>
    <w:rsid w:val="006B1897"/>
    <w:rsid w:val="006B6092"/>
    <w:rsid w:val="006C0864"/>
    <w:rsid w:val="006D061A"/>
    <w:rsid w:val="006D22B3"/>
    <w:rsid w:val="006D2D8B"/>
    <w:rsid w:val="006D5897"/>
    <w:rsid w:val="006D73F3"/>
    <w:rsid w:val="006E72A3"/>
    <w:rsid w:val="006F1BDA"/>
    <w:rsid w:val="006F2B6A"/>
    <w:rsid w:val="006F3AFB"/>
    <w:rsid w:val="006F5A02"/>
    <w:rsid w:val="007000EA"/>
    <w:rsid w:val="007007DB"/>
    <w:rsid w:val="00704154"/>
    <w:rsid w:val="0070415D"/>
    <w:rsid w:val="00706BA5"/>
    <w:rsid w:val="00712AAF"/>
    <w:rsid w:val="00716E0A"/>
    <w:rsid w:val="0071712F"/>
    <w:rsid w:val="007227F8"/>
    <w:rsid w:val="00723C2B"/>
    <w:rsid w:val="0073094B"/>
    <w:rsid w:val="00731C09"/>
    <w:rsid w:val="00732867"/>
    <w:rsid w:val="007405BD"/>
    <w:rsid w:val="00741110"/>
    <w:rsid w:val="007425DE"/>
    <w:rsid w:val="00743F70"/>
    <w:rsid w:val="00744E8A"/>
    <w:rsid w:val="007523C3"/>
    <w:rsid w:val="007529E0"/>
    <w:rsid w:val="00757990"/>
    <w:rsid w:val="0076305C"/>
    <w:rsid w:val="007655A1"/>
    <w:rsid w:val="00771D47"/>
    <w:rsid w:val="007732DD"/>
    <w:rsid w:val="00774785"/>
    <w:rsid w:val="00774FCD"/>
    <w:rsid w:val="0077631B"/>
    <w:rsid w:val="007765C7"/>
    <w:rsid w:val="007775D5"/>
    <w:rsid w:val="00777DC0"/>
    <w:rsid w:val="007822EA"/>
    <w:rsid w:val="00786E7E"/>
    <w:rsid w:val="007879B7"/>
    <w:rsid w:val="00787A87"/>
    <w:rsid w:val="007918E8"/>
    <w:rsid w:val="00792FAF"/>
    <w:rsid w:val="00794A5E"/>
    <w:rsid w:val="00795AAD"/>
    <w:rsid w:val="00796C22"/>
    <w:rsid w:val="007A3E4D"/>
    <w:rsid w:val="007A727A"/>
    <w:rsid w:val="007B0C66"/>
    <w:rsid w:val="007B15EE"/>
    <w:rsid w:val="007B31F1"/>
    <w:rsid w:val="007B3EC8"/>
    <w:rsid w:val="007B53AB"/>
    <w:rsid w:val="007B7660"/>
    <w:rsid w:val="007C0098"/>
    <w:rsid w:val="007C0E07"/>
    <w:rsid w:val="007C1CE9"/>
    <w:rsid w:val="007C3289"/>
    <w:rsid w:val="007C5154"/>
    <w:rsid w:val="007C624A"/>
    <w:rsid w:val="007C6922"/>
    <w:rsid w:val="007C6F9F"/>
    <w:rsid w:val="007D3030"/>
    <w:rsid w:val="007D36D3"/>
    <w:rsid w:val="007D64A0"/>
    <w:rsid w:val="007E2676"/>
    <w:rsid w:val="007E58DE"/>
    <w:rsid w:val="007E7BE0"/>
    <w:rsid w:val="007F2D2C"/>
    <w:rsid w:val="007F6040"/>
    <w:rsid w:val="0080114B"/>
    <w:rsid w:val="00807859"/>
    <w:rsid w:val="00811B66"/>
    <w:rsid w:val="00820420"/>
    <w:rsid w:val="0082127E"/>
    <w:rsid w:val="00822CCA"/>
    <w:rsid w:val="00834FDD"/>
    <w:rsid w:val="00837B59"/>
    <w:rsid w:val="00852B50"/>
    <w:rsid w:val="00855614"/>
    <w:rsid w:val="008561A3"/>
    <w:rsid w:val="00856DB0"/>
    <w:rsid w:val="008616BF"/>
    <w:rsid w:val="008645EB"/>
    <w:rsid w:val="00865733"/>
    <w:rsid w:val="0086676D"/>
    <w:rsid w:val="00870801"/>
    <w:rsid w:val="00870AE0"/>
    <w:rsid w:val="008713C9"/>
    <w:rsid w:val="00872796"/>
    <w:rsid w:val="00872AD2"/>
    <w:rsid w:val="00874AA8"/>
    <w:rsid w:val="00880F5C"/>
    <w:rsid w:val="008826B3"/>
    <w:rsid w:val="00886D9B"/>
    <w:rsid w:val="00886EC2"/>
    <w:rsid w:val="00887F09"/>
    <w:rsid w:val="00890E0F"/>
    <w:rsid w:val="00897247"/>
    <w:rsid w:val="008A2472"/>
    <w:rsid w:val="008A66FB"/>
    <w:rsid w:val="008A6EEC"/>
    <w:rsid w:val="008C2959"/>
    <w:rsid w:val="008C2B42"/>
    <w:rsid w:val="008C4C60"/>
    <w:rsid w:val="008C55BA"/>
    <w:rsid w:val="008C6160"/>
    <w:rsid w:val="008D0255"/>
    <w:rsid w:val="008D0350"/>
    <w:rsid w:val="008D1226"/>
    <w:rsid w:val="008D3AC9"/>
    <w:rsid w:val="008D4012"/>
    <w:rsid w:val="008E04AD"/>
    <w:rsid w:val="008E255C"/>
    <w:rsid w:val="008E3FAC"/>
    <w:rsid w:val="008E46DF"/>
    <w:rsid w:val="008E4B45"/>
    <w:rsid w:val="008F0107"/>
    <w:rsid w:val="008F3A22"/>
    <w:rsid w:val="008F59A3"/>
    <w:rsid w:val="008F5C65"/>
    <w:rsid w:val="008F5CE4"/>
    <w:rsid w:val="008F62AD"/>
    <w:rsid w:val="008F684C"/>
    <w:rsid w:val="008F6EB5"/>
    <w:rsid w:val="00902093"/>
    <w:rsid w:val="0090345C"/>
    <w:rsid w:val="009045B4"/>
    <w:rsid w:val="0090597D"/>
    <w:rsid w:val="009064C6"/>
    <w:rsid w:val="009064D1"/>
    <w:rsid w:val="00907CFB"/>
    <w:rsid w:val="009116EE"/>
    <w:rsid w:val="00914DF3"/>
    <w:rsid w:val="00916A5A"/>
    <w:rsid w:val="00917500"/>
    <w:rsid w:val="009245FB"/>
    <w:rsid w:val="00924B93"/>
    <w:rsid w:val="00926FA3"/>
    <w:rsid w:val="00930F1F"/>
    <w:rsid w:val="00931578"/>
    <w:rsid w:val="0093212F"/>
    <w:rsid w:val="00933072"/>
    <w:rsid w:val="0093355E"/>
    <w:rsid w:val="00941369"/>
    <w:rsid w:val="00941D12"/>
    <w:rsid w:val="009521C8"/>
    <w:rsid w:val="00952557"/>
    <w:rsid w:val="00953043"/>
    <w:rsid w:val="00953753"/>
    <w:rsid w:val="0095406D"/>
    <w:rsid w:val="0095407F"/>
    <w:rsid w:val="0096152A"/>
    <w:rsid w:val="00961AF4"/>
    <w:rsid w:val="00963625"/>
    <w:rsid w:val="00973332"/>
    <w:rsid w:val="00974735"/>
    <w:rsid w:val="00977B9C"/>
    <w:rsid w:val="00981D3B"/>
    <w:rsid w:val="00982BA8"/>
    <w:rsid w:val="00985373"/>
    <w:rsid w:val="0098644C"/>
    <w:rsid w:val="00990B09"/>
    <w:rsid w:val="009939AE"/>
    <w:rsid w:val="00994C88"/>
    <w:rsid w:val="00994FD0"/>
    <w:rsid w:val="0099616A"/>
    <w:rsid w:val="009A0D26"/>
    <w:rsid w:val="009A2681"/>
    <w:rsid w:val="009A4CFA"/>
    <w:rsid w:val="009A6E82"/>
    <w:rsid w:val="009B618D"/>
    <w:rsid w:val="009B6FC3"/>
    <w:rsid w:val="009C1BE2"/>
    <w:rsid w:val="009C434C"/>
    <w:rsid w:val="009C72CC"/>
    <w:rsid w:val="009D0E01"/>
    <w:rsid w:val="009D12DC"/>
    <w:rsid w:val="009D2589"/>
    <w:rsid w:val="009E00A4"/>
    <w:rsid w:val="009E0119"/>
    <w:rsid w:val="009E0E7D"/>
    <w:rsid w:val="009E5790"/>
    <w:rsid w:val="009E7044"/>
    <w:rsid w:val="009E79A1"/>
    <w:rsid w:val="009F4C07"/>
    <w:rsid w:val="009F5F1C"/>
    <w:rsid w:val="009F63A8"/>
    <w:rsid w:val="00A00095"/>
    <w:rsid w:val="00A02386"/>
    <w:rsid w:val="00A07605"/>
    <w:rsid w:val="00A124AD"/>
    <w:rsid w:val="00A15D9C"/>
    <w:rsid w:val="00A21024"/>
    <w:rsid w:val="00A212E4"/>
    <w:rsid w:val="00A268BD"/>
    <w:rsid w:val="00A27626"/>
    <w:rsid w:val="00A3045C"/>
    <w:rsid w:val="00A30F19"/>
    <w:rsid w:val="00A314CF"/>
    <w:rsid w:val="00A322CC"/>
    <w:rsid w:val="00A334F9"/>
    <w:rsid w:val="00A3453C"/>
    <w:rsid w:val="00A40EAA"/>
    <w:rsid w:val="00A41674"/>
    <w:rsid w:val="00A42C8B"/>
    <w:rsid w:val="00A441CA"/>
    <w:rsid w:val="00A51290"/>
    <w:rsid w:val="00A53F41"/>
    <w:rsid w:val="00A57D0A"/>
    <w:rsid w:val="00A616B8"/>
    <w:rsid w:val="00A63A5C"/>
    <w:rsid w:val="00A658B3"/>
    <w:rsid w:val="00A74D3B"/>
    <w:rsid w:val="00A77495"/>
    <w:rsid w:val="00A80CB2"/>
    <w:rsid w:val="00A82313"/>
    <w:rsid w:val="00A8551D"/>
    <w:rsid w:val="00A87E73"/>
    <w:rsid w:val="00A902E2"/>
    <w:rsid w:val="00A90875"/>
    <w:rsid w:val="00A93371"/>
    <w:rsid w:val="00A93D00"/>
    <w:rsid w:val="00A9493A"/>
    <w:rsid w:val="00A95737"/>
    <w:rsid w:val="00AA31D8"/>
    <w:rsid w:val="00AA5503"/>
    <w:rsid w:val="00AA7731"/>
    <w:rsid w:val="00AB24BC"/>
    <w:rsid w:val="00AB37D4"/>
    <w:rsid w:val="00AB6153"/>
    <w:rsid w:val="00AC0D52"/>
    <w:rsid w:val="00AD03FC"/>
    <w:rsid w:val="00AD0843"/>
    <w:rsid w:val="00AD0BC0"/>
    <w:rsid w:val="00AD1586"/>
    <w:rsid w:val="00AD1C40"/>
    <w:rsid w:val="00AD3D72"/>
    <w:rsid w:val="00AE482A"/>
    <w:rsid w:val="00AE7E34"/>
    <w:rsid w:val="00AF32B9"/>
    <w:rsid w:val="00AF38E1"/>
    <w:rsid w:val="00AF3F87"/>
    <w:rsid w:val="00AF495E"/>
    <w:rsid w:val="00AF629B"/>
    <w:rsid w:val="00AF639E"/>
    <w:rsid w:val="00AF7285"/>
    <w:rsid w:val="00B00A70"/>
    <w:rsid w:val="00B03520"/>
    <w:rsid w:val="00B04A2B"/>
    <w:rsid w:val="00B04D93"/>
    <w:rsid w:val="00B04FB1"/>
    <w:rsid w:val="00B1083E"/>
    <w:rsid w:val="00B13156"/>
    <w:rsid w:val="00B1477C"/>
    <w:rsid w:val="00B15F5D"/>
    <w:rsid w:val="00B17A60"/>
    <w:rsid w:val="00B20C55"/>
    <w:rsid w:val="00B20CF7"/>
    <w:rsid w:val="00B2260A"/>
    <w:rsid w:val="00B30C36"/>
    <w:rsid w:val="00B317EF"/>
    <w:rsid w:val="00B35828"/>
    <w:rsid w:val="00B35A9B"/>
    <w:rsid w:val="00B361EF"/>
    <w:rsid w:val="00B37D47"/>
    <w:rsid w:val="00B42A46"/>
    <w:rsid w:val="00B42C55"/>
    <w:rsid w:val="00B43722"/>
    <w:rsid w:val="00B47D10"/>
    <w:rsid w:val="00B50425"/>
    <w:rsid w:val="00B53170"/>
    <w:rsid w:val="00B54190"/>
    <w:rsid w:val="00B549C4"/>
    <w:rsid w:val="00B61548"/>
    <w:rsid w:val="00B65DF5"/>
    <w:rsid w:val="00B65EFD"/>
    <w:rsid w:val="00B676F1"/>
    <w:rsid w:val="00B71E95"/>
    <w:rsid w:val="00B74DD6"/>
    <w:rsid w:val="00B804FD"/>
    <w:rsid w:val="00B8229B"/>
    <w:rsid w:val="00B83F15"/>
    <w:rsid w:val="00B90DE3"/>
    <w:rsid w:val="00B944F7"/>
    <w:rsid w:val="00B94AE2"/>
    <w:rsid w:val="00BA095E"/>
    <w:rsid w:val="00BA4D84"/>
    <w:rsid w:val="00BA50D5"/>
    <w:rsid w:val="00BA6EB9"/>
    <w:rsid w:val="00BB3EF6"/>
    <w:rsid w:val="00BB478B"/>
    <w:rsid w:val="00BB62D1"/>
    <w:rsid w:val="00BB7FA8"/>
    <w:rsid w:val="00BC018E"/>
    <w:rsid w:val="00BC1456"/>
    <w:rsid w:val="00BC3C7B"/>
    <w:rsid w:val="00BD2018"/>
    <w:rsid w:val="00BD450D"/>
    <w:rsid w:val="00BD6750"/>
    <w:rsid w:val="00BD6DF4"/>
    <w:rsid w:val="00BD7860"/>
    <w:rsid w:val="00BE217B"/>
    <w:rsid w:val="00BE369E"/>
    <w:rsid w:val="00BE7200"/>
    <w:rsid w:val="00BF1CD2"/>
    <w:rsid w:val="00BF65E5"/>
    <w:rsid w:val="00BF6864"/>
    <w:rsid w:val="00BF7BEE"/>
    <w:rsid w:val="00BF7D45"/>
    <w:rsid w:val="00C02193"/>
    <w:rsid w:val="00C03BCC"/>
    <w:rsid w:val="00C043A6"/>
    <w:rsid w:val="00C0613E"/>
    <w:rsid w:val="00C06ED4"/>
    <w:rsid w:val="00C106FF"/>
    <w:rsid w:val="00C11C58"/>
    <w:rsid w:val="00C150FE"/>
    <w:rsid w:val="00C20E39"/>
    <w:rsid w:val="00C217E0"/>
    <w:rsid w:val="00C2227F"/>
    <w:rsid w:val="00C223A7"/>
    <w:rsid w:val="00C22FE3"/>
    <w:rsid w:val="00C23376"/>
    <w:rsid w:val="00C25469"/>
    <w:rsid w:val="00C2612D"/>
    <w:rsid w:val="00C32BD8"/>
    <w:rsid w:val="00C33060"/>
    <w:rsid w:val="00C3319B"/>
    <w:rsid w:val="00C332A4"/>
    <w:rsid w:val="00C3338C"/>
    <w:rsid w:val="00C33D9C"/>
    <w:rsid w:val="00C3408F"/>
    <w:rsid w:val="00C34C79"/>
    <w:rsid w:val="00C41664"/>
    <w:rsid w:val="00C42F64"/>
    <w:rsid w:val="00C437EC"/>
    <w:rsid w:val="00C46EB4"/>
    <w:rsid w:val="00C5007B"/>
    <w:rsid w:val="00C50222"/>
    <w:rsid w:val="00C51ECA"/>
    <w:rsid w:val="00C52CD2"/>
    <w:rsid w:val="00C61349"/>
    <w:rsid w:val="00C62D95"/>
    <w:rsid w:val="00C631DB"/>
    <w:rsid w:val="00C6335A"/>
    <w:rsid w:val="00C643AE"/>
    <w:rsid w:val="00C71937"/>
    <w:rsid w:val="00C72BC3"/>
    <w:rsid w:val="00C737BE"/>
    <w:rsid w:val="00C74148"/>
    <w:rsid w:val="00C75F51"/>
    <w:rsid w:val="00C77039"/>
    <w:rsid w:val="00C8071C"/>
    <w:rsid w:val="00C82FB6"/>
    <w:rsid w:val="00C84D1D"/>
    <w:rsid w:val="00C84E00"/>
    <w:rsid w:val="00C869BA"/>
    <w:rsid w:val="00C911CB"/>
    <w:rsid w:val="00C915E8"/>
    <w:rsid w:val="00C916A0"/>
    <w:rsid w:val="00C92CF7"/>
    <w:rsid w:val="00C949B0"/>
    <w:rsid w:val="00C965CE"/>
    <w:rsid w:val="00C97148"/>
    <w:rsid w:val="00CA0FA3"/>
    <w:rsid w:val="00CA11DA"/>
    <w:rsid w:val="00CA26BA"/>
    <w:rsid w:val="00CA4351"/>
    <w:rsid w:val="00CB2175"/>
    <w:rsid w:val="00CB4EF1"/>
    <w:rsid w:val="00CB56CC"/>
    <w:rsid w:val="00CB7FD8"/>
    <w:rsid w:val="00CC2FFA"/>
    <w:rsid w:val="00CC405F"/>
    <w:rsid w:val="00CC6770"/>
    <w:rsid w:val="00CC6B9C"/>
    <w:rsid w:val="00CC7357"/>
    <w:rsid w:val="00CD17D0"/>
    <w:rsid w:val="00CD3015"/>
    <w:rsid w:val="00CD5332"/>
    <w:rsid w:val="00CD546C"/>
    <w:rsid w:val="00CD7041"/>
    <w:rsid w:val="00CD741D"/>
    <w:rsid w:val="00CE0C99"/>
    <w:rsid w:val="00CE1367"/>
    <w:rsid w:val="00CE4695"/>
    <w:rsid w:val="00CE59B0"/>
    <w:rsid w:val="00CE7FCD"/>
    <w:rsid w:val="00CF5CDE"/>
    <w:rsid w:val="00D00C00"/>
    <w:rsid w:val="00D02974"/>
    <w:rsid w:val="00D02C7A"/>
    <w:rsid w:val="00D051B7"/>
    <w:rsid w:val="00D13916"/>
    <w:rsid w:val="00D163E8"/>
    <w:rsid w:val="00D17206"/>
    <w:rsid w:val="00D209BC"/>
    <w:rsid w:val="00D229EB"/>
    <w:rsid w:val="00D234ED"/>
    <w:rsid w:val="00D25A32"/>
    <w:rsid w:val="00D31E4A"/>
    <w:rsid w:val="00D3269B"/>
    <w:rsid w:val="00D327C4"/>
    <w:rsid w:val="00D35B7E"/>
    <w:rsid w:val="00D400EB"/>
    <w:rsid w:val="00D43605"/>
    <w:rsid w:val="00D4684F"/>
    <w:rsid w:val="00D50BFA"/>
    <w:rsid w:val="00D51238"/>
    <w:rsid w:val="00D5167E"/>
    <w:rsid w:val="00D55548"/>
    <w:rsid w:val="00D55D99"/>
    <w:rsid w:val="00D55FB4"/>
    <w:rsid w:val="00D65260"/>
    <w:rsid w:val="00D65606"/>
    <w:rsid w:val="00D73C9A"/>
    <w:rsid w:val="00D76C3A"/>
    <w:rsid w:val="00D77FFB"/>
    <w:rsid w:val="00D8298D"/>
    <w:rsid w:val="00D8363D"/>
    <w:rsid w:val="00D86892"/>
    <w:rsid w:val="00D876A0"/>
    <w:rsid w:val="00D910FD"/>
    <w:rsid w:val="00D91592"/>
    <w:rsid w:val="00D9209F"/>
    <w:rsid w:val="00D92E1D"/>
    <w:rsid w:val="00D933BD"/>
    <w:rsid w:val="00D94F68"/>
    <w:rsid w:val="00D97FA1"/>
    <w:rsid w:val="00DA73DA"/>
    <w:rsid w:val="00DB369D"/>
    <w:rsid w:val="00DB65A5"/>
    <w:rsid w:val="00DC229E"/>
    <w:rsid w:val="00DC2786"/>
    <w:rsid w:val="00DC41E7"/>
    <w:rsid w:val="00DC4566"/>
    <w:rsid w:val="00DC5ADB"/>
    <w:rsid w:val="00DC6F33"/>
    <w:rsid w:val="00DD04D0"/>
    <w:rsid w:val="00DD1283"/>
    <w:rsid w:val="00DD15C9"/>
    <w:rsid w:val="00DD36FF"/>
    <w:rsid w:val="00DD6FEA"/>
    <w:rsid w:val="00DD716F"/>
    <w:rsid w:val="00DD71A1"/>
    <w:rsid w:val="00DE3012"/>
    <w:rsid w:val="00DE31B1"/>
    <w:rsid w:val="00DE4DB0"/>
    <w:rsid w:val="00DE7F32"/>
    <w:rsid w:val="00DF0842"/>
    <w:rsid w:val="00DF1BED"/>
    <w:rsid w:val="00E00538"/>
    <w:rsid w:val="00E0324E"/>
    <w:rsid w:val="00E052D4"/>
    <w:rsid w:val="00E114F1"/>
    <w:rsid w:val="00E137B8"/>
    <w:rsid w:val="00E147C2"/>
    <w:rsid w:val="00E148D9"/>
    <w:rsid w:val="00E207F0"/>
    <w:rsid w:val="00E20C51"/>
    <w:rsid w:val="00E21D4D"/>
    <w:rsid w:val="00E21DD3"/>
    <w:rsid w:val="00E23C42"/>
    <w:rsid w:val="00E25D44"/>
    <w:rsid w:val="00E275E3"/>
    <w:rsid w:val="00E27A0A"/>
    <w:rsid w:val="00E319D2"/>
    <w:rsid w:val="00E33760"/>
    <w:rsid w:val="00E36875"/>
    <w:rsid w:val="00E4363F"/>
    <w:rsid w:val="00E46375"/>
    <w:rsid w:val="00E47D83"/>
    <w:rsid w:val="00E510E3"/>
    <w:rsid w:val="00E60557"/>
    <w:rsid w:val="00E60728"/>
    <w:rsid w:val="00E63BAE"/>
    <w:rsid w:val="00E645FE"/>
    <w:rsid w:val="00E6503C"/>
    <w:rsid w:val="00E7277E"/>
    <w:rsid w:val="00E81ECF"/>
    <w:rsid w:val="00E833B0"/>
    <w:rsid w:val="00E857FC"/>
    <w:rsid w:val="00E85DF4"/>
    <w:rsid w:val="00E9273C"/>
    <w:rsid w:val="00E931EF"/>
    <w:rsid w:val="00E952C1"/>
    <w:rsid w:val="00E9796B"/>
    <w:rsid w:val="00EA0FE5"/>
    <w:rsid w:val="00EA11A4"/>
    <w:rsid w:val="00EA1366"/>
    <w:rsid w:val="00EA2B85"/>
    <w:rsid w:val="00EA3EC9"/>
    <w:rsid w:val="00EB1BB3"/>
    <w:rsid w:val="00EB5B78"/>
    <w:rsid w:val="00ED066F"/>
    <w:rsid w:val="00ED0AAD"/>
    <w:rsid w:val="00ED1AE3"/>
    <w:rsid w:val="00ED2230"/>
    <w:rsid w:val="00ED5056"/>
    <w:rsid w:val="00ED507A"/>
    <w:rsid w:val="00EE06AC"/>
    <w:rsid w:val="00EE1D53"/>
    <w:rsid w:val="00EE353B"/>
    <w:rsid w:val="00EE4053"/>
    <w:rsid w:val="00EE64B5"/>
    <w:rsid w:val="00EE69B9"/>
    <w:rsid w:val="00EE6E77"/>
    <w:rsid w:val="00EE7468"/>
    <w:rsid w:val="00EE777B"/>
    <w:rsid w:val="00EE7B77"/>
    <w:rsid w:val="00EF23E3"/>
    <w:rsid w:val="00EF2F6A"/>
    <w:rsid w:val="00EF33A4"/>
    <w:rsid w:val="00EF4083"/>
    <w:rsid w:val="00EF7D0C"/>
    <w:rsid w:val="00F01CA4"/>
    <w:rsid w:val="00F02D0D"/>
    <w:rsid w:val="00F03FFB"/>
    <w:rsid w:val="00F04983"/>
    <w:rsid w:val="00F064A6"/>
    <w:rsid w:val="00F10D58"/>
    <w:rsid w:val="00F11314"/>
    <w:rsid w:val="00F12B24"/>
    <w:rsid w:val="00F12D2D"/>
    <w:rsid w:val="00F13B24"/>
    <w:rsid w:val="00F150C5"/>
    <w:rsid w:val="00F16765"/>
    <w:rsid w:val="00F16E63"/>
    <w:rsid w:val="00F17A3F"/>
    <w:rsid w:val="00F17F88"/>
    <w:rsid w:val="00F25F7D"/>
    <w:rsid w:val="00F26124"/>
    <w:rsid w:val="00F3010D"/>
    <w:rsid w:val="00F3074F"/>
    <w:rsid w:val="00F32FE7"/>
    <w:rsid w:val="00F33AF0"/>
    <w:rsid w:val="00F40B46"/>
    <w:rsid w:val="00F40E3D"/>
    <w:rsid w:val="00F4542A"/>
    <w:rsid w:val="00F467A9"/>
    <w:rsid w:val="00F46FA8"/>
    <w:rsid w:val="00F46FBF"/>
    <w:rsid w:val="00F54D06"/>
    <w:rsid w:val="00F6030D"/>
    <w:rsid w:val="00F61C43"/>
    <w:rsid w:val="00F6525F"/>
    <w:rsid w:val="00F66022"/>
    <w:rsid w:val="00F66A8A"/>
    <w:rsid w:val="00F66EE5"/>
    <w:rsid w:val="00F70305"/>
    <w:rsid w:val="00F72CE0"/>
    <w:rsid w:val="00F7335C"/>
    <w:rsid w:val="00F82BFF"/>
    <w:rsid w:val="00F840EA"/>
    <w:rsid w:val="00F9099F"/>
    <w:rsid w:val="00F92C23"/>
    <w:rsid w:val="00F939F0"/>
    <w:rsid w:val="00F94A8B"/>
    <w:rsid w:val="00F96CE0"/>
    <w:rsid w:val="00FA3A26"/>
    <w:rsid w:val="00FB1EDF"/>
    <w:rsid w:val="00FB24B9"/>
    <w:rsid w:val="00FB3E4E"/>
    <w:rsid w:val="00FB4E24"/>
    <w:rsid w:val="00FC7C55"/>
    <w:rsid w:val="00FC7CF4"/>
    <w:rsid w:val="00FD04D6"/>
    <w:rsid w:val="00FD07D6"/>
    <w:rsid w:val="00FD199D"/>
    <w:rsid w:val="00FD41AA"/>
    <w:rsid w:val="00FD46FA"/>
    <w:rsid w:val="00FD5F70"/>
    <w:rsid w:val="00FE02E3"/>
    <w:rsid w:val="00FE1DFF"/>
    <w:rsid w:val="00FE71F9"/>
    <w:rsid w:val="00FE7E99"/>
    <w:rsid w:val="00FF12E9"/>
    <w:rsid w:val="00FF34E0"/>
    <w:rsid w:val="00FF4AD9"/>
    <w:rsid w:val="00FF4FF7"/>
    <w:rsid w:val="00FF67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57EE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annotation text" w:uiPriority="0"/>
    <w:lsdException w:name="header" w:uiPriority="0"/>
    <w:lsdException w:name="caption" w:uiPriority="0" w:qFormat="1"/>
    <w:lsdException w:name="footnote reference" w:uiPriority="0"/>
    <w:lsdException w:name="annotation reference" w:uiPriority="0"/>
    <w:lsdException w:name="Title" w:semiHidden="0" w:uiPriority="0" w:unhideWhenUsed="0" w:qFormat="1"/>
    <w:lsdException w:name="Default Paragraph Font" w:uiPriority="1"/>
    <w:lsdException w:name="Body Text" w:uiPriority="0" w:qFormat="1"/>
    <w:lsdException w:name="Subtitle" w:semiHidden="0" w:uiPriority="0"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Normal">
    <w:name w:val="Normal"/>
    <w:qFormat/>
    <w:rsid w:val="003A6763"/>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2679EE"/>
    <w:pPr>
      <w:keepNext/>
      <w:keepLines/>
      <w:numPr>
        <w:numId w:val="28"/>
      </w:numPr>
      <w:spacing w:before="240" w:after="120"/>
      <w:jc w:val="center"/>
      <w:outlineLvl w:val="0"/>
    </w:pPr>
    <w:rPr>
      <w:rFonts w:eastAsiaTheme="majorEastAsia" w:cstheme="majorBidi"/>
      <w:b/>
      <w:smallCaps/>
      <w:sz w:val="26"/>
      <w:szCs w:val="32"/>
    </w:rPr>
  </w:style>
  <w:style w:type="paragraph" w:styleId="Heading2">
    <w:name w:val="heading 2"/>
    <w:basedOn w:val="Normal"/>
    <w:next w:val="Normal"/>
    <w:link w:val="Heading2Char"/>
    <w:uiPriority w:val="9"/>
    <w:unhideWhenUsed/>
    <w:qFormat/>
    <w:rsid w:val="00561DAD"/>
    <w:pPr>
      <w:keepNext/>
      <w:keepLines/>
      <w:numPr>
        <w:ilvl w:val="1"/>
        <w:numId w:val="28"/>
      </w:numPr>
      <w:spacing w:before="120" w:after="60"/>
      <w:outlineLvl w:val="1"/>
    </w:pPr>
    <w:rPr>
      <w:rFonts w:eastAsiaTheme="majorEastAsia" w:cstheme="majorBidi"/>
      <w:b/>
      <w:smallCaps/>
      <w:szCs w:val="26"/>
    </w:rPr>
  </w:style>
  <w:style w:type="paragraph" w:styleId="Heading3">
    <w:name w:val="heading 3"/>
    <w:basedOn w:val="Normal"/>
    <w:next w:val="Normal"/>
    <w:link w:val="Heading3Char"/>
    <w:uiPriority w:val="9"/>
    <w:unhideWhenUsed/>
    <w:qFormat/>
    <w:rsid w:val="00A53F41"/>
    <w:pPr>
      <w:keepNext/>
      <w:keepLines/>
      <w:numPr>
        <w:ilvl w:val="2"/>
        <w:numId w:val="28"/>
      </w:numPr>
      <w:spacing w:before="120" w:after="60"/>
      <w:outlineLvl w:val="2"/>
    </w:pPr>
    <w:rPr>
      <w:rFonts w:ascii="Times New Roman Bold" w:eastAsiaTheme="majorEastAsia" w:hAnsi="Times New Roman Bold" w:cstheme="majorBidi"/>
      <w:b/>
    </w:rPr>
  </w:style>
  <w:style w:type="paragraph" w:styleId="Heading4">
    <w:name w:val="heading 4"/>
    <w:basedOn w:val="Heading3"/>
    <w:next w:val="Normal"/>
    <w:link w:val="Heading4Char"/>
    <w:uiPriority w:val="9"/>
    <w:unhideWhenUsed/>
    <w:qFormat/>
    <w:rsid w:val="00A82313"/>
    <w:pPr>
      <w:numPr>
        <w:ilvl w:val="3"/>
      </w:numPr>
      <w:outlineLvl w:val="3"/>
    </w:pPr>
  </w:style>
  <w:style w:type="paragraph" w:styleId="Heading5">
    <w:name w:val="heading 5"/>
    <w:basedOn w:val="Normal"/>
    <w:next w:val="Normal"/>
    <w:link w:val="Heading5Char"/>
    <w:uiPriority w:val="9"/>
    <w:unhideWhenUsed/>
    <w:qFormat/>
    <w:rsid w:val="00C6335A"/>
    <w:pPr>
      <w:keepNext/>
      <w:keepLines/>
      <w:spacing w:before="40"/>
      <w:ind w:left="1008" w:hanging="1008"/>
      <w:outlineLvl w:val="4"/>
    </w:pPr>
    <w:rPr>
      <w:rFonts w:asciiTheme="majorHAnsi" w:eastAsiaTheme="majorEastAsia" w:hAnsiTheme="majorHAnsi" w:cstheme="majorBidi"/>
      <w:color w:val="2E74B5" w:themeColor="accent1" w:themeShade="BF"/>
      <w:sz w:val="22"/>
      <w:szCs w:val="22"/>
    </w:rPr>
  </w:style>
  <w:style w:type="paragraph" w:styleId="Heading6">
    <w:name w:val="heading 6"/>
    <w:basedOn w:val="Normal"/>
    <w:next w:val="Normal"/>
    <w:link w:val="Heading6Char"/>
    <w:uiPriority w:val="9"/>
    <w:unhideWhenUsed/>
    <w:qFormat/>
    <w:rsid w:val="00C6335A"/>
    <w:pPr>
      <w:keepNext/>
      <w:keepLines/>
      <w:spacing w:before="40"/>
      <w:ind w:left="1152" w:hanging="1152"/>
      <w:outlineLvl w:val="5"/>
    </w:pPr>
    <w:rPr>
      <w:rFonts w:asciiTheme="majorHAnsi" w:eastAsiaTheme="majorEastAsia" w:hAnsiTheme="majorHAnsi" w:cstheme="majorBidi"/>
      <w:color w:val="1F4D78" w:themeColor="accent1" w:themeShade="7F"/>
      <w:sz w:val="22"/>
      <w:szCs w:val="22"/>
    </w:rPr>
  </w:style>
  <w:style w:type="paragraph" w:styleId="Heading7">
    <w:name w:val="heading 7"/>
    <w:basedOn w:val="Normal"/>
    <w:next w:val="Normal"/>
    <w:link w:val="Heading7Char"/>
    <w:uiPriority w:val="9"/>
    <w:semiHidden/>
    <w:unhideWhenUsed/>
    <w:qFormat/>
    <w:rsid w:val="00C6335A"/>
    <w:pPr>
      <w:keepNext/>
      <w:keepLines/>
      <w:spacing w:before="40"/>
      <w:ind w:left="1296" w:hanging="1296"/>
      <w:outlineLvl w:val="6"/>
    </w:pPr>
    <w:rPr>
      <w:rFonts w:asciiTheme="majorHAnsi" w:eastAsiaTheme="majorEastAsia" w:hAnsiTheme="majorHAnsi" w:cstheme="majorBidi"/>
      <w:i/>
      <w:iCs/>
      <w:color w:val="1F4D78" w:themeColor="accent1" w:themeShade="7F"/>
      <w:sz w:val="22"/>
      <w:szCs w:val="22"/>
    </w:rPr>
  </w:style>
  <w:style w:type="paragraph" w:styleId="Heading8">
    <w:name w:val="heading 8"/>
    <w:basedOn w:val="Normal"/>
    <w:next w:val="Normal"/>
    <w:link w:val="Heading8Char"/>
    <w:uiPriority w:val="9"/>
    <w:semiHidden/>
    <w:unhideWhenUsed/>
    <w:qFormat/>
    <w:rsid w:val="00C6335A"/>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335A"/>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9EE"/>
    <w:rPr>
      <w:rFonts w:ascii="Times New Roman" w:eastAsiaTheme="majorEastAsia" w:hAnsi="Times New Roman" w:cstheme="majorBidi"/>
      <w:b/>
      <w:smallCaps/>
      <w:sz w:val="26"/>
      <w:szCs w:val="32"/>
    </w:rPr>
  </w:style>
  <w:style w:type="character" w:customStyle="1" w:styleId="Heading2Char">
    <w:name w:val="Heading 2 Char"/>
    <w:basedOn w:val="DefaultParagraphFont"/>
    <w:link w:val="Heading2"/>
    <w:uiPriority w:val="9"/>
    <w:rsid w:val="00561DAD"/>
    <w:rPr>
      <w:rFonts w:ascii="Times New Roman" w:eastAsiaTheme="majorEastAsia" w:hAnsi="Times New Roman" w:cstheme="majorBidi"/>
      <w:b/>
      <w:smallCaps/>
      <w:sz w:val="24"/>
      <w:szCs w:val="26"/>
    </w:rPr>
  </w:style>
  <w:style w:type="character" w:customStyle="1" w:styleId="Heading4Char">
    <w:name w:val="Heading 4 Char"/>
    <w:basedOn w:val="DefaultParagraphFont"/>
    <w:link w:val="Heading4"/>
    <w:uiPriority w:val="9"/>
    <w:rsid w:val="00A82313"/>
    <w:rPr>
      <w:rFonts w:ascii="Times New Roman Bold" w:eastAsiaTheme="majorEastAsia" w:hAnsi="Times New Roman Bold" w:cstheme="majorBidi"/>
      <w:b/>
      <w:sz w:val="24"/>
      <w:szCs w:val="24"/>
    </w:rPr>
  </w:style>
  <w:style w:type="character" w:customStyle="1" w:styleId="Heading3Char">
    <w:name w:val="Heading 3 Char"/>
    <w:basedOn w:val="DefaultParagraphFont"/>
    <w:link w:val="Heading3"/>
    <w:uiPriority w:val="9"/>
    <w:rsid w:val="00A53F41"/>
    <w:rPr>
      <w:rFonts w:ascii="Times New Roman Bold" w:eastAsiaTheme="majorEastAsia" w:hAnsi="Times New Roman Bold" w:cstheme="majorBidi"/>
      <w:b/>
      <w:sz w:val="24"/>
      <w:szCs w:val="24"/>
    </w:rPr>
  </w:style>
  <w:style w:type="paragraph" w:styleId="TOCHeading">
    <w:name w:val="TOC Heading"/>
    <w:basedOn w:val="Heading1"/>
    <w:next w:val="Normal"/>
    <w:uiPriority w:val="39"/>
    <w:unhideWhenUsed/>
    <w:qFormat/>
    <w:rsid w:val="00E36875"/>
    <w:pPr>
      <w:numPr>
        <w:numId w:val="0"/>
      </w:numPr>
      <w:outlineLvl w:val="9"/>
    </w:pPr>
    <w:rPr>
      <w:smallCaps w:val="0"/>
    </w:rPr>
  </w:style>
  <w:style w:type="paragraph" w:styleId="TOC1">
    <w:name w:val="toc 1"/>
    <w:basedOn w:val="Normal"/>
    <w:next w:val="Normal"/>
    <w:autoRedefine/>
    <w:uiPriority w:val="39"/>
    <w:unhideWhenUsed/>
    <w:rsid w:val="00E36875"/>
    <w:pPr>
      <w:spacing w:after="100"/>
    </w:pPr>
  </w:style>
  <w:style w:type="paragraph" w:styleId="TOC2">
    <w:name w:val="toc 2"/>
    <w:basedOn w:val="Normal"/>
    <w:next w:val="Normal"/>
    <w:autoRedefine/>
    <w:uiPriority w:val="39"/>
    <w:unhideWhenUsed/>
    <w:rsid w:val="00E36875"/>
    <w:pPr>
      <w:spacing w:after="100"/>
      <w:ind w:left="240"/>
    </w:pPr>
  </w:style>
  <w:style w:type="character" w:styleId="Hyperlink">
    <w:name w:val="Hyperlink"/>
    <w:basedOn w:val="DefaultParagraphFont"/>
    <w:uiPriority w:val="99"/>
    <w:unhideWhenUsed/>
    <w:rsid w:val="00E36875"/>
    <w:rPr>
      <w:color w:val="0563C1" w:themeColor="hyperlink"/>
      <w:u w:val="single"/>
    </w:rPr>
  </w:style>
  <w:style w:type="paragraph" w:styleId="Bibliography">
    <w:name w:val="Bibliography"/>
    <w:basedOn w:val="Normal"/>
    <w:next w:val="Normal"/>
    <w:unhideWhenUsed/>
    <w:qFormat/>
    <w:rsid w:val="005A7ED9"/>
  </w:style>
  <w:style w:type="paragraph" w:styleId="ListParagraph">
    <w:name w:val="List Paragraph"/>
    <w:basedOn w:val="Normal"/>
    <w:uiPriority w:val="34"/>
    <w:qFormat/>
    <w:rsid w:val="003F4CD4"/>
    <w:pPr>
      <w:spacing w:before="120" w:after="120"/>
      <w:ind w:left="720"/>
    </w:pPr>
  </w:style>
  <w:style w:type="paragraph" w:styleId="Caption">
    <w:name w:val="caption"/>
    <w:basedOn w:val="Normal"/>
    <w:next w:val="Normal"/>
    <w:link w:val="CaptionChar"/>
    <w:unhideWhenUsed/>
    <w:qFormat/>
    <w:rsid w:val="00594730"/>
    <w:pPr>
      <w:spacing w:before="120" w:after="240"/>
      <w:jc w:val="center"/>
    </w:pPr>
    <w:rPr>
      <w:b/>
      <w:iCs/>
      <w:color w:val="000000" w:themeColor="text1"/>
      <w:szCs w:val="18"/>
    </w:rPr>
  </w:style>
  <w:style w:type="character" w:styleId="CommentReference">
    <w:name w:val="annotation reference"/>
    <w:basedOn w:val="DefaultParagraphFont"/>
    <w:semiHidden/>
    <w:unhideWhenUsed/>
    <w:rsid w:val="006656AF"/>
    <w:rPr>
      <w:sz w:val="16"/>
      <w:szCs w:val="16"/>
    </w:rPr>
  </w:style>
  <w:style w:type="paragraph" w:styleId="CommentText">
    <w:name w:val="annotation text"/>
    <w:basedOn w:val="Normal"/>
    <w:link w:val="CommentTextChar"/>
    <w:unhideWhenUsed/>
    <w:rsid w:val="006656AF"/>
    <w:rPr>
      <w:sz w:val="20"/>
      <w:szCs w:val="20"/>
    </w:rPr>
  </w:style>
  <w:style w:type="character" w:customStyle="1" w:styleId="CommentTextChar">
    <w:name w:val="Comment Text Char"/>
    <w:basedOn w:val="DefaultParagraphFont"/>
    <w:link w:val="CommentText"/>
    <w:rsid w:val="006656AF"/>
    <w:rPr>
      <w:rFonts w:ascii="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6656AF"/>
    <w:rPr>
      <w:b/>
      <w:bCs/>
    </w:rPr>
  </w:style>
  <w:style w:type="character" w:customStyle="1" w:styleId="CommentSubjectChar">
    <w:name w:val="Comment Subject Char"/>
    <w:basedOn w:val="CommentTextChar"/>
    <w:link w:val="CommentSubject"/>
    <w:semiHidden/>
    <w:rsid w:val="006656AF"/>
    <w:rPr>
      <w:rFonts w:ascii="Times New Roman" w:hAnsi="Times New Roman" w:cs="Times New Roman"/>
      <w:b/>
      <w:bCs/>
      <w:sz w:val="20"/>
      <w:szCs w:val="20"/>
    </w:rPr>
  </w:style>
  <w:style w:type="paragraph" w:styleId="BalloonText">
    <w:name w:val="Balloon Text"/>
    <w:basedOn w:val="Normal"/>
    <w:link w:val="BalloonTextChar"/>
    <w:semiHidden/>
    <w:unhideWhenUsed/>
    <w:rsid w:val="006656AF"/>
    <w:rPr>
      <w:rFonts w:ascii="Segoe UI" w:hAnsi="Segoe UI" w:cs="Segoe UI"/>
      <w:sz w:val="18"/>
      <w:szCs w:val="18"/>
    </w:rPr>
  </w:style>
  <w:style w:type="character" w:customStyle="1" w:styleId="BalloonTextChar">
    <w:name w:val="Balloon Text Char"/>
    <w:basedOn w:val="DefaultParagraphFont"/>
    <w:link w:val="BalloonText"/>
    <w:semiHidden/>
    <w:rsid w:val="006656AF"/>
    <w:rPr>
      <w:rFonts w:ascii="Segoe UI" w:hAnsi="Segoe UI" w:cs="Segoe UI"/>
      <w:sz w:val="18"/>
      <w:szCs w:val="18"/>
    </w:rPr>
  </w:style>
  <w:style w:type="paragraph" w:styleId="TOC3">
    <w:name w:val="toc 3"/>
    <w:basedOn w:val="Normal"/>
    <w:next w:val="Normal"/>
    <w:autoRedefine/>
    <w:uiPriority w:val="39"/>
    <w:unhideWhenUsed/>
    <w:rsid w:val="000D12FA"/>
    <w:pPr>
      <w:spacing w:after="100"/>
      <w:ind w:left="480"/>
    </w:pPr>
  </w:style>
  <w:style w:type="table" w:styleId="TableGrid">
    <w:name w:val="Table Grid"/>
    <w:basedOn w:val="TableNormal"/>
    <w:rsid w:val="00F32F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
    <w:qFormat/>
    <w:rsid w:val="004B347A"/>
    <w:rPr>
      <w:rFonts w:eastAsia="Times New Roman"/>
      <w:sz w:val="20"/>
      <w:szCs w:val="20"/>
    </w:rPr>
  </w:style>
  <w:style w:type="character" w:customStyle="1" w:styleId="FootnoteTextChar">
    <w:name w:val="Footnote Text Char"/>
    <w:basedOn w:val="DefaultParagraphFont"/>
    <w:link w:val="FootnoteText"/>
    <w:semiHidden/>
    <w:rsid w:val="004B347A"/>
    <w:rPr>
      <w:rFonts w:ascii="Times New Roman" w:eastAsia="Times New Roman" w:hAnsi="Times New Roman" w:cs="Times New Roman"/>
      <w:sz w:val="20"/>
      <w:szCs w:val="20"/>
    </w:rPr>
  </w:style>
  <w:style w:type="character" w:styleId="FootnoteReference">
    <w:name w:val="footnote reference"/>
    <w:rsid w:val="004B347A"/>
    <w:rPr>
      <w:vertAlign w:val="superscript"/>
    </w:rPr>
  </w:style>
  <w:style w:type="character" w:styleId="PlaceholderText">
    <w:name w:val="Placeholder Text"/>
    <w:basedOn w:val="DefaultParagraphFont"/>
    <w:uiPriority w:val="99"/>
    <w:semiHidden/>
    <w:rsid w:val="00D02974"/>
    <w:rPr>
      <w:color w:val="808080"/>
    </w:rPr>
  </w:style>
  <w:style w:type="character" w:customStyle="1" w:styleId="Heading5Char">
    <w:name w:val="Heading 5 Char"/>
    <w:basedOn w:val="DefaultParagraphFont"/>
    <w:link w:val="Heading5"/>
    <w:uiPriority w:val="9"/>
    <w:semiHidden/>
    <w:rsid w:val="00C6335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6335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6335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6335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335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nhideWhenUsed/>
    <w:rsid w:val="00981D3B"/>
    <w:pPr>
      <w:tabs>
        <w:tab w:val="center" w:pos="4680"/>
        <w:tab w:val="right" w:pos="9360"/>
      </w:tabs>
    </w:pPr>
  </w:style>
  <w:style w:type="character" w:customStyle="1" w:styleId="HeaderChar">
    <w:name w:val="Header Char"/>
    <w:basedOn w:val="DefaultParagraphFont"/>
    <w:link w:val="Header"/>
    <w:rsid w:val="00981D3B"/>
    <w:rPr>
      <w:rFonts w:ascii="Times New Roman" w:hAnsi="Times New Roman" w:cs="Times New Roman"/>
      <w:sz w:val="24"/>
      <w:szCs w:val="24"/>
    </w:rPr>
  </w:style>
  <w:style w:type="paragraph" w:styleId="Footer">
    <w:name w:val="footer"/>
    <w:basedOn w:val="Normal"/>
    <w:link w:val="FooterChar"/>
    <w:uiPriority w:val="99"/>
    <w:unhideWhenUsed/>
    <w:rsid w:val="00981D3B"/>
    <w:pPr>
      <w:tabs>
        <w:tab w:val="center" w:pos="4680"/>
        <w:tab w:val="right" w:pos="9360"/>
      </w:tabs>
    </w:pPr>
  </w:style>
  <w:style w:type="character" w:customStyle="1" w:styleId="FooterChar">
    <w:name w:val="Footer Char"/>
    <w:basedOn w:val="DefaultParagraphFont"/>
    <w:link w:val="Footer"/>
    <w:uiPriority w:val="99"/>
    <w:rsid w:val="00981D3B"/>
    <w:rPr>
      <w:rFonts w:ascii="Times New Roman" w:hAnsi="Times New Roman" w:cs="Times New Roman"/>
      <w:sz w:val="24"/>
      <w:szCs w:val="24"/>
    </w:rPr>
  </w:style>
  <w:style w:type="paragraph" w:styleId="Revision">
    <w:name w:val="Revision"/>
    <w:hidden/>
    <w:uiPriority w:val="99"/>
    <w:semiHidden/>
    <w:rsid w:val="0093355E"/>
    <w:pPr>
      <w:spacing w:after="0" w:line="240" w:lineRule="auto"/>
    </w:pPr>
    <w:rPr>
      <w:rFonts w:ascii="Times New Roman" w:hAnsi="Times New Roman" w:cs="Times New Roman"/>
      <w:sz w:val="24"/>
      <w:szCs w:val="24"/>
    </w:rPr>
  </w:style>
  <w:style w:type="paragraph" w:styleId="DocumentMap">
    <w:name w:val="Document Map"/>
    <w:basedOn w:val="Normal"/>
    <w:link w:val="DocumentMapChar"/>
    <w:uiPriority w:val="99"/>
    <w:semiHidden/>
    <w:unhideWhenUsed/>
    <w:rsid w:val="004055C6"/>
    <w:rPr>
      <w:rFonts w:ascii="Lucida Grande" w:hAnsi="Lucida Grande" w:cs="Lucida Grande"/>
    </w:rPr>
  </w:style>
  <w:style w:type="character" w:customStyle="1" w:styleId="DocumentMapChar">
    <w:name w:val="Document Map Char"/>
    <w:basedOn w:val="DefaultParagraphFont"/>
    <w:link w:val="DocumentMap"/>
    <w:uiPriority w:val="99"/>
    <w:semiHidden/>
    <w:rsid w:val="004055C6"/>
    <w:rPr>
      <w:rFonts w:ascii="Lucida Grande" w:hAnsi="Lucida Grande" w:cs="Lucida Grande"/>
      <w:sz w:val="24"/>
      <w:szCs w:val="24"/>
    </w:rPr>
  </w:style>
  <w:style w:type="paragraph" w:styleId="BodyText">
    <w:name w:val="Body Text"/>
    <w:basedOn w:val="Normal"/>
    <w:link w:val="BodyTextChar"/>
    <w:qFormat/>
    <w:rsid w:val="00880F5C"/>
    <w:pPr>
      <w:spacing w:before="180" w:after="180"/>
    </w:pPr>
  </w:style>
  <w:style w:type="character" w:customStyle="1" w:styleId="BodyTextChar">
    <w:name w:val="Body Text Char"/>
    <w:basedOn w:val="DefaultParagraphFont"/>
    <w:link w:val="BodyText"/>
    <w:rsid w:val="00880F5C"/>
    <w:rPr>
      <w:rFonts w:ascii="Times New Roman" w:hAnsi="Times New Roman" w:cs="Times New Roman"/>
      <w:sz w:val="24"/>
      <w:szCs w:val="24"/>
    </w:rPr>
  </w:style>
  <w:style w:type="paragraph" w:customStyle="1" w:styleId="FirstParagraph">
    <w:name w:val="First Paragraph"/>
    <w:basedOn w:val="BodyText"/>
    <w:next w:val="BodyText"/>
    <w:qFormat/>
    <w:rsid w:val="00880F5C"/>
  </w:style>
  <w:style w:type="paragraph" w:customStyle="1" w:styleId="Compact">
    <w:name w:val="Compact"/>
    <w:basedOn w:val="Normal"/>
    <w:qFormat/>
    <w:rsid w:val="00880F5C"/>
  </w:style>
  <w:style w:type="paragraph" w:styleId="Title">
    <w:name w:val="Title"/>
    <w:basedOn w:val="Normal"/>
    <w:next w:val="BodyText"/>
    <w:link w:val="TitleChar"/>
    <w:qFormat/>
    <w:rsid w:val="00880F5C"/>
    <w:pPr>
      <w:keepNext/>
      <w:keepLines/>
      <w:spacing w:before="480" w:after="240"/>
      <w:jc w:val="center"/>
    </w:pPr>
    <w:rPr>
      <w:rFonts w:ascii="Calibri Light" w:eastAsiaTheme="majorEastAsia" w:hAnsi="Calibri Light" w:cstheme="majorBidi"/>
      <w:b/>
      <w:bCs/>
      <w:sz w:val="36"/>
      <w:szCs w:val="36"/>
    </w:rPr>
  </w:style>
  <w:style w:type="character" w:customStyle="1" w:styleId="TitleChar">
    <w:name w:val="Title Char"/>
    <w:basedOn w:val="DefaultParagraphFont"/>
    <w:link w:val="Title"/>
    <w:rsid w:val="00880F5C"/>
    <w:rPr>
      <w:rFonts w:ascii="Calibri Light" w:eastAsiaTheme="majorEastAsia" w:hAnsi="Calibri Light" w:cstheme="majorBidi"/>
      <w:b/>
      <w:bCs/>
      <w:sz w:val="36"/>
      <w:szCs w:val="36"/>
    </w:rPr>
  </w:style>
  <w:style w:type="paragraph" w:styleId="Subtitle">
    <w:name w:val="Subtitle"/>
    <w:basedOn w:val="Title"/>
    <w:next w:val="BodyText"/>
    <w:link w:val="SubtitleChar"/>
    <w:qFormat/>
    <w:rsid w:val="00880F5C"/>
    <w:pPr>
      <w:spacing w:after="480"/>
    </w:pPr>
    <w:rPr>
      <w:rFonts w:ascii="Times New Roman" w:hAnsi="Times New Roman" w:cs="Times New Roman"/>
      <w:sz w:val="24"/>
      <w:szCs w:val="24"/>
    </w:rPr>
  </w:style>
  <w:style w:type="character" w:customStyle="1" w:styleId="SubtitleChar">
    <w:name w:val="Subtitle Char"/>
    <w:basedOn w:val="DefaultParagraphFont"/>
    <w:link w:val="Subtitle"/>
    <w:rsid w:val="00880F5C"/>
    <w:rPr>
      <w:rFonts w:ascii="Times New Roman" w:eastAsiaTheme="majorEastAsia" w:hAnsi="Times New Roman" w:cs="Times New Roman"/>
      <w:b/>
      <w:bCs/>
      <w:sz w:val="24"/>
      <w:szCs w:val="24"/>
    </w:rPr>
  </w:style>
  <w:style w:type="paragraph" w:customStyle="1" w:styleId="Author">
    <w:name w:val="Author"/>
    <w:next w:val="BodyText"/>
    <w:qFormat/>
    <w:rsid w:val="00880F5C"/>
    <w:pPr>
      <w:keepNext/>
      <w:keepLines/>
      <w:spacing w:before="720" w:after="720" w:line="240" w:lineRule="auto"/>
      <w:jc w:val="center"/>
    </w:pPr>
    <w:rPr>
      <w:rFonts w:ascii="Times New Roman" w:hAnsi="Times New Roman" w:cs="Times New Roman"/>
      <w:b/>
      <w:sz w:val="24"/>
      <w:szCs w:val="24"/>
    </w:rPr>
  </w:style>
  <w:style w:type="paragraph" w:styleId="Date">
    <w:name w:val="Date"/>
    <w:basedOn w:val="BodyText"/>
    <w:next w:val="BodyText"/>
    <w:link w:val="DateChar"/>
    <w:qFormat/>
    <w:rsid w:val="00880F5C"/>
    <w:pPr>
      <w:spacing w:before="360" w:after="720"/>
      <w:jc w:val="center"/>
    </w:pPr>
    <w:rPr>
      <w:b/>
    </w:rPr>
  </w:style>
  <w:style w:type="character" w:customStyle="1" w:styleId="DateChar">
    <w:name w:val="Date Char"/>
    <w:basedOn w:val="DefaultParagraphFont"/>
    <w:link w:val="Date"/>
    <w:rsid w:val="00880F5C"/>
    <w:rPr>
      <w:rFonts w:ascii="Times New Roman" w:hAnsi="Times New Roman" w:cs="Times New Roman"/>
      <w:b/>
      <w:sz w:val="24"/>
      <w:szCs w:val="24"/>
    </w:rPr>
  </w:style>
  <w:style w:type="paragraph" w:customStyle="1" w:styleId="Abstract">
    <w:name w:val="Abstract"/>
    <w:basedOn w:val="Normal"/>
    <w:next w:val="BodyText"/>
    <w:qFormat/>
    <w:rsid w:val="00880F5C"/>
    <w:pPr>
      <w:keepNext/>
      <w:keepLines/>
      <w:spacing w:before="300" w:after="300"/>
    </w:pPr>
    <w:rPr>
      <w:sz w:val="20"/>
      <w:szCs w:val="20"/>
    </w:rPr>
  </w:style>
  <w:style w:type="paragraph" w:styleId="BlockText">
    <w:name w:val="Block Text"/>
    <w:basedOn w:val="BodyText"/>
    <w:next w:val="BodyText"/>
    <w:uiPriority w:val="9"/>
    <w:unhideWhenUsed/>
    <w:qFormat/>
    <w:rsid w:val="00880F5C"/>
    <w:pPr>
      <w:spacing w:before="100" w:after="100"/>
    </w:pPr>
    <w:rPr>
      <w:rFonts w:asciiTheme="majorHAnsi" w:eastAsiaTheme="majorEastAsia" w:hAnsiTheme="majorHAnsi" w:cstheme="majorBidi"/>
      <w:bCs/>
      <w:sz w:val="20"/>
      <w:szCs w:val="20"/>
    </w:rPr>
  </w:style>
  <w:style w:type="paragraph" w:customStyle="1" w:styleId="DefinitionTerm">
    <w:name w:val="Definition Term"/>
    <w:basedOn w:val="Normal"/>
    <w:next w:val="Definition"/>
    <w:rsid w:val="00880F5C"/>
    <w:pPr>
      <w:keepNext/>
      <w:keepLines/>
    </w:pPr>
    <w:rPr>
      <w:b/>
    </w:rPr>
  </w:style>
  <w:style w:type="paragraph" w:customStyle="1" w:styleId="Definition">
    <w:name w:val="Definition"/>
    <w:basedOn w:val="Normal"/>
    <w:rsid w:val="00880F5C"/>
    <w:pPr>
      <w:spacing w:after="200"/>
    </w:pPr>
  </w:style>
  <w:style w:type="paragraph" w:customStyle="1" w:styleId="TableCaption">
    <w:name w:val="Table Caption"/>
    <w:basedOn w:val="Caption"/>
    <w:rsid w:val="00880F5C"/>
    <w:pPr>
      <w:keepNext/>
      <w:spacing w:before="0" w:after="120"/>
      <w:ind w:left="360" w:right="360"/>
      <w:jc w:val="left"/>
    </w:pPr>
    <w:rPr>
      <w:b w:val="0"/>
      <w:i/>
      <w:iCs w:val="0"/>
      <w:color w:val="auto"/>
      <w:szCs w:val="24"/>
    </w:rPr>
  </w:style>
  <w:style w:type="paragraph" w:customStyle="1" w:styleId="ImageCaption">
    <w:name w:val="Image Caption"/>
    <w:basedOn w:val="Caption"/>
    <w:rsid w:val="00880F5C"/>
    <w:pPr>
      <w:keepNext/>
      <w:spacing w:before="0" w:after="120"/>
      <w:ind w:left="360" w:right="360"/>
      <w:jc w:val="left"/>
    </w:pPr>
    <w:rPr>
      <w:b w:val="0"/>
      <w:i/>
      <w:iCs w:val="0"/>
      <w:color w:val="auto"/>
      <w:szCs w:val="24"/>
    </w:rPr>
  </w:style>
  <w:style w:type="paragraph" w:customStyle="1" w:styleId="Figure">
    <w:name w:val="Figure"/>
    <w:basedOn w:val="Normal"/>
    <w:rsid w:val="00880F5C"/>
    <w:pPr>
      <w:spacing w:after="200"/>
    </w:pPr>
  </w:style>
  <w:style w:type="paragraph" w:customStyle="1" w:styleId="FigurewithCaption">
    <w:name w:val="Figure with Caption"/>
    <w:basedOn w:val="Figure"/>
    <w:rsid w:val="00880F5C"/>
    <w:pPr>
      <w:keepNext/>
    </w:pPr>
  </w:style>
  <w:style w:type="character" w:customStyle="1" w:styleId="CaptionChar">
    <w:name w:val="Caption Char"/>
    <w:basedOn w:val="DefaultParagraphFont"/>
    <w:link w:val="Caption"/>
    <w:rsid w:val="00880F5C"/>
    <w:rPr>
      <w:rFonts w:ascii="Times New Roman" w:hAnsi="Times New Roman" w:cs="Times New Roman"/>
      <w:b/>
      <w:iCs/>
      <w:color w:val="000000" w:themeColor="text1"/>
      <w:sz w:val="24"/>
      <w:szCs w:val="18"/>
    </w:rPr>
  </w:style>
  <w:style w:type="character" w:customStyle="1" w:styleId="VerbatimChar">
    <w:name w:val="Verbatim Char"/>
    <w:basedOn w:val="CaptionChar"/>
    <w:link w:val="SourceCode"/>
    <w:rsid w:val="00880F5C"/>
    <w:rPr>
      <w:rFonts w:ascii="Consolas" w:hAnsi="Consolas" w:cs="Times New Roman"/>
      <w:b/>
      <w:iCs/>
      <w:color w:val="000000" w:themeColor="text1"/>
      <w:sz w:val="24"/>
      <w:szCs w:val="18"/>
      <w:shd w:val="clear" w:color="auto" w:fill="F8F8F8"/>
    </w:rPr>
  </w:style>
  <w:style w:type="paragraph" w:customStyle="1" w:styleId="SourceCode">
    <w:name w:val="Source Code"/>
    <w:basedOn w:val="Normal"/>
    <w:link w:val="VerbatimChar"/>
    <w:rsid w:val="00880F5C"/>
    <w:pPr>
      <w:shd w:val="clear" w:color="auto" w:fill="F8F8F8"/>
      <w:wordWrap w:val="0"/>
      <w:spacing w:after="200"/>
    </w:pPr>
    <w:rPr>
      <w:rFonts w:ascii="Consolas" w:hAnsi="Consolas"/>
      <w:b/>
      <w:iCs/>
      <w:color w:val="000000" w:themeColor="text1"/>
      <w:sz w:val="22"/>
      <w:szCs w:val="18"/>
    </w:rPr>
  </w:style>
  <w:style w:type="character" w:customStyle="1" w:styleId="KeywordTok">
    <w:name w:val="KeywordTok"/>
    <w:basedOn w:val="VerbatimChar"/>
    <w:rsid w:val="00880F5C"/>
    <w:rPr>
      <w:rFonts w:ascii="Consolas" w:hAnsi="Consolas" w:cs="Times New Roman"/>
      <w:b w:val="0"/>
      <w:iCs/>
      <w:color w:val="204A87"/>
      <w:sz w:val="24"/>
      <w:szCs w:val="18"/>
      <w:shd w:val="clear" w:color="auto" w:fill="F8F8F8"/>
    </w:rPr>
  </w:style>
  <w:style w:type="character" w:customStyle="1" w:styleId="DataTypeTok">
    <w:name w:val="DataTypeTok"/>
    <w:basedOn w:val="VerbatimChar"/>
    <w:rsid w:val="00880F5C"/>
    <w:rPr>
      <w:rFonts w:ascii="Consolas" w:hAnsi="Consolas" w:cs="Times New Roman"/>
      <w:b/>
      <w:iCs/>
      <w:color w:val="204A87"/>
      <w:sz w:val="24"/>
      <w:szCs w:val="18"/>
      <w:shd w:val="clear" w:color="auto" w:fill="F8F8F8"/>
    </w:rPr>
  </w:style>
  <w:style w:type="character" w:customStyle="1" w:styleId="DecValTok">
    <w:name w:val="DecValTok"/>
    <w:basedOn w:val="VerbatimChar"/>
    <w:rsid w:val="00880F5C"/>
    <w:rPr>
      <w:rFonts w:ascii="Consolas" w:hAnsi="Consolas" w:cs="Times New Roman"/>
      <w:b/>
      <w:iCs/>
      <w:color w:val="0000CF"/>
      <w:sz w:val="24"/>
      <w:szCs w:val="18"/>
      <w:shd w:val="clear" w:color="auto" w:fill="F8F8F8"/>
    </w:rPr>
  </w:style>
  <w:style w:type="character" w:customStyle="1" w:styleId="BaseNTok">
    <w:name w:val="BaseNTok"/>
    <w:basedOn w:val="VerbatimChar"/>
    <w:rsid w:val="00880F5C"/>
    <w:rPr>
      <w:rFonts w:ascii="Consolas" w:hAnsi="Consolas" w:cs="Times New Roman"/>
      <w:b/>
      <w:iCs/>
      <w:color w:val="0000CF"/>
      <w:sz w:val="24"/>
      <w:szCs w:val="18"/>
      <w:shd w:val="clear" w:color="auto" w:fill="F8F8F8"/>
    </w:rPr>
  </w:style>
  <w:style w:type="character" w:customStyle="1" w:styleId="FloatTok">
    <w:name w:val="FloatTok"/>
    <w:basedOn w:val="VerbatimChar"/>
    <w:rsid w:val="00880F5C"/>
    <w:rPr>
      <w:rFonts w:ascii="Consolas" w:hAnsi="Consolas" w:cs="Times New Roman"/>
      <w:b/>
      <w:iCs/>
      <w:color w:val="0000CF"/>
      <w:sz w:val="24"/>
      <w:szCs w:val="18"/>
      <w:shd w:val="clear" w:color="auto" w:fill="F8F8F8"/>
    </w:rPr>
  </w:style>
  <w:style w:type="character" w:customStyle="1" w:styleId="ConstantTok">
    <w:name w:val="ConstantTok"/>
    <w:basedOn w:val="VerbatimChar"/>
    <w:rsid w:val="00880F5C"/>
    <w:rPr>
      <w:rFonts w:ascii="Consolas" w:hAnsi="Consolas" w:cs="Times New Roman"/>
      <w:b/>
      <w:iCs/>
      <w:color w:val="000000"/>
      <w:sz w:val="24"/>
      <w:szCs w:val="18"/>
      <w:shd w:val="clear" w:color="auto" w:fill="F8F8F8"/>
    </w:rPr>
  </w:style>
  <w:style w:type="character" w:customStyle="1" w:styleId="CharTok">
    <w:name w:val="CharTok"/>
    <w:basedOn w:val="VerbatimChar"/>
    <w:rsid w:val="00880F5C"/>
    <w:rPr>
      <w:rFonts w:ascii="Consolas" w:hAnsi="Consolas" w:cs="Times New Roman"/>
      <w:b/>
      <w:iCs/>
      <w:color w:val="4E9A06"/>
      <w:sz w:val="24"/>
      <w:szCs w:val="18"/>
      <w:shd w:val="clear" w:color="auto" w:fill="F8F8F8"/>
    </w:rPr>
  </w:style>
  <w:style w:type="character" w:customStyle="1" w:styleId="SpecialCharTok">
    <w:name w:val="SpecialCharTok"/>
    <w:basedOn w:val="VerbatimChar"/>
    <w:rsid w:val="00880F5C"/>
    <w:rPr>
      <w:rFonts w:ascii="Consolas" w:hAnsi="Consolas" w:cs="Times New Roman"/>
      <w:b/>
      <w:iCs/>
      <w:color w:val="000000"/>
      <w:sz w:val="24"/>
      <w:szCs w:val="18"/>
      <w:shd w:val="clear" w:color="auto" w:fill="F8F8F8"/>
    </w:rPr>
  </w:style>
  <w:style w:type="character" w:customStyle="1" w:styleId="StringTok">
    <w:name w:val="StringTok"/>
    <w:basedOn w:val="VerbatimChar"/>
    <w:rsid w:val="00880F5C"/>
    <w:rPr>
      <w:rFonts w:ascii="Consolas" w:hAnsi="Consolas" w:cs="Times New Roman"/>
      <w:b/>
      <w:iCs/>
      <w:color w:val="4E9A06"/>
      <w:sz w:val="24"/>
      <w:szCs w:val="18"/>
      <w:shd w:val="clear" w:color="auto" w:fill="F8F8F8"/>
    </w:rPr>
  </w:style>
  <w:style w:type="character" w:customStyle="1" w:styleId="VerbatimStringTok">
    <w:name w:val="VerbatimStringTok"/>
    <w:basedOn w:val="VerbatimChar"/>
    <w:rsid w:val="00880F5C"/>
    <w:rPr>
      <w:rFonts w:ascii="Consolas" w:hAnsi="Consolas" w:cs="Times New Roman"/>
      <w:b/>
      <w:iCs/>
      <w:color w:val="4E9A06"/>
      <w:sz w:val="24"/>
      <w:szCs w:val="18"/>
      <w:shd w:val="clear" w:color="auto" w:fill="F8F8F8"/>
    </w:rPr>
  </w:style>
  <w:style w:type="character" w:customStyle="1" w:styleId="SpecialStringTok">
    <w:name w:val="SpecialStringTok"/>
    <w:basedOn w:val="VerbatimChar"/>
    <w:rsid w:val="00880F5C"/>
    <w:rPr>
      <w:rFonts w:ascii="Consolas" w:hAnsi="Consolas" w:cs="Times New Roman"/>
      <w:b/>
      <w:iCs/>
      <w:color w:val="4E9A06"/>
      <w:sz w:val="24"/>
      <w:szCs w:val="18"/>
      <w:shd w:val="clear" w:color="auto" w:fill="F8F8F8"/>
    </w:rPr>
  </w:style>
  <w:style w:type="character" w:customStyle="1" w:styleId="ImportTok">
    <w:name w:val="ImportTok"/>
    <w:basedOn w:val="VerbatimChar"/>
    <w:rsid w:val="00880F5C"/>
    <w:rPr>
      <w:rFonts w:ascii="Consolas" w:hAnsi="Consolas" w:cs="Times New Roman"/>
      <w:b/>
      <w:iCs/>
      <w:color w:val="000000" w:themeColor="text1"/>
      <w:sz w:val="24"/>
      <w:szCs w:val="18"/>
      <w:shd w:val="clear" w:color="auto" w:fill="F8F8F8"/>
    </w:rPr>
  </w:style>
  <w:style w:type="character" w:customStyle="1" w:styleId="CommentTok">
    <w:name w:val="CommentTok"/>
    <w:basedOn w:val="VerbatimChar"/>
    <w:rsid w:val="00880F5C"/>
    <w:rPr>
      <w:rFonts w:ascii="Consolas" w:hAnsi="Consolas" w:cs="Times New Roman"/>
      <w:b/>
      <w:i/>
      <w:iCs/>
      <w:color w:val="8F5902"/>
      <w:sz w:val="24"/>
      <w:szCs w:val="18"/>
      <w:shd w:val="clear" w:color="auto" w:fill="F8F8F8"/>
    </w:rPr>
  </w:style>
  <w:style w:type="character" w:customStyle="1" w:styleId="DocumentationTok">
    <w:name w:val="DocumentationTok"/>
    <w:basedOn w:val="VerbatimChar"/>
    <w:rsid w:val="00880F5C"/>
    <w:rPr>
      <w:rFonts w:ascii="Consolas" w:hAnsi="Consolas" w:cs="Times New Roman"/>
      <w:b w:val="0"/>
      <w:i/>
      <w:iCs/>
      <w:color w:val="8F5902"/>
      <w:sz w:val="24"/>
      <w:szCs w:val="18"/>
      <w:shd w:val="clear" w:color="auto" w:fill="F8F8F8"/>
    </w:rPr>
  </w:style>
  <w:style w:type="character" w:customStyle="1" w:styleId="AnnotationTok">
    <w:name w:val="AnnotationTok"/>
    <w:basedOn w:val="VerbatimChar"/>
    <w:rsid w:val="00880F5C"/>
    <w:rPr>
      <w:rFonts w:ascii="Consolas" w:hAnsi="Consolas" w:cs="Times New Roman"/>
      <w:b w:val="0"/>
      <w:i/>
      <w:iCs/>
      <w:color w:val="8F5902"/>
      <w:sz w:val="24"/>
      <w:szCs w:val="18"/>
      <w:shd w:val="clear" w:color="auto" w:fill="F8F8F8"/>
    </w:rPr>
  </w:style>
  <w:style w:type="character" w:customStyle="1" w:styleId="CommentVarTok">
    <w:name w:val="CommentVarTok"/>
    <w:basedOn w:val="VerbatimChar"/>
    <w:rsid w:val="00880F5C"/>
    <w:rPr>
      <w:rFonts w:ascii="Consolas" w:hAnsi="Consolas" w:cs="Times New Roman"/>
      <w:b w:val="0"/>
      <w:i/>
      <w:iCs/>
      <w:color w:val="8F5902"/>
      <w:sz w:val="24"/>
      <w:szCs w:val="18"/>
      <w:shd w:val="clear" w:color="auto" w:fill="F8F8F8"/>
    </w:rPr>
  </w:style>
  <w:style w:type="character" w:customStyle="1" w:styleId="OtherTok">
    <w:name w:val="OtherTok"/>
    <w:basedOn w:val="VerbatimChar"/>
    <w:rsid w:val="00880F5C"/>
    <w:rPr>
      <w:rFonts w:ascii="Consolas" w:hAnsi="Consolas" w:cs="Times New Roman"/>
      <w:b/>
      <w:iCs/>
      <w:color w:val="8F5902"/>
      <w:sz w:val="24"/>
      <w:szCs w:val="18"/>
      <w:shd w:val="clear" w:color="auto" w:fill="F8F8F8"/>
    </w:rPr>
  </w:style>
  <w:style w:type="character" w:customStyle="1" w:styleId="FunctionTok">
    <w:name w:val="FunctionTok"/>
    <w:basedOn w:val="VerbatimChar"/>
    <w:rsid w:val="00880F5C"/>
    <w:rPr>
      <w:rFonts w:ascii="Consolas" w:hAnsi="Consolas" w:cs="Times New Roman"/>
      <w:b/>
      <w:iCs/>
      <w:color w:val="000000"/>
      <w:sz w:val="24"/>
      <w:szCs w:val="18"/>
      <w:shd w:val="clear" w:color="auto" w:fill="F8F8F8"/>
    </w:rPr>
  </w:style>
  <w:style w:type="character" w:customStyle="1" w:styleId="VariableTok">
    <w:name w:val="VariableTok"/>
    <w:basedOn w:val="VerbatimChar"/>
    <w:rsid w:val="00880F5C"/>
    <w:rPr>
      <w:rFonts w:ascii="Consolas" w:hAnsi="Consolas" w:cs="Times New Roman"/>
      <w:b/>
      <w:iCs/>
      <w:color w:val="000000"/>
      <w:sz w:val="24"/>
      <w:szCs w:val="18"/>
      <w:shd w:val="clear" w:color="auto" w:fill="F8F8F8"/>
    </w:rPr>
  </w:style>
  <w:style w:type="character" w:customStyle="1" w:styleId="ControlFlowTok">
    <w:name w:val="ControlFlowTok"/>
    <w:basedOn w:val="VerbatimChar"/>
    <w:rsid w:val="00880F5C"/>
    <w:rPr>
      <w:rFonts w:ascii="Consolas" w:hAnsi="Consolas" w:cs="Times New Roman"/>
      <w:b w:val="0"/>
      <w:iCs/>
      <w:color w:val="204A87"/>
      <w:sz w:val="24"/>
      <w:szCs w:val="18"/>
      <w:shd w:val="clear" w:color="auto" w:fill="F8F8F8"/>
    </w:rPr>
  </w:style>
  <w:style w:type="character" w:customStyle="1" w:styleId="OperatorTok">
    <w:name w:val="OperatorTok"/>
    <w:basedOn w:val="VerbatimChar"/>
    <w:rsid w:val="00880F5C"/>
    <w:rPr>
      <w:rFonts w:ascii="Consolas" w:hAnsi="Consolas" w:cs="Times New Roman"/>
      <w:b w:val="0"/>
      <w:iCs/>
      <w:color w:val="CE5C00"/>
      <w:sz w:val="24"/>
      <w:szCs w:val="18"/>
      <w:shd w:val="clear" w:color="auto" w:fill="F8F8F8"/>
    </w:rPr>
  </w:style>
  <w:style w:type="character" w:customStyle="1" w:styleId="BuiltInTok">
    <w:name w:val="BuiltInTok"/>
    <w:basedOn w:val="VerbatimChar"/>
    <w:rsid w:val="00880F5C"/>
    <w:rPr>
      <w:rFonts w:ascii="Consolas" w:hAnsi="Consolas" w:cs="Times New Roman"/>
      <w:b/>
      <w:iCs/>
      <w:color w:val="000000" w:themeColor="text1"/>
      <w:sz w:val="24"/>
      <w:szCs w:val="18"/>
      <w:shd w:val="clear" w:color="auto" w:fill="F8F8F8"/>
    </w:rPr>
  </w:style>
  <w:style w:type="character" w:customStyle="1" w:styleId="ExtensionTok">
    <w:name w:val="ExtensionTok"/>
    <w:basedOn w:val="VerbatimChar"/>
    <w:rsid w:val="00880F5C"/>
    <w:rPr>
      <w:rFonts w:ascii="Consolas" w:hAnsi="Consolas" w:cs="Times New Roman"/>
      <w:b/>
      <w:iCs/>
      <w:color w:val="000000" w:themeColor="text1"/>
      <w:sz w:val="24"/>
      <w:szCs w:val="18"/>
      <w:shd w:val="clear" w:color="auto" w:fill="F8F8F8"/>
    </w:rPr>
  </w:style>
  <w:style w:type="character" w:customStyle="1" w:styleId="PreprocessorTok">
    <w:name w:val="PreprocessorTok"/>
    <w:basedOn w:val="VerbatimChar"/>
    <w:rsid w:val="00880F5C"/>
    <w:rPr>
      <w:rFonts w:ascii="Consolas" w:hAnsi="Consolas" w:cs="Times New Roman"/>
      <w:b/>
      <w:i/>
      <w:iCs/>
      <w:color w:val="8F5902"/>
      <w:sz w:val="24"/>
      <w:szCs w:val="18"/>
      <w:shd w:val="clear" w:color="auto" w:fill="F8F8F8"/>
    </w:rPr>
  </w:style>
  <w:style w:type="character" w:customStyle="1" w:styleId="AttributeTok">
    <w:name w:val="AttributeTok"/>
    <w:basedOn w:val="VerbatimChar"/>
    <w:rsid w:val="00880F5C"/>
    <w:rPr>
      <w:rFonts w:ascii="Consolas" w:hAnsi="Consolas" w:cs="Times New Roman"/>
      <w:b/>
      <w:iCs/>
      <w:color w:val="C4A000"/>
      <w:sz w:val="24"/>
      <w:szCs w:val="18"/>
      <w:shd w:val="clear" w:color="auto" w:fill="F8F8F8"/>
    </w:rPr>
  </w:style>
  <w:style w:type="character" w:customStyle="1" w:styleId="RegionMarkerTok">
    <w:name w:val="RegionMarkerTok"/>
    <w:basedOn w:val="VerbatimChar"/>
    <w:rsid w:val="00880F5C"/>
    <w:rPr>
      <w:rFonts w:ascii="Consolas" w:hAnsi="Consolas" w:cs="Times New Roman"/>
      <w:b/>
      <w:iCs/>
      <w:color w:val="000000" w:themeColor="text1"/>
      <w:sz w:val="24"/>
      <w:szCs w:val="18"/>
      <w:shd w:val="clear" w:color="auto" w:fill="F8F8F8"/>
    </w:rPr>
  </w:style>
  <w:style w:type="character" w:customStyle="1" w:styleId="InformationTok">
    <w:name w:val="InformationTok"/>
    <w:basedOn w:val="VerbatimChar"/>
    <w:rsid w:val="00880F5C"/>
    <w:rPr>
      <w:rFonts w:ascii="Consolas" w:hAnsi="Consolas" w:cs="Times New Roman"/>
      <w:b w:val="0"/>
      <w:i/>
      <w:iCs/>
      <w:color w:val="8F5902"/>
      <w:sz w:val="24"/>
      <w:szCs w:val="18"/>
      <w:shd w:val="clear" w:color="auto" w:fill="F8F8F8"/>
    </w:rPr>
  </w:style>
  <w:style w:type="character" w:customStyle="1" w:styleId="WarningTok">
    <w:name w:val="WarningTok"/>
    <w:basedOn w:val="VerbatimChar"/>
    <w:rsid w:val="00880F5C"/>
    <w:rPr>
      <w:rFonts w:ascii="Consolas" w:hAnsi="Consolas" w:cs="Times New Roman"/>
      <w:b w:val="0"/>
      <w:i/>
      <w:iCs/>
      <w:color w:val="8F5902"/>
      <w:sz w:val="24"/>
      <w:szCs w:val="18"/>
      <w:shd w:val="clear" w:color="auto" w:fill="F8F8F8"/>
    </w:rPr>
  </w:style>
  <w:style w:type="character" w:customStyle="1" w:styleId="AlertTok">
    <w:name w:val="AlertTok"/>
    <w:basedOn w:val="VerbatimChar"/>
    <w:rsid w:val="00880F5C"/>
    <w:rPr>
      <w:rFonts w:ascii="Consolas" w:hAnsi="Consolas" w:cs="Times New Roman"/>
      <w:b/>
      <w:iCs/>
      <w:color w:val="EF2929"/>
      <w:sz w:val="24"/>
      <w:szCs w:val="18"/>
      <w:shd w:val="clear" w:color="auto" w:fill="F8F8F8"/>
    </w:rPr>
  </w:style>
  <w:style w:type="character" w:customStyle="1" w:styleId="ErrorTok">
    <w:name w:val="ErrorTok"/>
    <w:basedOn w:val="VerbatimChar"/>
    <w:rsid w:val="00880F5C"/>
    <w:rPr>
      <w:rFonts w:ascii="Consolas" w:hAnsi="Consolas" w:cs="Times New Roman"/>
      <w:b w:val="0"/>
      <w:iCs/>
      <w:color w:val="A40000"/>
      <w:sz w:val="24"/>
      <w:szCs w:val="18"/>
      <w:shd w:val="clear" w:color="auto" w:fill="F8F8F8"/>
    </w:rPr>
  </w:style>
  <w:style w:type="character" w:customStyle="1" w:styleId="NormalTok">
    <w:name w:val="NormalTok"/>
    <w:basedOn w:val="VerbatimChar"/>
    <w:rsid w:val="00880F5C"/>
    <w:rPr>
      <w:rFonts w:ascii="Consolas" w:hAnsi="Consolas" w:cs="Times New Roman"/>
      <w:b/>
      <w:iCs/>
      <w:color w:val="000000" w:themeColor="text1"/>
      <w:sz w:val="24"/>
      <w:szCs w:val="18"/>
      <w:shd w:val="clear" w:color="auto" w:fill="F8F8F8"/>
    </w:rPr>
  </w:style>
  <w:style w:type="table" w:customStyle="1" w:styleId="rmdtable">
    <w:name w:val="rmd_table"/>
    <w:basedOn w:val="TableNormal"/>
    <w:uiPriority w:val="99"/>
    <w:rsid w:val="00880F5C"/>
    <w:pPr>
      <w:spacing w:after="0" w:line="240" w:lineRule="auto"/>
    </w:pPr>
    <w:rPr>
      <w:sz w:val="24"/>
      <w:szCs w:val="24"/>
    </w:rPr>
    <w:tblPr>
      <w:tblInd w:w="0" w:type="dxa"/>
      <w:tblBorders>
        <w:bottom w:val="single" w:sz="4" w:space="0" w:color="auto"/>
      </w:tblBorders>
      <w:tblCellMar>
        <w:top w:w="0" w:type="dxa"/>
        <w:left w:w="108" w:type="dxa"/>
        <w:bottom w:w="0" w:type="dxa"/>
        <w:right w:w="108" w:type="dxa"/>
      </w:tblCellMar>
    </w:tblPr>
    <w:tblStylePr w:type="firstRow">
      <w:tblPr/>
      <w:tcPr>
        <w:tcBorders>
          <w:top w:val="double" w:sz="4" w:space="0" w:color="auto"/>
          <w:left w:val="nil"/>
          <w:bottom w:val="single" w:sz="4" w:space="0" w:color="auto"/>
          <w:right w:val="nil"/>
          <w:insideH w:val="nil"/>
          <w:insideV w:val="nil"/>
          <w:tl2br w:val="nil"/>
          <w:tr2bl w:val="nil"/>
        </w:tcBorders>
      </w:tcPr>
    </w:tblStylePr>
    <w:tblStylePr w:type="lastRow">
      <w:tblPr/>
      <w:tcPr>
        <w:tcBorders>
          <w:bottom w:val="nil"/>
        </w:tcBorders>
      </w:tcPr>
    </w:tblStylePr>
    <w:tblStylePr w:type="swCell">
      <w:tblPr/>
      <w:tcPr>
        <w:tcBorders>
          <w:bottom w:val="nil"/>
        </w:tcBorders>
      </w:tcPr>
    </w:tblStylePr>
  </w:style>
  <w:style w:type="paragraph" w:styleId="TableofFigures">
    <w:name w:val="table of figures"/>
    <w:basedOn w:val="Normal"/>
    <w:next w:val="Normal"/>
    <w:uiPriority w:val="99"/>
    <w:unhideWhenUsed/>
    <w:rsid w:val="00880F5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annotation text" w:uiPriority="0"/>
    <w:lsdException w:name="header" w:uiPriority="0"/>
    <w:lsdException w:name="caption" w:uiPriority="0" w:qFormat="1"/>
    <w:lsdException w:name="footnote reference" w:uiPriority="0"/>
    <w:lsdException w:name="annotation reference" w:uiPriority="0"/>
    <w:lsdException w:name="Title" w:semiHidden="0" w:uiPriority="0" w:unhideWhenUsed="0" w:qFormat="1"/>
    <w:lsdException w:name="Default Paragraph Font" w:uiPriority="1"/>
    <w:lsdException w:name="Body Text" w:uiPriority="0" w:qFormat="1"/>
    <w:lsdException w:name="Subtitle" w:semiHidden="0" w:uiPriority="0"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Normal">
    <w:name w:val="Normal"/>
    <w:qFormat/>
    <w:rsid w:val="003A6763"/>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2679EE"/>
    <w:pPr>
      <w:keepNext/>
      <w:keepLines/>
      <w:numPr>
        <w:numId w:val="28"/>
      </w:numPr>
      <w:spacing w:before="240" w:after="120"/>
      <w:jc w:val="center"/>
      <w:outlineLvl w:val="0"/>
    </w:pPr>
    <w:rPr>
      <w:rFonts w:eastAsiaTheme="majorEastAsia" w:cstheme="majorBidi"/>
      <w:b/>
      <w:smallCaps/>
      <w:sz w:val="26"/>
      <w:szCs w:val="32"/>
    </w:rPr>
  </w:style>
  <w:style w:type="paragraph" w:styleId="Heading2">
    <w:name w:val="heading 2"/>
    <w:basedOn w:val="Normal"/>
    <w:next w:val="Normal"/>
    <w:link w:val="Heading2Char"/>
    <w:uiPriority w:val="9"/>
    <w:unhideWhenUsed/>
    <w:qFormat/>
    <w:rsid w:val="00561DAD"/>
    <w:pPr>
      <w:keepNext/>
      <w:keepLines/>
      <w:numPr>
        <w:ilvl w:val="1"/>
        <w:numId w:val="28"/>
      </w:numPr>
      <w:spacing w:before="120" w:after="60"/>
      <w:outlineLvl w:val="1"/>
    </w:pPr>
    <w:rPr>
      <w:rFonts w:eastAsiaTheme="majorEastAsia" w:cstheme="majorBidi"/>
      <w:b/>
      <w:smallCaps/>
      <w:szCs w:val="26"/>
    </w:rPr>
  </w:style>
  <w:style w:type="paragraph" w:styleId="Heading3">
    <w:name w:val="heading 3"/>
    <w:basedOn w:val="Normal"/>
    <w:next w:val="Normal"/>
    <w:link w:val="Heading3Char"/>
    <w:uiPriority w:val="9"/>
    <w:unhideWhenUsed/>
    <w:qFormat/>
    <w:rsid w:val="00A53F41"/>
    <w:pPr>
      <w:keepNext/>
      <w:keepLines/>
      <w:numPr>
        <w:ilvl w:val="2"/>
        <w:numId w:val="28"/>
      </w:numPr>
      <w:spacing w:before="120" w:after="60"/>
      <w:outlineLvl w:val="2"/>
    </w:pPr>
    <w:rPr>
      <w:rFonts w:ascii="Times New Roman Bold" w:eastAsiaTheme="majorEastAsia" w:hAnsi="Times New Roman Bold" w:cstheme="majorBidi"/>
      <w:b/>
    </w:rPr>
  </w:style>
  <w:style w:type="paragraph" w:styleId="Heading4">
    <w:name w:val="heading 4"/>
    <w:basedOn w:val="Heading3"/>
    <w:next w:val="Normal"/>
    <w:link w:val="Heading4Char"/>
    <w:uiPriority w:val="9"/>
    <w:unhideWhenUsed/>
    <w:qFormat/>
    <w:rsid w:val="00A82313"/>
    <w:pPr>
      <w:numPr>
        <w:ilvl w:val="3"/>
      </w:numPr>
      <w:outlineLvl w:val="3"/>
    </w:pPr>
  </w:style>
  <w:style w:type="paragraph" w:styleId="Heading5">
    <w:name w:val="heading 5"/>
    <w:basedOn w:val="Normal"/>
    <w:next w:val="Normal"/>
    <w:link w:val="Heading5Char"/>
    <w:uiPriority w:val="9"/>
    <w:unhideWhenUsed/>
    <w:qFormat/>
    <w:rsid w:val="00C6335A"/>
    <w:pPr>
      <w:keepNext/>
      <w:keepLines/>
      <w:spacing w:before="40"/>
      <w:ind w:left="1008" w:hanging="1008"/>
      <w:outlineLvl w:val="4"/>
    </w:pPr>
    <w:rPr>
      <w:rFonts w:asciiTheme="majorHAnsi" w:eastAsiaTheme="majorEastAsia" w:hAnsiTheme="majorHAnsi" w:cstheme="majorBidi"/>
      <w:color w:val="2E74B5" w:themeColor="accent1" w:themeShade="BF"/>
      <w:sz w:val="22"/>
      <w:szCs w:val="22"/>
    </w:rPr>
  </w:style>
  <w:style w:type="paragraph" w:styleId="Heading6">
    <w:name w:val="heading 6"/>
    <w:basedOn w:val="Normal"/>
    <w:next w:val="Normal"/>
    <w:link w:val="Heading6Char"/>
    <w:uiPriority w:val="9"/>
    <w:unhideWhenUsed/>
    <w:qFormat/>
    <w:rsid w:val="00C6335A"/>
    <w:pPr>
      <w:keepNext/>
      <w:keepLines/>
      <w:spacing w:before="40"/>
      <w:ind w:left="1152" w:hanging="1152"/>
      <w:outlineLvl w:val="5"/>
    </w:pPr>
    <w:rPr>
      <w:rFonts w:asciiTheme="majorHAnsi" w:eastAsiaTheme="majorEastAsia" w:hAnsiTheme="majorHAnsi" w:cstheme="majorBidi"/>
      <w:color w:val="1F4D78" w:themeColor="accent1" w:themeShade="7F"/>
      <w:sz w:val="22"/>
      <w:szCs w:val="22"/>
    </w:rPr>
  </w:style>
  <w:style w:type="paragraph" w:styleId="Heading7">
    <w:name w:val="heading 7"/>
    <w:basedOn w:val="Normal"/>
    <w:next w:val="Normal"/>
    <w:link w:val="Heading7Char"/>
    <w:uiPriority w:val="9"/>
    <w:semiHidden/>
    <w:unhideWhenUsed/>
    <w:qFormat/>
    <w:rsid w:val="00C6335A"/>
    <w:pPr>
      <w:keepNext/>
      <w:keepLines/>
      <w:spacing w:before="40"/>
      <w:ind w:left="1296" w:hanging="1296"/>
      <w:outlineLvl w:val="6"/>
    </w:pPr>
    <w:rPr>
      <w:rFonts w:asciiTheme="majorHAnsi" w:eastAsiaTheme="majorEastAsia" w:hAnsiTheme="majorHAnsi" w:cstheme="majorBidi"/>
      <w:i/>
      <w:iCs/>
      <w:color w:val="1F4D78" w:themeColor="accent1" w:themeShade="7F"/>
      <w:sz w:val="22"/>
      <w:szCs w:val="22"/>
    </w:rPr>
  </w:style>
  <w:style w:type="paragraph" w:styleId="Heading8">
    <w:name w:val="heading 8"/>
    <w:basedOn w:val="Normal"/>
    <w:next w:val="Normal"/>
    <w:link w:val="Heading8Char"/>
    <w:uiPriority w:val="9"/>
    <w:semiHidden/>
    <w:unhideWhenUsed/>
    <w:qFormat/>
    <w:rsid w:val="00C6335A"/>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335A"/>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9EE"/>
    <w:rPr>
      <w:rFonts w:ascii="Times New Roman" w:eastAsiaTheme="majorEastAsia" w:hAnsi="Times New Roman" w:cstheme="majorBidi"/>
      <w:b/>
      <w:smallCaps/>
      <w:sz w:val="26"/>
      <w:szCs w:val="32"/>
    </w:rPr>
  </w:style>
  <w:style w:type="character" w:customStyle="1" w:styleId="Heading2Char">
    <w:name w:val="Heading 2 Char"/>
    <w:basedOn w:val="DefaultParagraphFont"/>
    <w:link w:val="Heading2"/>
    <w:uiPriority w:val="9"/>
    <w:rsid w:val="00561DAD"/>
    <w:rPr>
      <w:rFonts w:ascii="Times New Roman" w:eastAsiaTheme="majorEastAsia" w:hAnsi="Times New Roman" w:cstheme="majorBidi"/>
      <w:b/>
      <w:smallCaps/>
      <w:sz w:val="24"/>
      <w:szCs w:val="26"/>
    </w:rPr>
  </w:style>
  <w:style w:type="character" w:customStyle="1" w:styleId="Heading4Char">
    <w:name w:val="Heading 4 Char"/>
    <w:basedOn w:val="DefaultParagraphFont"/>
    <w:link w:val="Heading4"/>
    <w:uiPriority w:val="9"/>
    <w:rsid w:val="00A82313"/>
    <w:rPr>
      <w:rFonts w:ascii="Times New Roman Bold" w:eastAsiaTheme="majorEastAsia" w:hAnsi="Times New Roman Bold" w:cstheme="majorBidi"/>
      <w:b/>
      <w:sz w:val="24"/>
      <w:szCs w:val="24"/>
    </w:rPr>
  </w:style>
  <w:style w:type="character" w:customStyle="1" w:styleId="Heading3Char">
    <w:name w:val="Heading 3 Char"/>
    <w:basedOn w:val="DefaultParagraphFont"/>
    <w:link w:val="Heading3"/>
    <w:uiPriority w:val="9"/>
    <w:rsid w:val="00A53F41"/>
    <w:rPr>
      <w:rFonts w:ascii="Times New Roman Bold" w:eastAsiaTheme="majorEastAsia" w:hAnsi="Times New Roman Bold" w:cstheme="majorBidi"/>
      <w:b/>
      <w:sz w:val="24"/>
      <w:szCs w:val="24"/>
    </w:rPr>
  </w:style>
  <w:style w:type="paragraph" w:styleId="TOCHeading">
    <w:name w:val="TOC Heading"/>
    <w:basedOn w:val="Heading1"/>
    <w:next w:val="Normal"/>
    <w:uiPriority w:val="39"/>
    <w:unhideWhenUsed/>
    <w:qFormat/>
    <w:rsid w:val="00E36875"/>
    <w:pPr>
      <w:numPr>
        <w:numId w:val="0"/>
      </w:numPr>
      <w:outlineLvl w:val="9"/>
    </w:pPr>
    <w:rPr>
      <w:smallCaps w:val="0"/>
    </w:rPr>
  </w:style>
  <w:style w:type="paragraph" w:styleId="TOC1">
    <w:name w:val="toc 1"/>
    <w:basedOn w:val="Normal"/>
    <w:next w:val="Normal"/>
    <w:autoRedefine/>
    <w:uiPriority w:val="39"/>
    <w:unhideWhenUsed/>
    <w:rsid w:val="00E36875"/>
    <w:pPr>
      <w:spacing w:after="100"/>
    </w:pPr>
  </w:style>
  <w:style w:type="paragraph" w:styleId="TOC2">
    <w:name w:val="toc 2"/>
    <w:basedOn w:val="Normal"/>
    <w:next w:val="Normal"/>
    <w:autoRedefine/>
    <w:uiPriority w:val="39"/>
    <w:unhideWhenUsed/>
    <w:rsid w:val="00E36875"/>
    <w:pPr>
      <w:spacing w:after="100"/>
      <w:ind w:left="240"/>
    </w:pPr>
  </w:style>
  <w:style w:type="character" w:styleId="Hyperlink">
    <w:name w:val="Hyperlink"/>
    <w:basedOn w:val="DefaultParagraphFont"/>
    <w:uiPriority w:val="99"/>
    <w:unhideWhenUsed/>
    <w:rsid w:val="00E36875"/>
    <w:rPr>
      <w:color w:val="0563C1" w:themeColor="hyperlink"/>
      <w:u w:val="single"/>
    </w:rPr>
  </w:style>
  <w:style w:type="paragraph" w:styleId="Bibliography">
    <w:name w:val="Bibliography"/>
    <w:basedOn w:val="Normal"/>
    <w:next w:val="Normal"/>
    <w:unhideWhenUsed/>
    <w:qFormat/>
    <w:rsid w:val="005A7ED9"/>
  </w:style>
  <w:style w:type="paragraph" w:styleId="ListParagraph">
    <w:name w:val="List Paragraph"/>
    <w:basedOn w:val="Normal"/>
    <w:uiPriority w:val="34"/>
    <w:qFormat/>
    <w:rsid w:val="003F4CD4"/>
    <w:pPr>
      <w:spacing w:before="120" w:after="120"/>
      <w:ind w:left="720"/>
    </w:pPr>
  </w:style>
  <w:style w:type="paragraph" w:styleId="Caption">
    <w:name w:val="caption"/>
    <w:basedOn w:val="Normal"/>
    <w:next w:val="Normal"/>
    <w:link w:val="CaptionChar"/>
    <w:unhideWhenUsed/>
    <w:qFormat/>
    <w:rsid w:val="00594730"/>
    <w:pPr>
      <w:spacing w:before="120" w:after="240"/>
      <w:jc w:val="center"/>
    </w:pPr>
    <w:rPr>
      <w:b/>
      <w:iCs/>
      <w:color w:val="000000" w:themeColor="text1"/>
      <w:szCs w:val="18"/>
    </w:rPr>
  </w:style>
  <w:style w:type="character" w:styleId="CommentReference">
    <w:name w:val="annotation reference"/>
    <w:basedOn w:val="DefaultParagraphFont"/>
    <w:semiHidden/>
    <w:unhideWhenUsed/>
    <w:rsid w:val="006656AF"/>
    <w:rPr>
      <w:sz w:val="16"/>
      <w:szCs w:val="16"/>
    </w:rPr>
  </w:style>
  <w:style w:type="paragraph" w:styleId="CommentText">
    <w:name w:val="annotation text"/>
    <w:basedOn w:val="Normal"/>
    <w:link w:val="CommentTextChar"/>
    <w:unhideWhenUsed/>
    <w:rsid w:val="006656AF"/>
    <w:rPr>
      <w:sz w:val="20"/>
      <w:szCs w:val="20"/>
    </w:rPr>
  </w:style>
  <w:style w:type="character" w:customStyle="1" w:styleId="CommentTextChar">
    <w:name w:val="Comment Text Char"/>
    <w:basedOn w:val="DefaultParagraphFont"/>
    <w:link w:val="CommentText"/>
    <w:rsid w:val="006656AF"/>
    <w:rPr>
      <w:rFonts w:ascii="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6656AF"/>
    <w:rPr>
      <w:b/>
      <w:bCs/>
    </w:rPr>
  </w:style>
  <w:style w:type="character" w:customStyle="1" w:styleId="CommentSubjectChar">
    <w:name w:val="Comment Subject Char"/>
    <w:basedOn w:val="CommentTextChar"/>
    <w:link w:val="CommentSubject"/>
    <w:semiHidden/>
    <w:rsid w:val="006656AF"/>
    <w:rPr>
      <w:rFonts w:ascii="Times New Roman" w:hAnsi="Times New Roman" w:cs="Times New Roman"/>
      <w:b/>
      <w:bCs/>
      <w:sz w:val="20"/>
      <w:szCs w:val="20"/>
    </w:rPr>
  </w:style>
  <w:style w:type="paragraph" w:styleId="BalloonText">
    <w:name w:val="Balloon Text"/>
    <w:basedOn w:val="Normal"/>
    <w:link w:val="BalloonTextChar"/>
    <w:semiHidden/>
    <w:unhideWhenUsed/>
    <w:rsid w:val="006656AF"/>
    <w:rPr>
      <w:rFonts w:ascii="Segoe UI" w:hAnsi="Segoe UI" w:cs="Segoe UI"/>
      <w:sz w:val="18"/>
      <w:szCs w:val="18"/>
    </w:rPr>
  </w:style>
  <w:style w:type="character" w:customStyle="1" w:styleId="BalloonTextChar">
    <w:name w:val="Balloon Text Char"/>
    <w:basedOn w:val="DefaultParagraphFont"/>
    <w:link w:val="BalloonText"/>
    <w:semiHidden/>
    <w:rsid w:val="006656AF"/>
    <w:rPr>
      <w:rFonts w:ascii="Segoe UI" w:hAnsi="Segoe UI" w:cs="Segoe UI"/>
      <w:sz w:val="18"/>
      <w:szCs w:val="18"/>
    </w:rPr>
  </w:style>
  <w:style w:type="paragraph" w:styleId="TOC3">
    <w:name w:val="toc 3"/>
    <w:basedOn w:val="Normal"/>
    <w:next w:val="Normal"/>
    <w:autoRedefine/>
    <w:uiPriority w:val="39"/>
    <w:unhideWhenUsed/>
    <w:rsid w:val="000D12FA"/>
    <w:pPr>
      <w:spacing w:after="100"/>
      <w:ind w:left="480"/>
    </w:pPr>
  </w:style>
  <w:style w:type="table" w:styleId="TableGrid">
    <w:name w:val="Table Grid"/>
    <w:basedOn w:val="TableNormal"/>
    <w:rsid w:val="00F32F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
    <w:qFormat/>
    <w:rsid w:val="004B347A"/>
    <w:rPr>
      <w:rFonts w:eastAsia="Times New Roman"/>
      <w:sz w:val="20"/>
      <w:szCs w:val="20"/>
    </w:rPr>
  </w:style>
  <w:style w:type="character" w:customStyle="1" w:styleId="FootnoteTextChar">
    <w:name w:val="Footnote Text Char"/>
    <w:basedOn w:val="DefaultParagraphFont"/>
    <w:link w:val="FootnoteText"/>
    <w:semiHidden/>
    <w:rsid w:val="004B347A"/>
    <w:rPr>
      <w:rFonts w:ascii="Times New Roman" w:eastAsia="Times New Roman" w:hAnsi="Times New Roman" w:cs="Times New Roman"/>
      <w:sz w:val="20"/>
      <w:szCs w:val="20"/>
    </w:rPr>
  </w:style>
  <w:style w:type="character" w:styleId="FootnoteReference">
    <w:name w:val="footnote reference"/>
    <w:rsid w:val="004B347A"/>
    <w:rPr>
      <w:vertAlign w:val="superscript"/>
    </w:rPr>
  </w:style>
  <w:style w:type="character" w:styleId="PlaceholderText">
    <w:name w:val="Placeholder Text"/>
    <w:basedOn w:val="DefaultParagraphFont"/>
    <w:uiPriority w:val="99"/>
    <w:semiHidden/>
    <w:rsid w:val="00D02974"/>
    <w:rPr>
      <w:color w:val="808080"/>
    </w:rPr>
  </w:style>
  <w:style w:type="character" w:customStyle="1" w:styleId="Heading5Char">
    <w:name w:val="Heading 5 Char"/>
    <w:basedOn w:val="DefaultParagraphFont"/>
    <w:link w:val="Heading5"/>
    <w:uiPriority w:val="9"/>
    <w:semiHidden/>
    <w:rsid w:val="00C6335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6335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6335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6335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335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nhideWhenUsed/>
    <w:rsid w:val="00981D3B"/>
    <w:pPr>
      <w:tabs>
        <w:tab w:val="center" w:pos="4680"/>
        <w:tab w:val="right" w:pos="9360"/>
      </w:tabs>
    </w:pPr>
  </w:style>
  <w:style w:type="character" w:customStyle="1" w:styleId="HeaderChar">
    <w:name w:val="Header Char"/>
    <w:basedOn w:val="DefaultParagraphFont"/>
    <w:link w:val="Header"/>
    <w:rsid w:val="00981D3B"/>
    <w:rPr>
      <w:rFonts w:ascii="Times New Roman" w:hAnsi="Times New Roman" w:cs="Times New Roman"/>
      <w:sz w:val="24"/>
      <w:szCs w:val="24"/>
    </w:rPr>
  </w:style>
  <w:style w:type="paragraph" w:styleId="Footer">
    <w:name w:val="footer"/>
    <w:basedOn w:val="Normal"/>
    <w:link w:val="FooterChar"/>
    <w:uiPriority w:val="99"/>
    <w:unhideWhenUsed/>
    <w:rsid w:val="00981D3B"/>
    <w:pPr>
      <w:tabs>
        <w:tab w:val="center" w:pos="4680"/>
        <w:tab w:val="right" w:pos="9360"/>
      </w:tabs>
    </w:pPr>
  </w:style>
  <w:style w:type="character" w:customStyle="1" w:styleId="FooterChar">
    <w:name w:val="Footer Char"/>
    <w:basedOn w:val="DefaultParagraphFont"/>
    <w:link w:val="Footer"/>
    <w:uiPriority w:val="99"/>
    <w:rsid w:val="00981D3B"/>
    <w:rPr>
      <w:rFonts w:ascii="Times New Roman" w:hAnsi="Times New Roman" w:cs="Times New Roman"/>
      <w:sz w:val="24"/>
      <w:szCs w:val="24"/>
    </w:rPr>
  </w:style>
  <w:style w:type="paragraph" w:styleId="Revision">
    <w:name w:val="Revision"/>
    <w:hidden/>
    <w:uiPriority w:val="99"/>
    <w:semiHidden/>
    <w:rsid w:val="0093355E"/>
    <w:pPr>
      <w:spacing w:after="0" w:line="240" w:lineRule="auto"/>
    </w:pPr>
    <w:rPr>
      <w:rFonts w:ascii="Times New Roman" w:hAnsi="Times New Roman" w:cs="Times New Roman"/>
      <w:sz w:val="24"/>
      <w:szCs w:val="24"/>
    </w:rPr>
  </w:style>
  <w:style w:type="paragraph" w:styleId="DocumentMap">
    <w:name w:val="Document Map"/>
    <w:basedOn w:val="Normal"/>
    <w:link w:val="DocumentMapChar"/>
    <w:uiPriority w:val="99"/>
    <w:semiHidden/>
    <w:unhideWhenUsed/>
    <w:rsid w:val="004055C6"/>
    <w:rPr>
      <w:rFonts w:ascii="Lucida Grande" w:hAnsi="Lucida Grande" w:cs="Lucida Grande"/>
    </w:rPr>
  </w:style>
  <w:style w:type="character" w:customStyle="1" w:styleId="DocumentMapChar">
    <w:name w:val="Document Map Char"/>
    <w:basedOn w:val="DefaultParagraphFont"/>
    <w:link w:val="DocumentMap"/>
    <w:uiPriority w:val="99"/>
    <w:semiHidden/>
    <w:rsid w:val="004055C6"/>
    <w:rPr>
      <w:rFonts w:ascii="Lucida Grande" w:hAnsi="Lucida Grande" w:cs="Lucida Grande"/>
      <w:sz w:val="24"/>
      <w:szCs w:val="24"/>
    </w:rPr>
  </w:style>
  <w:style w:type="paragraph" w:styleId="BodyText">
    <w:name w:val="Body Text"/>
    <w:basedOn w:val="Normal"/>
    <w:link w:val="BodyTextChar"/>
    <w:qFormat/>
    <w:rsid w:val="00880F5C"/>
    <w:pPr>
      <w:spacing w:before="180" w:after="180"/>
    </w:pPr>
  </w:style>
  <w:style w:type="character" w:customStyle="1" w:styleId="BodyTextChar">
    <w:name w:val="Body Text Char"/>
    <w:basedOn w:val="DefaultParagraphFont"/>
    <w:link w:val="BodyText"/>
    <w:rsid w:val="00880F5C"/>
    <w:rPr>
      <w:rFonts w:ascii="Times New Roman" w:hAnsi="Times New Roman" w:cs="Times New Roman"/>
      <w:sz w:val="24"/>
      <w:szCs w:val="24"/>
    </w:rPr>
  </w:style>
  <w:style w:type="paragraph" w:customStyle="1" w:styleId="FirstParagraph">
    <w:name w:val="First Paragraph"/>
    <w:basedOn w:val="BodyText"/>
    <w:next w:val="BodyText"/>
    <w:qFormat/>
    <w:rsid w:val="00880F5C"/>
  </w:style>
  <w:style w:type="paragraph" w:customStyle="1" w:styleId="Compact">
    <w:name w:val="Compact"/>
    <w:basedOn w:val="Normal"/>
    <w:qFormat/>
    <w:rsid w:val="00880F5C"/>
  </w:style>
  <w:style w:type="paragraph" w:styleId="Title">
    <w:name w:val="Title"/>
    <w:basedOn w:val="Normal"/>
    <w:next w:val="BodyText"/>
    <w:link w:val="TitleChar"/>
    <w:qFormat/>
    <w:rsid w:val="00880F5C"/>
    <w:pPr>
      <w:keepNext/>
      <w:keepLines/>
      <w:spacing w:before="480" w:after="240"/>
      <w:jc w:val="center"/>
    </w:pPr>
    <w:rPr>
      <w:rFonts w:ascii="Calibri Light" w:eastAsiaTheme="majorEastAsia" w:hAnsi="Calibri Light" w:cstheme="majorBidi"/>
      <w:b/>
      <w:bCs/>
      <w:sz w:val="36"/>
      <w:szCs w:val="36"/>
    </w:rPr>
  </w:style>
  <w:style w:type="character" w:customStyle="1" w:styleId="TitleChar">
    <w:name w:val="Title Char"/>
    <w:basedOn w:val="DefaultParagraphFont"/>
    <w:link w:val="Title"/>
    <w:rsid w:val="00880F5C"/>
    <w:rPr>
      <w:rFonts w:ascii="Calibri Light" w:eastAsiaTheme="majorEastAsia" w:hAnsi="Calibri Light" w:cstheme="majorBidi"/>
      <w:b/>
      <w:bCs/>
      <w:sz w:val="36"/>
      <w:szCs w:val="36"/>
    </w:rPr>
  </w:style>
  <w:style w:type="paragraph" w:styleId="Subtitle">
    <w:name w:val="Subtitle"/>
    <w:basedOn w:val="Title"/>
    <w:next w:val="BodyText"/>
    <w:link w:val="SubtitleChar"/>
    <w:qFormat/>
    <w:rsid w:val="00880F5C"/>
    <w:pPr>
      <w:spacing w:after="480"/>
    </w:pPr>
    <w:rPr>
      <w:rFonts w:ascii="Times New Roman" w:hAnsi="Times New Roman" w:cs="Times New Roman"/>
      <w:sz w:val="24"/>
      <w:szCs w:val="24"/>
    </w:rPr>
  </w:style>
  <w:style w:type="character" w:customStyle="1" w:styleId="SubtitleChar">
    <w:name w:val="Subtitle Char"/>
    <w:basedOn w:val="DefaultParagraphFont"/>
    <w:link w:val="Subtitle"/>
    <w:rsid w:val="00880F5C"/>
    <w:rPr>
      <w:rFonts w:ascii="Times New Roman" w:eastAsiaTheme="majorEastAsia" w:hAnsi="Times New Roman" w:cs="Times New Roman"/>
      <w:b/>
      <w:bCs/>
      <w:sz w:val="24"/>
      <w:szCs w:val="24"/>
    </w:rPr>
  </w:style>
  <w:style w:type="paragraph" w:customStyle="1" w:styleId="Author">
    <w:name w:val="Author"/>
    <w:next w:val="BodyText"/>
    <w:qFormat/>
    <w:rsid w:val="00880F5C"/>
    <w:pPr>
      <w:keepNext/>
      <w:keepLines/>
      <w:spacing w:before="720" w:after="720" w:line="240" w:lineRule="auto"/>
      <w:jc w:val="center"/>
    </w:pPr>
    <w:rPr>
      <w:rFonts w:ascii="Times New Roman" w:hAnsi="Times New Roman" w:cs="Times New Roman"/>
      <w:b/>
      <w:sz w:val="24"/>
      <w:szCs w:val="24"/>
    </w:rPr>
  </w:style>
  <w:style w:type="paragraph" w:styleId="Date">
    <w:name w:val="Date"/>
    <w:basedOn w:val="BodyText"/>
    <w:next w:val="BodyText"/>
    <w:link w:val="DateChar"/>
    <w:qFormat/>
    <w:rsid w:val="00880F5C"/>
    <w:pPr>
      <w:spacing w:before="360" w:after="720"/>
      <w:jc w:val="center"/>
    </w:pPr>
    <w:rPr>
      <w:b/>
    </w:rPr>
  </w:style>
  <w:style w:type="character" w:customStyle="1" w:styleId="DateChar">
    <w:name w:val="Date Char"/>
    <w:basedOn w:val="DefaultParagraphFont"/>
    <w:link w:val="Date"/>
    <w:rsid w:val="00880F5C"/>
    <w:rPr>
      <w:rFonts w:ascii="Times New Roman" w:hAnsi="Times New Roman" w:cs="Times New Roman"/>
      <w:b/>
      <w:sz w:val="24"/>
      <w:szCs w:val="24"/>
    </w:rPr>
  </w:style>
  <w:style w:type="paragraph" w:customStyle="1" w:styleId="Abstract">
    <w:name w:val="Abstract"/>
    <w:basedOn w:val="Normal"/>
    <w:next w:val="BodyText"/>
    <w:qFormat/>
    <w:rsid w:val="00880F5C"/>
    <w:pPr>
      <w:keepNext/>
      <w:keepLines/>
      <w:spacing w:before="300" w:after="300"/>
    </w:pPr>
    <w:rPr>
      <w:sz w:val="20"/>
      <w:szCs w:val="20"/>
    </w:rPr>
  </w:style>
  <w:style w:type="paragraph" w:styleId="BlockText">
    <w:name w:val="Block Text"/>
    <w:basedOn w:val="BodyText"/>
    <w:next w:val="BodyText"/>
    <w:uiPriority w:val="9"/>
    <w:unhideWhenUsed/>
    <w:qFormat/>
    <w:rsid w:val="00880F5C"/>
    <w:pPr>
      <w:spacing w:before="100" w:after="100"/>
    </w:pPr>
    <w:rPr>
      <w:rFonts w:asciiTheme="majorHAnsi" w:eastAsiaTheme="majorEastAsia" w:hAnsiTheme="majorHAnsi" w:cstheme="majorBidi"/>
      <w:bCs/>
      <w:sz w:val="20"/>
      <w:szCs w:val="20"/>
    </w:rPr>
  </w:style>
  <w:style w:type="paragraph" w:customStyle="1" w:styleId="DefinitionTerm">
    <w:name w:val="Definition Term"/>
    <w:basedOn w:val="Normal"/>
    <w:next w:val="Definition"/>
    <w:rsid w:val="00880F5C"/>
    <w:pPr>
      <w:keepNext/>
      <w:keepLines/>
    </w:pPr>
    <w:rPr>
      <w:b/>
    </w:rPr>
  </w:style>
  <w:style w:type="paragraph" w:customStyle="1" w:styleId="Definition">
    <w:name w:val="Definition"/>
    <w:basedOn w:val="Normal"/>
    <w:rsid w:val="00880F5C"/>
    <w:pPr>
      <w:spacing w:after="200"/>
    </w:pPr>
  </w:style>
  <w:style w:type="paragraph" w:customStyle="1" w:styleId="TableCaption">
    <w:name w:val="Table Caption"/>
    <w:basedOn w:val="Caption"/>
    <w:rsid w:val="00880F5C"/>
    <w:pPr>
      <w:keepNext/>
      <w:spacing w:before="0" w:after="120"/>
      <w:ind w:left="360" w:right="360"/>
      <w:jc w:val="left"/>
    </w:pPr>
    <w:rPr>
      <w:b w:val="0"/>
      <w:i/>
      <w:iCs w:val="0"/>
      <w:color w:val="auto"/>
      <w:szCs w:val="24"/>
    </w:rPr>
  </w:style>
  <w:style w:type="paragraph" w:customStyle="1" w:styleId="ImageCaption">
    <w:name w:val="Image Caption"/>
    <w:basedOn w:val="Caption"/>
    <w:rsid w:val="00880F5C"/>
    <w:pPr>
      <w:keepNext/>
      <w:spacing w:before="0" w:after="120"/>
      <w:ind w:left="360" w:right="360"/>
      <w:jc w:val="left"/>
    </w:pPr>
    <w:rPr>
      <w:b w:val="0"/>
      <w:i/>
      <w:iCs w:val="0"/>
      <w:color w:val="auto"/>
      <w:szCs w:val="24"/>
    </w:rPr>
  </w:style>
  <w:style w:type="paragraph" w:customStyle="1" w:styleId="Figure">
    <w:name w:val="Figure"/>
    <w:basedOn w:val="Normal"/>
    <w:rsid w:val="00880F5C"/>
    <w:pPr>
      <w:spacing w:after="200"/>
    </w:pPr>
  </w:style>
  <w:style w:type="paragraph" w:customStyle="1" w:styleId="FigurewithCaption">
    <w:name w:val="Figure with Caption"/>
    <w:basedOn w:val="Figure"/>
    <w:rsid w:val="00880F5C"/>
    <w:pPr>
      <w:keepNext/>
    </w:pPr>
  </w:style>
  <w:style w:type="character" w:customStyle="1" w:styleId="CaptionChar">
    <w:name w:val="Caption Char"/>
    <w:basedOn w:val="DefaultParagraphFont"/>
    <w:link w:val="Caption"/>
    <w:rsid w:val="00880F5C"/>
    <w:rPr>
      <w:rFonts w:ascii="Times New Roman" w:hAnsi="Times New Roman" w:cs="Times New Roman"/>
      <w:b/>
      <w:iCs/>
      <w:color w:val="000000" w:themeColor="text1"/>
      <w:sz w:val="24"/>
      <w:szCs w:val="18"/>
    </w:rPr>
  </w:style>
  <w:style w:type="character" w:customStyle="1" w:styleId="VerbatimChar">
    <w:name w:val="Verbatim Char"/>
    <w:basedOn w:val="CaptionChar"/>
    <w:link w:val="SourceCode"/>
    <w:rsid w:val="00880F5C"/>
    <w:rPr>
      <w:rFonts w:ascii="Consolas" w:hAnsi="Consolas" w:cs="Times New Roman"/>
      <w:b/>
      <w:iCs/>
      <w:color w:val="000000" w:themeColor="text1"/>
      <w:sz w:val="24"/>
      <w:szCs w:val="18"/>
      <w:shd w:val="clear" w:color="auto" w:fill="F8F8F8"/>
    </w:rPr>
  </w:style>
  <w:style w:type="paragraph" w:customStyle="1" w:styleId="SourceCode">
    <w:name w:val="Source Code"/>
    <w:basedOn w:val="Normal"/>
    <w:link w:val="VerbatimChar"/>
    <w:rsid w:val="00880F5C"/>
    <w:pPr>
      <w:shd w:val="clear" w:color="auto" w:fill="F8F8F8"/>
      <w:wordWrap w:val="0"/>
      <w:spacing w:after="200"/>
    </w:pPr>
    <w:rPr>
      <w:rFonts w:ascii="Consolas" w:hAnsi="Consolas"/>
      <w:b/>
      <w:iCs/>
      <w:color w:val="000000" w:themeColor="text1"/>
      <w:sz w:val="22"/>
      <w:szCs w:val="18"/>
    </w:rPr>
  </w:style>
  <w:style w:type="character" w:customStyle="1" w:styleId="KeywordTok">
    <w:name w:val="KeywordTok"/>
    <w:basedOn w:val="VerbatimChar"/>
    <w:rsid w:val="00880F5C"/>
    <w:rPr>
      <w:rFonts w:ascii="Consolas" w:hAnsi="Consolas" w:cs="Times New Roman"/>
      <w:b w:val="0"/>
      <w:iCs/>
      <w:color w:val="204A87"/>
      <w:sz w:val="24"/>
      <w:szCs w:val="18"/>
      <w:shd w:val="clear" w:color="auto" w:fill="F8F8F8"/>
    </w:rPr>
  </w:style>
  <w:style w:type="character" w:customStyle="1" w:styleId="DataTypeTok">
    <w:name w:val="DataTypeTok"/>
    <w:basedOn w:val="VerbatimChar"/>
    <w:rsid w:val="00880F5C"/>
    <w:rPr>
      <w:rFonts w:ascii="Consolas" w:hAnsi="Consolas" w:cs="Times New Roman"/>
      <w:b/>
      <w:iCs/>
      <w:color w:val="204A87"/>
      <w:sz w:val="24"/>
      <w:szCs w:val="18"/>
      <w:shd w:val="clear" w:color="auto" w:fill="F8F8F8"/>
    </w:rPr>
  </w:style>
  <w:style w:type="character" w:customStyle="1" w:styleId="DecValTok">
    <w:name w:val="DecValTok"/>
    <w:basedOn w:val="VerbatimChar"/>
    <w:rsid w:val="00880F5C"/>
    <w:rPr>
      <w:rFonts w:ascii="Consolas" w:hAnsi="Consolas" w:cs="Times New Roman"/>
      <w:b/>
      <w:iCs/>
      <w:color w:val="0000CF"/>
      <w:sz w:val="24"/>
      <w:szCs w:val="18"/>
      <w:shd w:val="clear" w:color="auto" w:fill="F8F8F8"/>
    </w:rPr>
  </w:style>
  <w:style w:type="character" w:customStyle="1" w:styleId="BaseNTok">
    <w:name w:val="BaseNTok"/>
    <w:basedOn w:val="VerbatimChar"/>
    <w:rsid w:val="00880F5C"/>
    <w:rPr>
      <w:rFonts w:ascii="Consolas" w:hAnsi="Consolas" w:cs="Times New Roman"/>
      <w:b/>
      <w:iCs/>
      <w:color w:val="0000CF"/>
      <w:sz w:val="24"/>
      <w:szCs w:val="18"/>
      <w:shd w:val="clear" w:color="auto" w:fill="F8F8F8"/>
    </w:rPr>
  </w:style>
  <w:style w:type="character" w:customStyle="1" w:styleId="FloatTok">
    <w:name w:val="FloatTok"/>
    <w:basedOn w:val="VerbatimChar"/>
    <w:rsid w:val="00880F5C"/>
    <w:rPr>
      <w:rFonts w:ascii="Consolas" w:hAnsi="Consolas" w:cs="Times New Roman"/>
      <w:b/>
      <w:iCs/>
      <w:color w:val="0000CF"/>
      <w:sz w:val="24"/>
      <w:szCs w:val="18"/>
      <w:shd w:val="clear" w:color="auto" w:fill="F8F8F8"/>
    </w:rPr>
  </w:style>
  <w:style w:type="character" w:customStyle="1" w:styleId="ConstantTok">
    <w:name w:val="ConstantTok"/>
    <w:basedOn w:val="VerbatimChar"/>
    <w:rsid w:val="00880F5C"/>
    <w:rPr>
      <w:rFonts w:ascii="Consolas" w:hAnsi="Consolas" w:cs="Times New Roman"/>
      <w:b/>
      <w:iCs/>
      <w:color w:val="000000"/>
      <w:sz w:val="24"/>
      <w:szCs w:val="18"/>
      <w:shd w:val="clear" w:color="auto" w:fill="F8F8F8"/>
    </w:rPr>
  </w:style>
  <w:style w:type="character" w:customStyle="1" w:styleId="CharTok">
    <w:name w:val="CharTok"/>
    <w:basedOn w:val="VerbatimChar"/>
    <w:rsid w:val="00880F5C"/>
    <w:rPr>
      <w:rFonts w:ascii="Consolas" w:hAnsi="Consolas" w:cs="Times New Roman"/>
      <w:b/>
      <w:iCs/>
      <w:color w:val="4E9A06"/>
      <w:sz w:val="24"/>
      <w:szCs w:val="18"/>
      <w:shd w:val="clear" w:color="auto" w:fill="F8F8F8"/>
    </w:rPr>
  </w:style>
  <w:style w:type="character" w:customStyle="1" w:styleId="SpecialCharTok">
    <w:name w:val="SpecialCharTok"/>
    <w:basedOn w:val="VerbatimChar"/>
    <w:rsid w:val="00880F5C"/>
    <w:rPr>
      <w:rFonts w:ascii="Consolas" w:hAnsi="Consolas" w:cs="Times New Roman"/>
      <w:b/>
      <w:iCs/>
      <w:color w:val="000000"/>
      <w:sz w:val="24"/>
      <w:szCs w:val="18"/>
      <w:shd w:val="clear" w:color="auto" w:fill="F8F8F8"/>
    </w:rPr>
  </w:style>
  <w:style w:type="character" w:customStyle="1" w:styleId="StringTok">
    <w:name w:val="StringTok"/>
    <w:basedOn w:val="VerbatimChar"/>
    <w:rsid w:val="00880F5C"/>
    <w:rPr>
      <w:rFonts w:ascii="Consolas" w:hAnsi="Consolas" w:cs="Times New Roman"/>
      <w:b/>
      <w:iCs/>
      <w:color w:val="4E9A06"/>
      <w:sz w:val="24"/>
      <w:szCs w:val="18"/>
      <w:shd w:val="clear" w:color="auto" w:fill="F8F8F8"/>
    </w:rPr>
  </w:style>
  <w:style w:type="character" w:customStyle="1" w:styleId="VerbatimStringTok">
    <w:name w:val="VerbatimStringTok"/>
    <w:basedOn w:val="VerbatimChar"/>
    <w:rsid w:val="00880F5C"/>
    <w:rPr>
      <w:rFonts w:ascii="Consolas" w:hAnsi="Consolas" w:cs="Times New Roman"/>
      <w:b/>
      <w:iCs/>
      <w:color w:val="4E9A06"/>
      <w:sz w:val="24"/>
      <w:szCs w:val="18"/>
      <w:shd w:val="clear" w:color="auto" w:fill="F8F8F8"/>
    </w:rPr>
  </w:style>
  <w:style w:type="character" w:customStyle="1" w:styleId="SpecialStringTok">
    <w:name w:val="SpecialStringTok"/>
    <w:basedOn w:val="VerbatimChar"/>
    <w:rsid w:val="00880F5C"/>
    <w:rPr>
      <w:rFonts w:ascii="Consolas" w:hAnsi="Consolas" w:cs="Times New Roman"/>
      <w:b/>
      <w:iCs/>
      <w:color w:val="4E9A06"/>
      <w:sz w:val="24"/>
      <w:szCs w:val="18"/>
      <w:shd w:val="clear" w:color="auto" w:fill="F8F8F8"/>
    </w:rPr>
  </w:style>
  <w:style w:type="character" w:customStyle="1" w:styleId="ImportTok">
    <w:name w:val="ImportTok"/>
    <w:basedOn w:val="VerbatimChar"/>
    <w:rsid w:val="00880F5C"/>
    <w:rPr>
      <w:rFonts w:ascii="Consolas" w:hAnsi="Consolas" w:cs="Times New Roman"/>
      <w:b/>
      <w:iCs/>
      <w:color w:val="000000" w:themeColor="text1"/>
      <w:sz w:val="24"/>
      <w:szCs w:val="18"/>
      <w:shd w:val="clear" w:color="auto" w:fill="F8F8F8"/>
    </w:rPr>
  </w:style>
  <w:style w:type="character" w:customStyle="1" w:styleId="CommentTok">
    <w:name w:val="CommentTok"/>
    <w:basedOn w:val="VerbatimChar"/>
    <w:rsid w:val="00880F5C"/>
    <w:rPr>
      <w:rFonts w:ascii="Consolas" w:hAnsi="Consolas" w:cs="Times New Roman"/>
      <w:b/>
      <w:i/>
      <w:iCs/>
      <w:color w:val="8F5902"/>
      <w:sz w:val="24"/>
      <w:szCs w:val="18"/>
      <w:shd w:val="clear" w:color="auto" w:fill="F8F8F8"/>
    </w:rPr>
  </w:style>
  <w:style w:type="character" w:customStyle="1" w:styleId="DocumentationTok">
    <w:name w:val="DocumentationTok"/>
    <w:basedOn w:val="VerbatimChar"/>
    <w:rsid w:val="00880F5C"/>
    <w:rPr>
      <w:rFonts w:ascii="Consolas" w:hAnsi="Consolas" w:cs="Times New Roman"/>
      <w:b w:val="0"/>
      <w:i/>
      <w:iCs/>
      <w:color w:val="8F5902"/>
      <w:sz w:val="24"/>
      <w:szCs w:val="18"/>
      <w:shd w:val="clear" w:color="auto" w:fill="F8F8F8"/>
    </w:rPr>
  </w:style>
  <w:style w:type="character" w:customStyle="1" w:styleId="AnnotationTok">
    <w:name w:val="AnnotationTok"/>
    <w:basedOn w:val="VerbatimChar"/>
    <w:rsid w:val="00880F5C"/>
    <w:rPr>
      <w:rFonts w:ascii="Consolas" w:hAnsi="Consolas" w:cs="Times New Roman"/>
      <w:b w:val="0"/>
      <w:i/>
      <w:iCs/>
      <w:color w:val="8F5902"/>
      <w:sz w:val="24"/>
      <w:szCs w:val="18"/>
      <w:shd w:val="clear" w:color="auto" w:fill="F8F8F8"/>
    </w:rPr>
  </w:style>
  <w:style w:type="character" w:customStyle="1" w:styleId="CommentVarTok">
    <w:name w:val="CommentVarTok"/>
    <w:basedOn w:val="VerbatimChar"/>
    <w:rsid w:val="00880F5C"/>
    <w:rPr>
      <w:rFonts w:ascii="Consolas" w:hAnsi="Consolas" w:cs="Times New Roman"/>
      <w:b w:val="0"/>
      <w:i/>
      <w:iCs/>
      <w:color w:val="8F5902"/>
      <w:sz w:val="24"/>
      <w:szCs w:val="18"/>
      <w:shd w:val="clear" w:color="auto" w:fill="F8F8F8"/>
    </w:rPr>
  </w:style>
  <w:style w:type="character" w:customStyle="1" w:styleId="OtherTok">
    <w:name w:val="OtherTok"/>
    <w:basedOn w:val="VerbatimChar"/>
    <w:rsid w:val="00880F5C"/>
    <w:rPr>
      <w:rFonts w:ascii="Consolas" w:hAnsi="Consolas" w:cs="Times New Roman"/>
      <w:b/>
      <w:iCs/>
      <w:color w:val="8F5902"/>
      <w:sz w:val="24"/>
      <w:szCs w:val="18"/>
      <w:shd w:val="clear" w:color="auto" w:fill="F8F8F8"/>
    </w:rPr>
  </w:style>
  <w:style w:type="character" w:customStyle="1" w:styleId="FunctionTok">
    <w:name w:val="FunctionTok"/>
    <w:basedOn w:val="VerbatimChar"/>
    <w:rsid w:val="00880F5C"/>
    <w:rPr>
      <w:rFonts w:ascii="Consolas" w:hAnsi="Consolas" w:cs="Times New Roman"/>
      <w:b/>
      <w:iCs/>
      <w:color w:val="000000"/>
      <w:sz w:val="24"/>
      <w:szCs w:val="18"/>
      <w:shd w:val="clear" w:color="auto" w:fill="F8F8F8"/>
    </w:rPr>
  </w:style>
  <w:style w:type="character" w:customStyle="1" w:styleId="VariableTok">
    <w:name w:val="VariableTok"/>
    <w:basedOn w:val="VerbatimChar"/>
    <w:rsid w:val="00880F5C"/>
    <w:rPr>
      <w:rFonts w:ascii="Consolas" w:hAnsi="Consolas" w:cs="Times New Roman"/>
      <w:b/>
      <w:iCs/>
      <w:color w:val="000000"/>
      <w:sz w:val="24"/>
      <w:szCs w:val="18"/>
      <w:shd w:val="clear" w:color="auto" w:fill="F8F8F8"/>
    </w:rPr>
  </w:style>
  <w:style w:type="character" w:customStyle="1" w:styleId="ControlFlowTok">
    <w:name w:val="ControlFlowTok"/>
    <w:basedOn w:val="VerbatimChar"/>
    <w:rsid w:val="00880F5C"/>
    <w:rPr>
      <w:rFonts w:ascii="Consolas" w:hAnsi="Consolas" w:cs="Times New Roman"/>
      <w:b w:val="0"/>
      <w:iCs/>
      <w:color w:val="204A87"/>
      <w:sz w:val="24"/>
      <w:szCs w:val="18"/>
      <w:shd w:val="clear" w:color="auto" w:fill="F8F8F8"/>
    </w:rPr>
  </w:style>
  <w:style w:type="character" w:customStyle="1" w:styleId="OperatorTok">
    <w:name w:val="OperatorTok"/>
    <w:basedOn w:val="VerbatimChar"/>
    <w:rsid w:val="00880F5C"/>
    <w:rPr>
      <w:rFonts w:ascii="Consolas" w:hAnsi="Consolas" w:cs="Times New Roman"/>
      <w:b w:val="0"/>
      <w:iCs/>
      <w:color w:val="CE5C00"/>
      <w:sz w:val="24"/>
      <w:szCs w:val="18"/>
      <w:shd w:val="clear" w:color="auto" w:fill="F8F8F8"/>
    </w:rPr>
  </w:style>
  <w:style w:type="character" w:customStyle="1" w:styleId="BuiltInTok">
    <w:name w:val="BuiltInTok"/>
    <w:basedOn w:val="VerbatimChar"/>
    <w:rsid w:val="00880F5C"/>
    <w:rPr>
      <w:rFonts w:ascii="Consolas" w:hAnsi="Consolas" w:cs="Times New Roman"/>
      <w:b/>
      <w:iCs/>
      <w:color w:val="000000" w:themeColor="text1"/>
      <w:sz w:val="24"/>
      <w:szCs w:val="18"/>
      <w:shd w:val="clear" w:color="auto" w:fill="F8F8F8"/>
    </w:rPr>
  </w:style>
  <w:style w:type="character" w:customStyle="1" w:styleId="ExtensionTok">
    <w:name w:val="ExtensionTok"/>
    <w:basedOn w:val="VerbatimChar"/>
    <w:rsid w:val="00880F5C"/>
    <w:rPr>
      <w:rFonts w:ascii="Consolas" w:hAnsi="Consolas" w:cs="Times New Roman"/>
      <w:b/>
      <w:iCs/>
      <w:color w:val="000000" w:themeColor="text1"/>
      <w:sz w:val="24"/>
      <w:szCs w:val="18"/>
      <w:shd w:val="clear" w:color="auto" w:fill="F8F8F8"/>
    </w:rPr>
  </w:style>
  <w:style w:type="character" w:customStyle="1" w:styleId="PreprocessorTok">
    <w:name w:val="PreprocessorTok"/>
    <w:basedOn w:val="VerbatimChar"/>
    <w:rsid w:val="00880F5C"/>
    <w:rPr>
      <w:rFonts w:ascii="Consolas" w:hAnsi="Consolas" w:cs="Times New Roman"/>
      <w:b/>
      <w:i/>
      <w:iCs/>
      <w:color w:val="8F5902"/>
      <w:sz w:val="24"/>
      <w:szCs w:val="18"/>
      <w:shd w:val="clear" w:color="auto" w:fill="F8F8F8"/>
    </w:rPr>
  </w:style>
  <w:style w:type="character" w:customStyle="1" w:styleId="AttributeTok">
    <w:name w:val="AttributeTok"/>
    <w:basedOn w:val="VerbatimChar"/>
    <w:rsid w:val="00880F5C"/>
    <w:rPr>
      <w:rFonts w:ascii="Consolas" w:hAnsi="Consolas" w:cs="Times New Roman"/>
      <w:b/>
      <w:iCs/>
      <w:color w:val="C4A000"/>
      <w:sz w:val="24"/>
      <w:szCs w:val="18"/>
      <w:shd w:val="clear" w:color="auto" w:fill="F8F8F8"/>
    </w:rPr>
  </w:style>
  <w:style w:type="character" w:customStyle="1" w:styleId="RegionMarkerTok">
    <w:name w:val="RegionMarkerTok"/>
    <w:basedOn w:val="VerbatimChar"/>
    <w:rsid w:val="00880F5C"/>
    <w:rPr>
      <w:rFonts w:ascii="Consolas" w:hAnsi="Consolas" w:cs="Times New Roman"/>
      <w:b/>
      <w:iCs/>
      <w:color w:val="000000" w:themeColor="text1"/>
      <w:sz w:val="24"/>
      <w:szCs w:val="18"/>
      <w:shd w:val="clear" w:color="auto" w:fill="F8F8F8"/>
    </w:rPr>
  </w:style>
  <w:style w:type="character" w:customStyle="1" w:styleId="InformationTok">
    <w:name w:val="InformationTok"/>
    <w:basedOn w:val="VerbatimChar"/>
    <w:rsid w:val="00880F5C"/>
    <w:rPr>
      <w:rFonts w:ascii="Consolas" w:hAnsi="Consolas" w:cs="Times New Roman"/>
      <w:b w:val="0"/>
      <w:i/>
      <w:iCs/>
      <w:color w:val="8F5902"/>
      <w:sz w:val="24"/>
      <w:szCs w:val="18"/>
      <w:shd w:val="clear" w:color="auto" w:fill="F8F8F8"/>
    </w:rPr>
  </w:style>
  <w:style w:type="character" w:customStyle="1" w:styleId="WarningTok">
    <w:name w:val="WarningTok"/>
    <w:basedOn w:val="VerbatimChar"/>
    <w:rsid w:val="00880F5C"/>
    <w:rPr>
      <w:rFonts w:ascii="Consolas" w:hAnsi="Consolas" w:cs="Times New Roman"/>
      <w:b w:val="0"/>
      <w:i/>
      <w:iCs/>
      <w:color w:val="8F5902"/>
      <w:sz w:val="24"/>
      <w:szCs w:val="18"/>
      <w:shd w:val="clear" w:color="auto" w:fill="F8F8F8"/>
    </w:rPr>
  </w:style>
  <w:style w:type="character" w:customStyle="1" w:styleId="AlertTok">
    <w:name w:val="AlertTok"/>
    <w:basedOn w:val="VerbatimChar"/>
    <w:rsid w:val="00880F5C"/>
    <w:rPr>
      <w:rFonts w:ascii="Consolas" w:hAnsi="Consolas" w:cs="Times New Roman"/>
      <w:b/>
      <w:iCs/>
      <w:color w:val="EF2929"/>
      <w:sz w:val="24"/>
      <w:szCs w:val="18"/>
      <w:shd w:val="clear" w:color="auto" w:fill="F8F8F8"/>
    </w:rPr>
  </w:style>
  <w:style w:type="character" w:customStyle="1" w:styleId="ErrorTok">
    <w:name w:val="ErrorTok"/>
    <w:basedOn w:val="VerbatimChar"/>
    <w:rsid w:val="00880F5C"/>
    <w:rPr>
      <w:rFonts w:ascii="Consolas" w:hAnsi="Consolas" w:cs="Times New Roman"/>
      <w:b w:val="0"/>
      <w:iCs/>
      <w:color w:val="A40000"/>
      <w:sz w:val="24"/>
      <w:szCs w:val="18"/>
      <w:shd w:val="clear" w:color="auto" w:fill="F8F8F8"/>
    </w:rPr>
  </w:style>
  <w:style w:type="character" w:customStyle="1" w:styleId="NormalTok">
    <w:name w:val="NormalTok"/>
    <w:basedOn w:val="VerbatimChar"/>
    <w:rsid w:val="00880F5C"/>
    <w:rPr>
      <w:rFonts w:ascii="Consolas" w:hAnsi="Consolas" w:cs="Times New Roman"/>
      <w:b/>
      <w:iCs/>
      <w:color w:val="000000" w:themeColor="text1"/>
      <w:sz w:val="24"/>
      <w:szCs w:val="18"/>
      <w:shd w:val="clear" w:color="auto" w:fill="F8F8F8"/>
    </w:rPr>
  </w:style>
  <w:style w:type="table" w:customStyle="1" w:styleId="rmdtable">
    <w:name w:val="rmd_table"/>
    <w:basedOn w:val="TableNormal"/>
    <w:uiPriority w:val="99"/>
    <w:rsid w:val="00880F5C"/>
    <w:pPr>
      <w:spacing w:after="0" w:line="240" w:lineRule="auto"/>
    </w:pPr>
    <w:rPr>
      <w:sz w:val="24"/>
      <w:szCs w:val="24"/>
    </w:rPr>
    <w:tblPr>
      <w:tblInd w:w="0" w:type="dxa"/>
      <w:tblBorders>
        <w:bottom w:val="single" w:sz="4" w:space="0" w:color="auto"/>
      </w:tblBorders>
      <w:tblCellMar>
        <w:top w:w="0" w:type="dxa"/>
        <w:left w:w="108" w:type="dxa"/>
        <w:bottom w:w="0" w:type="dxa"/>
        <w:right w:w="108" w:type="dxa"/>
      </w:tblCellMar>
    </w:tblPr>
    <w:tblStylePr w:type="firstRow">
      <w:tblPr/>
      <w:tcPr>
        <w:tcBorders>
          <w:top w:val="double" w:sz="4" w:space="0" w:color="auto"/>
          <w:left w:val="nil"/>
          <w:bottom w:val="single" w:sz="4" w:space="0" w:color="auto"/>
          <w:right w:val="nil"/>
          <w:insideH w:val="nil"/>
          <w:insideV w:val="nil"/>
          <w:tl2br w:val="nil"/>
          <w:tr2bl w:val="nil"/>
        </w:tcBorders>
      </w:tcPr>
    </w:tblStylePr>
    <w:tblStylePr w:type="lastRow">
      <w:tblPr/>
      <w:tcPr>
        <w:tcBorders>
          <w:bottom w:val="nil"/>
        </w:tcBorders>
      </w:tcPr>
    </w:tblStylePr>
    <w:tblStylePr w:type="swCell">
      <w:tblPr/>
      <w:tcPr>
        <w:tcBorders>
          <w:bottom w:val="nil"/>
        </w:tcBorders>
      </w:tcPr>
    </w:tblStylePr>
  </w:style>
  <w:style w:type="paragraph" w:styleId="TableofFigures">
    <w:name w:val="table of figures"/>
    <w:basedOn w:val="Normal"/>
    <w:next w:val="Normal"/>
    <w:uiPriority w:val="99"/>
    <w:unhideWhenUsed/>
    <w:rsid w:val="00880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4969">
      <w:bodyDiv w:val="1"/>
      <w:marLeft w:val="0"/>
      <w:marRight w:val="0"/>
      <w:marTop w:val="0"/>
      <w:marBottom w:val="0"/>
      <w:divBdr>
        <w:top w:val="none" w:sz="0" w:space="0" w:color="auto"/>
        <w:left w:val="none" w:sz="0" w:space="0" w:color="auto"/>
        <w:bottom w:val="none" w:sz="0" w:space="0" w:color="auto"/>
        <w:right w:val="none" w:sz="0" w:space="0" w:color="auto"/>
      </w:divBdr>
    </w:div>
    <w:div w:id="1128756">
      <w:bodyDiv w:val="1"/>
      <w:marLeft w:val="0"/>
      <w:marRight w:val="0"/>
      <w:marTop w:val="0"/>
      <w:marBottom w:val="0"/>
      <w:divBdr>
        <w:top w:val="none" w:sz="0" w:space="0" w:color="auto"/>
        <w:left w:val="none" w:sz="0" w:space="0" w:color="auto"/>
        <w:bottom w:val="none" w:sz="0" w:space="0" w:color="auto"/>
        <w:right w:val="none" w:sz="0" w:space="0" w:color="auto"/>
      </w:divBdr>
    </w:div>
    <w:div w:id="4404552">
      <w:bodyDiv w:val="1"/>
      <w:marLeft w:val="0"/>
      <w:marRight w:val="0"/>
      <w:marTop w:val="0"/>
      <w:marBottom w:val="0"/>
      <w:divBdr>
        <w:top w:val="none" w:sz="0" w:space="0" w:color="auto"/>
        <w:left w:val="none" w:sz="0" w:space="0" w:color="auto"/>
        <w:bottom w:val="none" w:sz="0" w:space="0" w:color="auto"/>
        <w:right w:val="none" w:sz="0" w:space="0" w:color="auto"/>
      </w:divBdr>
    </w:div>
    <w:div w:id="6252376">
      <w:bodyDiv w:val="1"/>
      <w:marLeft w:val="0"/>
      <w:marRight w:val="0"/>
      <w:marTop w:val="0"/>
      <w:marBottom w:val="0"/>
      <w:divBdr>
        <w:top w:val="none" w:sz="0" w:space="0" w:color="auto"/>
        <w:left w:val="none" w:sz="0" w:space="0" w:color="auto"/>
        <w:bottom w:val="none" w:sz="0" w:space="0" w:color="auto"/>
        <w:right w:val="none" w:sz="0" w:space="0" w:color="auto"/>
      </w:divBdr>
    </w:div>
    <w:div w:id="6255846">
      <w:bodyDiv w:val="1"/>
      <w:marLeft w:val="0"/>
      <w:marRight w:val="0"/>
      <w:marTop w:val="0"/>
      <w:marBottom w:val="0"/>
      <w:divBdr>
        <w:top w:val="none" w:sz="0" w:space="0" w:color="auto"/>
        <w:left w:val="none" w:sz="0" w:space="0" w:color="auto"/>
        <w:bottom w:val="none" w:sz="0" w:space="0" w:color="auto"/>
        <w:right w:val="none" w:sz="0" w:space="0" w:color="auto"/>
      </w:divBdr>
    </w:div>
    <w:div w:id="6517989">
      <w:bodyDiv w:val="1"/>
      <w:marLeft w:val="0"/>
      <w:marRight w:val="0"/>
      <w:marTop w:val="0"/>
      <w:marBottom w:val="0"/>
      <w:divBdr>
        <w:top w:val="none" w:sz="0" w:space="0" w:color="auto"/>
        <w:left w:val="none" w:sz="0" w:space="0" w:color="auto"/>
        <w:bottom w:val="none" w:sz="0" w:space="0" w:color="auto"/>
        <w:right w:val="none" w:sz="0" w:space="0" w:color="auto"/>
      </w:divBdr>
    </w:div>
    <w:div w:id="7828574">
      <w:bodyDiv w:val="1"/>
      <w:marLeft w:val="0"/>
      <w:marRight w:val="0"/>
      <w:marTop w:val="0"/>
      <w:marBottom w:val="0"/>
      <w:divBdr>
        <w:top w:val="none" w:sz="0" w:space="0" w:color="auto"/>
        <w:left w:val="none" w:sz="0" w:space="0" w:color="auto"/>
        <w:bottom w:val="none" w:sz="0" w:space="0" w:color="auto"/>
        <w:right w:val="none" w:sz="0" w:space="0" w:color="auto"/>
      </w:divBdr>
    </w:div>
    <w:div w:id="8719799">
      <w:bodyDiv w:val="1"/>
      <w:marLeft w:val="0"/>
      <w:marRight w:val="0"/>
      <w:marTop w:val="0"/>
      <w:marBottom w:val="0"/>
      <w:divBdr>
        <w:top w:val="none" w:sz="0" w:space="0" w:color="auto"/>
        <w:left w:val="none" w:sz="0" w:space="0" w:color="auto"/>
        <w:bottom w:val="none" w:sz="0" w:space="0" w:color="auto"/>
        <w:right w:val="none" w:sz="0" w:space="0" w:color="auto"/>
      </w:divBdr>
    </w:div>
    <w:div w:id="10648190">
      <w:bodyDiv w:val="1"/>
      <w:marLeft w:val="0"/>
      <w:marRight w:val="0"/>
      <w:marTop w:val="0"/>
      <w:marBottom w:val="0"/>
      <w:divBdr>
        <w:top w:val="none" w:sz="0" w:space="0" w:color="auto"/>
        <w:left w:val="none" w:sz="0" w:space="0" w:color="auto"/>
        <w:bottom w:val="none" w:sz="0" w:space="0" w:color="auto"/>
        <w:right w:val="none" w:sz="0" w:space="0" w:color="auto"/>
      </w:divBdr>
    </w:div>
    <w:div w:id="15739342">
      <w:bodyDiv w:val="1"/>
      <w:marLeft w:val="0"/>
      <w:marRight w:val="0"/>
      <w:marTop w:val="0"/>
      <w:marBottom w:val="0"/>
      <w:divBdr>
        <w:top w:val="none" w:sz="0" w:space="0" w:color="auto"/>
        <w:left w:val="none" w:sz="0" w:space="0" w:color="auto"/>
        <w:bottom w:val="none" w:sz="0" w:space="0" w:color="auto"/>
        <w:right w:val="none" w:sz="0" w:space="0" w:color="auto"/>
      </w:divBdr>
    </w:div>
    <w:div w:id="16320435">
      <w:bodyDiv w:val="1"/>
      <w:marLeft w:val="0"/>
      <w:marRight w:val="0"/>
      <w:marTop w:val="0"/>
      <w:marBottom w:val="0"/>
      <w:divBdr>
        <w:top w:val="none" w:sz="0" w:space="0" w:color="auto"/>
        <w:left w:val="none" w:sz="0" w:space="0" w:color="auto"/>
        <w:bottom w:val="none" w:sz="0" w:space="0" w:color="auto"/>
        <w:right w:val="none" w:sz="0" w:space="0" w:color="auto"/>
      </w:divBdr>
    </w:div>
    <w:div w:id="16663985">
      <w:bodyDiv w:val="1"/>
      <w:marLeft w:val="0"/>
      <w:marRight w:val="0"/>
      <w:marTop w:val="0"/>
      <w:marBottom w:val="0"/>
      <w:divBdr>
        <w:top w:val="none" w:sz="0" w:space="0" w:color="auto"/>
        <w:left w:val="none" w:sz="0" w:space="0" w:color="auto"/>
        <w:bottom w:val="none" w:sz="0" w:space="0" w:color="auto"/>
        <w:right w:val="none" w:sz="0" w:space="0" w:color="auto"/>
      </w:divBdr>
    </w:div>
    <w:div w:id="19014262">
      <w:bodyDiv w:val="1"/>
      <w:marLeft w:val="0"/>
      <w:marRight w:val="0"/>
      <w:marTop w:val="0"/>
      <w:marBottom w:val="0"/>
      <w:divBdr>
        <w:top w:val="none" w:sz="0" w:space="0" w:color="auto"/>
        <w:left w:val="none" w:sz="0" w:space="0" w:color="auto"/>
        <w:bottom w:val="none" w:sz="0" w:space="0" w:color="auto"/>
        <w:right w:val="none" w:sz="0" w:space="0" w:color="auto"/>
      </w:divBdr>
    </w:div>
    <w:div w:id="23602643">
      <w:bodyDiv w:val="1"/>
      <w:marLeft w:val="0"/>
      <w:marRight w:val="0"/>
      <w:marTop w:val="0"/>
      <w:marBottom w:val="0"/>
      <w:divBdr>
        <w:top w:val="none" w:sz="0" w:space="0" w:color="auto"/>
        <w:left w:val="none" w:sz="0" w:space="0" w:color="auto"/>
        <w:bottom w:val="none" w:sz="0" w:space="0" w:color="auto"/>
        <w:right w:val="none" w:sz="0" w:space="0" w:color="auto"/>
      </w:divBdr>
    </w:div>
    <w:div w:id="25444608">
      <w:bodyDiv w:val="1"/>
      <w:marLeft w:val="0"/>
      <w:marRight w:val="0"/>
      <w:marTop w:val="0"/>
      <w:marBottom w:val="0"/>
      <w:divBdr>
        <w:top w:val="none" w:sz="0" w:space="0" w:color="auto"/>
        <w:left w:val="none" w:sz="0" w:space="0" w:color="auto"/>
        <w:bottom w:val="none" w:sz="0" w:space="0" w:color="auto"/>
        <w:right w:val="none" w:sz="0" w:space="0" w:color="auto"/>
      </w:divBdr>
    </w:div>
    <w:div w:id="25447746">
      <w:bodyDiv w:val="1"/>
      <w:marLeft w:val="0"/>
      <w:marRight w:val="0"/>
      <w:marTop w:val="0"/>
      <w:marBottom w:val="0"/>
      <w:divBdr>
        <w:top w:val="none" w:sz="0" w:space="0" w:color="auto"/>
        <w:left w:val="none" w:sz="0" w:space="0" w:color="auto"/>
        <w:bottom w:val="none" w:sz="0" w:space="0" w:color="auto"/>
        <w:right w:val="none" w:sz="0" w:space="0" w:color="auto"/>
      </w:divBdr>
    </w:div>
    <w:div w:id="26103209">
      <w:bodyDiv w:val="1"/>
      <w:marLeft w:val="0"/>
      <w:marRight w:val="0"/>
      <w:marTop w:val="0"/>
      <w:marBottom w:val="0"/>
      <w:divBdr>
        <w:top w:val="none" w:sz="0" w:space="0" w:color="auto"/>
        <w:left w:val="none" w:sz="0" w:space="0" w:color="auto"/>
        <w:bottom w:val="none" w:sz="0" w:space="0" w:color="auto"/>
        <w:right w:val="none" w:sz="0" w:space="0" w:color="auto"/>
      </w:divBdr>
    </w:div>
    <w:div w:id="26106161">
      <w:bodyDiv w:val="1"/>
      <w:marLeft w:val="0"/>
      <w:marRight w:val="0"/>
      <w:marTop w:val="0"/>
      <w:marBottom w:val="0"/>
      <w:divBdr>
        <w:top w:val="none" w:sz="0" w:space="0" w:color="auto"/>
        <w:left w:val="none" w:sz="0" w:space="0" w:color="auto"/>
        <w:bottom w:val="none" w:sz="0" w:space="0" w:color="auto"/>
        <w:right w:val="none" w:sz="0" w:space="0" w:color="auto"/>
      </w:divBdr>
    </w:div>
    <w:div w:id="27141845">
      <w:bodyDiv w:val="1"/>
      <w:marLeft w:val="0"/>
      <w:marRight w:val="0"/>
      <w:marTop w:val="0"/>
      <w:marBottom w:val="0"/>
      <w:divBdr>
        <w:top w:val="none" w:sz="0" w:space="0" w:color="auto"/>
        <w:left w:val="none" w:sz="0" w:space="0" w:color="auto"/>
        <w:bottom w:val="none" w:sz="0" w:space="0" w:color="auto"/>
        <w:right w:val="none" w:sz="0" w:space="0" w:color="auto"/>
      </w:divBdr>
    </w:div>
    <w:div w:id="28458865">
      <w:bodyDiv w:val="1"/>
      <w:marLeft w:val="0"/>
      <w:marRight w:val="0"/>
      <w:marTop w:val="0"/>
      <w:marBottom w:val="0"/>
      <w:divBdr>
        <w:top w:val="none" w:sz="0" w:space="0" w:color="auto"/>
        <w:left w:val="none" w:sz="0" w:space="0" w:color="auto"/>
        <w:bottom w:val="none" w:sz="0" w:space="0" w:color="auto"/>
        <w:right w:val="none" w:sz="0" w:space="0" w:color="auto"/>
      </w:divBdr>
    </w:div>
    <w:div w:id="28730017">
      <w:bodyDiv w:val="1"/>
      <w:marLeft w:val="0"/>
      <w:marRight w:val="0"/>
      <w:marTop w:val="0"/>
      <w:marBottom w:val="0"/>
      <w:divBdr>
        <w:top w:val="none" w:sz="0" w:space="0" w:color="auto"/>
        <w:left w:val="none" w:sz="0" w:space="0" w:color="auto"/>
        <w:bottom w:val="none" w:sz="0" w:space="0" w:color="auto"/>
        <w:right w:val="none" w:sz="0" w:space="0" w:color="auto"/>
      </w:divBdr>
    </w:div>
    <w:div w:id="30157801">
      <w:bodyDiv w:val="1"/>
      <w:marLeft w:val="0"/>
      <w:marRight w:val="0"/>
      <w:marTop w:val="0"/>
      <w:marBottom w:val="0"/>
      <w:divBdr>
        <w:top w:val="none" w:sz="0" w:space="0" w:color="auto"/>
        <w:left w:val="none" w:sz="0" w:space="0" w:color="auto"/>
        <w:bottom w:val="none" w:sz="0" w:space="0" w:color="auto"/>
        <w:right w:val="none" w:sz="0" w:space="0" w:color="auto"/>
      </w:divBdr>
    </w:div>
    <w:div w:id="30766142">
      <w:bodyDiv w:val="1"/>
      <w:marLeft w:val="0"/>
      <w:marRight w:val="0"/>
      <w:marTop w:val="0"/>
      <w:marBottom w:val="0"/>
      <w:divBdr>
        <w:top w:val="none" w:sz="0" w:space="0" w:color="auto"/>
        <w:left w:val="none" w:sz="0" w:space="0" w:color="auto"/>
        <w:bottom w:val="none" w:sz="0" w:space="0" w:color="auto"/>
        <w:right w:val="none" w:sz="0" w:space="0" w:color="auto"/>
      </w:divBdr>
    </w:div>
    <w:div w:id="37321608">
      <w:bodyDiv w:val="1"/>
      <w:marLeft w:val="0"/>
      <w:marRight w:val="0"/>
      <w:marTop w:val="0"/>
      <w:marBottom w:val="0"/>
      <w:divBdr>
        <w:top w:val="none" w:sz="0" w:space="0" w:color="auto"/>
        <w:left w:val="none" w:sz="0" w:space="0" w:color="auto"/>
        <w:bottom w:val="none" w:sz="0" w:space="0" w:color="auto"/>
        <w:right w:val="none" w:sz="0" w:space="0" w:color="auto"/>
      </w:divBdr>
    </w:div>
    <w:div w:id="37556151">
      <w:bodyDiv w:val="1"/>
      <w:marLeft w:val="0"/>
      <w:marRight w:val="0"/>
      <w:marTop w:val="0"/>
      <w:marBottom w:val="0"/>
      <w:divBdr>
        <w:top w:val="none" w:sz="0" w:space="0" w:color="auto"/>
        <w:left w:val="none" w:sz="0" w:space="0" w:color="auto"/>
        <w:bottom w:val="none" w:sz="0" w:space="0" w:color="auto"/>
        <w:right w:val="none" w:sz="0" w:space="0" w:color="auto"/>
      </w:divBdr>
    </w:div>
    <w:div w:id="37977837">
      <w:bodyDiv w:val="1"/>
      <w:marLeft w:val="0"/>
      <w:marRight w:val="0"/>
      <w:marTop w:val="0"/>
      <w:marBottom w:val="0"/>
      <w:divBdr>
        <w:top w:val="none" w:sz="0" w:space="0" w:color="auto"/>
        <w:left w:val="none" w:sz="0" w:space="0" w:color="auto"/>
        <w:bottom w:val="none" w:sz="0" w:space="0" w:color="auto"/>
        <w:right w:val="none" w:sz="0" w:space="0" w:color="auto"/>
      </w:divBdr>
    </w:div>
    <w:div w:id="38214923">
      <w:bodyDiv w:val="1"/>
      <w:marLeft w:val="0"/>
      <w:marRight w:val="0"/>
      <w:marTop w:val="0"/>
      <w:marBottom w:val="0"/>
      <w:divBdr>
        <w:top w:val="none" w:sz="0" w:space="0" w:color="auto"/>
        <w:left w:val="none" w:sz="0" w:space="0" w:color="auto"/>
        <w:bottom w:val="none" w:sz="0" w:space="0" w:color="auto"/>
        <w:right w:val="none" w:sz="0" w:space="0" w:color="auto"/>
      </w:divBdr>
    </w:div>
    <w:div w:id="42684517">
      <w:bodyDiv w:val="1"/>
      <w:marLeft w:val="0"/>
      <w:marRight w:val="0"/>
      <w:marTop w:val="0"/>
      <w:marBottom w:val="0"/>
      <w:divBdr>
        <w:top w:val="none" w:sz="0" w:space="0" w:color="auto"/>
        <w:left w:val="none" w:sz="0" w:space="0" w:color="auto"/>
        <w:bottom w:val="none" w:sz="0" w:space="0" w:color="auto"/>
        <w:right w:val="none" w:sz="0" w:space="0" w:color="auto"/>
      </w:divBdr>
    </w:div>
    <w:div w:id="44062716">
      <w:bodyDiv w:val="1"/>
      <w:marLeft w:val="0"/>
      <w:marRight w:val="0"/>
      <w:marTop w:val="0"/>
      <w:marBottom w:val="0"/>
      <w:divBdr>
        <w:top w:val="none" w:sz="0" w:space="0" w:color="auto"/>
        <w:left w:val="none" w:sz="0" w:space="0" w:color="auto"/>
        <w:bottom w:val="none" w:sz="0" w:space="0" w:color="auto"/>
        <w:right w:val="none" w:sz="0" w:space="0" w:color="auto"/>
      </w:divBdr>
    </w:div>
    <w:div w:id="45497419">
      <w:bodyDiv w:val="1"/>
      <w:marLeft w:val="0"/>
      <w:marRight w:val="0"/>
      <w:marTop w:val="0"/>
      <w:marBottom w:val="0"/>
      <w:divBdr>
        <w:top w:val="none" w:sz="0" w:space="0" w:color="auto"/>
        <w:left w:val="none" w:sz="0" w:space="0" w:color="auto"/>
        <w:bottom w:val="none" w:sz="0" w:space="0" w:color="auto"/>
        <w:right w:val="none" w:sz="0" w:space="0" w:color="auto"/>
      </w:divBdr>
    </w:div>
    <w:div w:id="46032908">
      <w:bodyDiv w:val="1"/>
      <w:marLeft w:val="0"/>
      <w:marRight w:val="0"/>
      <w:marTop w:val="0"/>
      <w:marBottom w:val="0"/>
      <w:divBdr>
        <w:top w:val="none" w:sz="0" w:space="0" w:color="auto"/>
        <w:left w:val="none" w:sz="0" w:space="0" w:color="auto"/>
        <w:bottom w:val="none" w:sz="0" w:space="0" w:color="auto"/>
        <w:right w:val="none" w:sz="0" w:space="0" w:color="auto"/>
      </w:divBdr>
    </w:div>
    <w:div w:id="48654954">
      <w:bodyDiv w:val="1"/>
      <w:marLeft w:val="0"/>
      <w:marRight w:val="0"/>
      <w:marTop w:val="0"/>
      <w:marBottom w:val="0"/>
      <w:divBdr>
        <w:top w:val="none" w:sz="0" w:space="0" w:color="auto"/>
        <w:left w:val="none" w:sz="0" w:space="0" w:color="auto"/>
        <w:bottom w:val="none" w:sz="0" w:space="0" w:color="auto"/>
        <w:right w:val="none" w:sz="0" w:space="0" w:color="auto"/>
      </w:divBdr>
    </w:div>
    <w:div w:id="48966864">
      <w:bodyDiv w:val="1"/>
      <w:marLeft w:val="0"/>
      <w:marRight w:val="0"/>
      <w:marTop w:val="0"/>
      <w:marBottom w:val="0"/>
      <w:divBdr>
        <w:top w:val="none" w:sz="0" w:space="0" w:color="auto"/>
        <w:left w:val="none" w:sz="0" w:space="0" w:color="auto"/>
        <w:bottom w:val="none" w:sz="0" w:space="0" w:color="auto"/>
        <w:right w:val="none" w:sz="0" w:space="0" w:color="auto"/>
      </w:divBdr>
    </w:div>
    <w:div w:id="50619978">
      <w:bodyDiv w:val="1"/>
      <w:marLeft w:val="0"/>
      <w:marRight w:val="0"/>
      <w:marTop w:val="0"/>
      <w:marBottom w:val="0"/>
      <w:divBdr>
        <w:top w:val="none" w:sz="0" w:space="0" w:color="auto"/>
        <w:left w:val="none" w:sz="0" w:space="0" w:color="auto"/>
        <w:bottom w:val="none" w:sz="0" w:space="0" w:color="auto"/>
        <w:right w:val="none" w:sz="0" w:space="0" w:color="auto"/>
      </w:divBdr>
    </w:div>
    <w:div w:id="55709631">
      <w:bodyDiv w:val="1"/>
      <w:marLeft w:val="0"/>
      <w:marRight w:val="0"/>
      <w:marTop w:val="0"/>
      <w:marBottom w:val="0"/>
      <w:divBdr>
        <w:top w:val="none" w:sz="0" w:space="0" w:color="auto"/>
        <w:left w:val="none" w:sz="0" w:space="0" w:color="auto"/>
        <w:bottom w:val="none" w:sz="0" w:space="0" w:color="auto"/>
        <w:right w:val="none" w:sz="0" w:space="0" w:color="auto"/>
      </w:divBdr>
    </w:div>
    <w:div w:id="61566034">
      <w:bodyDiv w:val="1"/>
      <w:marLeft w:val="0"/>
      <w:marRight w:val="0"/>
      <w:marTop w:val="0"/>
      <w:marBottom w:val="0"/>
      <w:divBdr>
        <w:top w:val="none" w:sz="0" w:space="0" w:color="auto"/>
        <w:left w:val="none" w:sz="0" w:space="0" w:color="auto"/>
        <w:bottom w:val="none" w:sz="0" w:space="0" w:color="auto"/>
        <w:right w:val="none" w:sz="0" w:space="0" w:color="auto"/>
      </w:divBdr>
    </w:div>
    <w:div w:id="61758391">
      <w:bodyDiv w:val="1"/>
      <w:marLeft w:val="0"/>
      <w:marRight w:val="0"/>
      <w:marTop w:val="0"/>
      <w:marBottom w:val="0"/>
      <w:divBdr>
        <w:top w:val="none" w:sz="0" w:space="0" w:color="auto"/>
        <w:left w:val="none" w:sz="0" w:space="0" w:color="auto"/>
        <w:bottom w:val="none" w:sz="0" w:space="0" w:color="auto"/>
        <w:right w:val="none" w:sz="0" w:space="0" w:color="auto"/>
      </w:divBdr>
    </w:div>
    <w:div w:id="64761093">
      <w:bodyDiv w:val="1"/>
      <w:marLeft w:val="0"/>
      <w:marRight w:val="0"/>
      <w:marTop w:val="0"/>
      <w:marBottom w:val="0"/>
      <w:divBdr>
        <w:top w:val="none" w:sz="0" w:space="0" w:color="auto"/>
        <w:left w:val="none" w:sz="0" w:space="0" w:color="auto"/>
        <w:bottom w:val="none" w:sz="0" w:space="0" w:color="auto"/>
        <w:right w:val="none" w:sz="0" w:space="0" w:color="auto"/>
      </w:divBdr>
    </w:div>
    <w:div w:id="66076400">
      <w:bodyDiv w:val="1"/>
      <w:marLeft w:val="0"/>
      <w:marRight w:val="0"/>
      <w:marTop w:val="0"/>
      <w:marBottom w:val="0"/>
      <w:divBdr>
        <w:top w:val="none" w:sz="0" w:space="0" w:color="auto"/>
        <w:left w:val="none" w:sz="0" w:space="0" w:color="auto"/>
        <w:bottom w:val="none" w:sz="0" w:space="0" w:color="auto"/>
        <w:right w:val="none" w:sz="0" w:space="0" w:color="auto"/>
      </w:divBdr>
    </w:div>
    <w:div w:id="70739844">
      <w:bodyDiv w:val="1"/>
      <w:marLeft w:val="0"/>
      <w:marRight w:val="0"/>
      <w:marTop w:val="0"/>
      <w:marBottom w:val="0"/>
      <w:divBdr>
        <w:top w:val="none" w:sz="0" w:space="0" w:color="auto"/>
        <w:left w:val="none" w:sz="0" w:space="0" w:color="auto"/>
        <w:bottom w:val="none" w:sz="0" w:space="0" w:color="auto"/>
        <w:right w:val="none" w:sz="0" w:space="0" w:color="auto"/>
      </w:divBdr>
    </w:div>
    <w:div w:id="72776154">
      <w:bodyDiv w:val="1"/>
      <w:marLeft w:val="0"/>
      <w:marRight w:val="0"/>
      <w:marTop w:val="0"/>
      <w:marBottom w:val="0"/>
      <w:divBdr>
        <w:top w:val="none" w:sz="0" w:space="0" w:color="auto"/>
        <w:left w:val="none" w:sz="0" w:space="0" w:color="auto"/>
        <w:bottom w:val="none" w:sz="0" w:space="0" w:color="auto"/>
        <w:right w:val="none" w:sz="0" w:space="0" w:color="auto"/>
      </w:divBdr>
    </w:div>
    <w:div w:id="72970512">
      <w:bodyDiv w:val="1"/>
      <w:marLeft w:val="0"/>
      <w:marRight w:val="0"/>
      <w:marTop w:val="0"/>
      <w:marBottom w:val="0"/>
      <w:divBdr>
        <w:top w:val="none" w:sz="0" w:space="0" w:color="auto"/>
        <w:left w:val="none" w:sz="0" w:space="0" w:color="auto"/>
        <w:bottom w:val="none" w:sz="0" w:space="0" w:color="auto"/>
        <w:right w:val="none" w:sz="0" w:space="0" w:color="auto"/>
      </w:divBdr>
    </w:div>
    <w:div w:id="75202401">
      <w:bodyDiv w:val="1"/>
      <w:marLeft w:val="0"/>
      <w:marRight w:val="0"/>
      <w:marTop w:val="0"/>
      <w:marBottom w:val="0"/>
      <w:divBdr>
        <w:top w:val="none" w:sz="0" w:space="0" w:color="auto"/>
        <w:left w:val="none" w:sz="0" w:space="0" w:color="auto"/>
        <w:bottom w:val="none" w:sz="0" w:space="0" w:color="auto"/>
        <w:right w:val="none" w:sz="0" w:space="0" w:color="auto"/>
      </w:divBdr>
    </w:div>
    <w:div w:id="78214372">
      <w:bodyDiv w:val="1"/>
      <w:marLeft w:val="0"/>
      <w:marRight w:val="0"/>
      <w:marTop w:val="0"/>
      <w:marBottom w:val="0"/>
      <w:divBdr>
        <w:top w:val="none" w:sz="0" w:space="0" w:color="auto"/>
        <w:left w:val="none" w:sz="0" w:space="0" w:color="auto"/>
        <w:bottom w:val="none" w:sz="0" w:space="0" w:color="auto"/>
        <w:right w:val="none" w:sz="0" w:space="0" w:color="auto"/>
      </w:divBdr>
    </w:div>
    <w:div w:id="79453222">
      <w:bodyDiv w:val="1"/>
      <w:marLeft w:val="0"/>
      <w:marRight w:val="0"/>
      <w:marTop w:val="0"/>
      <w:marBottom w:val="0"/>
      <w:divBdr>
        <w:top w:val="none" w:sz="0" w:space="0" w:color="auto"/>
        <w:left w:val="none" w:sz="0" w:space="0" w:color="auto"/>
        <w:bottom w:val="none" w:sz="0" w:space="0" w:color="auto"/>
        <w:right w:val="none" w:sz="0" w:space="0" w:color="auto"/>
      </w:divBdr>
    </w:div>
    <w:div w:id="80370242">
      <w:bodyDiv w:val="1"/>
      <w:marLeft w:val="0"/>
      <w:marRight w:val="0"/>
      <w:marTop w:val="0"/>
      <w:marBottom w:val="0"/>
      <w:divBdr>
        <w:top w:val="none" w:sz="0" w:space="0" w:color="auto"/>
        <w:left w:val="none" w:sz="0" w:space="0" w:color="auto"/>
        <w:bottom w:val="none" w:sz="0" w:space="0" w:color="auto"/>
        <w:right w:val="none" w:sz="0" w:space="0" w:color="auto"/>
      </w:divBdr>
    </w:div>
    <w:div w:id="84348042">
      <w:bodyDiv w:val="1"/>
      <w:marLeft w:val="0"/>
      <w:marRight w:val="0"/>
      <w:marTop w:val="0"/>
      <w:marBottom w:val="0"/>
      <w:divBdr>
        <w:top w:val="none" w:sz="0" w:space="0" w:color="auto"/>
        <w:left w:val="none" w:sz="0" w:space="0" w:color="auto"/>
        <w:bottom w:val="none" w:sz="0" w:space="0" w:color="auto"/>
        <w:right w:val="none" w:sz="0" w:space="0" w:color="auto"/>
      </w:divBdr>
    </w:div>
    <w:div w:id="84620018">
      <w:bodyDiv w:val="1"/>
      <w:marLeft w:val="0"/>
      <w:marRight w:val="0"/>
      <w:marTop w:val="0"/>
      <w:marBottom w:val="0"/>
      <w:divBdr>
        <w:top w:val="none" w:sz="0" w:space="0" w:color="auto"/>
        <w:left w:val="none" w:sz="0" w:space="0" w:color="auto"/>
        <w:bottom w:val="none" w:sz="0" w:space="0" w:color="auto"/>
        <w:right w:val="none" w:sz="0" w:space="0" w:color="auto"/>
      </w:divBdr>
    </w:div>
    <w:div w:id="84694521">
      <w:bodyDiv w:val="1"/>
      <w:marLeft w:val="0"/>
      <w:marRight w:val="0"/>
      <w:marTop w:val="0"/>
      <w:marBottom w:val="0"/>
      <w:divBdr>
        <w:top w:val="none" w:sz="0" w:space="0" w:color="auto"/>
        <w:left w:val="none" w:sz="0" w:space="0" w:color="auto"/>
        <w:bottom w:val="none" w:sz="0" w:space="0" w:color="auto"/>
        <w:right w:val="none" w:sz="0" w:space="0" w:color="auto"/>
      </w:divBdr>
    </w:div>
    <w:div w:id="85731091">
      <w:bodyDiv w:val="1"/>
      <w:marLeft w:val="0"/>
      <w:marRight w:val="0"/>
      <w:marTop w:val="0"/>
      <w:marBottom w:val="0"/>
      <w:divBdr>
        <w:top w:val="none" w:sz="0" w:space="0" w:color="auto"/>
        <w:left w:val="none" w:sz="0" w:space="0" w:color="auto"/>
        <w:bottom w:val="none" w:sz="0" w:space="0" w:color="auto"/>
        <w:right w:val="none" w:sz="0" w:space="0" w:color="auto"/>
      </w:divBdr>
    </w:div>
    <w:div w:id="89551902">
      <w:bodyDiv w:val="1"/>
      <w:marLeft w:val="0"/>
      <w:marRight w:val="0"/>
      <w:marTop w:val="0"/>
      <w:marBottom w:val="0"/>
      <w:divBdr>
        <w:top w:val="none" w:sz="0" w:space="0" w:color="auto"/>
        <w:left w:val="none" w:sz="0" w:space="0" w:color="auto"/>
        <w:bottom w:val="none" w:sz="0" w:space="0" w:color="auto"/>
        <w:right w:val="none" w:sz="0" w:space="0" w:color="auto"/>
      </w:divBdr>
    </w:div>
    <w:div w:id="90859466">
      <w:bodyDiv w:val="1"/>
      <w:marLeft w:val="0"/>
      <w:marRight w:val="0"/>
      <w:marTop w:val="0"/>
      <w:marBottom w:val="0"/>
      <w:divBdr>
        <w:top w:val="none" w:sz="0" w:space="0" w:color="auto"/>
        <w:left w:val="none" w:sz="0" w:space="0" w:color="auto"/>
        <w:bottom w:val="none" w:sz="0" w:space="0" w:color="auto"/>
        <w:right w:val="none" w:sz="0" w:space="0" w:color="auto"/>
      </w:divBdr>
    </w:div>
    <w:div w:id="91782969">
      <w:bodyDiv w:val="1"/>
      <w:marLeft w:val="0"/>
      <w:marRight w:val="0"/>
      <w:marTop w:val="0"/>
      <w:marBottom w:val="0"/>
      <w:divBdr>
        <w:top w:val="none" w:sz="0" w:space="0" w:color="auto"/>
        <w:left w:val="none" w:sz="0" w:space="0" w:color="auto"/>
        <w:bottom w:val="none" w:sz="0" w:space="0" w:color="auto"/>
        <w:right w:val="none" w:sz="0" w:space="0" w:color="auto"/>
      </w:divBdr>
    </w:div>
    <w:div w:id="92018017">
      <w:bodyDiv w:val="1"/>
      <w:marLeft w:val="0"/>
      <w:marRight w:val="0"/>
      <w:marTop w:val="0"/>
      <w:marBottom w:val="0"/>
      <w:divBdr>
        <w:top w:val="none" w:sz="0" w:space="0" w:color="auto"/>
        <w:left w:val="none" w:sz="0" w:space="0" w:color="auto"/>
        <w:bottom w:val="none" w:sz="0" w:space="0" w:color="auto"/>
        <w:right w:val="none" w:sz="0" w:space="0" w:color="auto"/>
      </w:divBdr>
    </w:div>
    <w:div w:id="93596874">
      <w:bodyDiv w:val="1"/>
      <w:marLeft w:val="0"/>
      <w:marRight w:val="0"/>
      <w:marTop w:val="0"/>
      <w:marBottom w:val="0"/>
      <w:divBdr>
        <w:top w:val="none" w:sz="0" w:space="0" w:color="auto"/>
        <w:left w:val="none" w:sz="0" w:space="0" w:color="auto"/>
        <w:bottom w:val="none" w:sz="0" w:space="0" w:color="auto"/>
        <w:right w:val="none" w:sz="0" w:space="0" w:color="auto"/>
      </w:divBdr>
    </w:div>
    <w:div w:id="96947237">
      <w:bodyDiv w:val="1"/>
      <w:marLeft w:val="0"/>
      <w:marRight w:val="0"/>
      <w:marTop w:val="0"/>
      <w:marBottom w:val="0"/>
      <w:divBdr>
        <w:top w:val="none" w:sz="0" w:space="0" w:color="auto"/>
        <w:left w:val="none" w:sz="0" w:space="0" w:color="auto"/>
        <w:bottom w:val="none" w:sz="0" w:space="0" w:color="auto"/>
        <w:right w:val="none" w:sz="0" w:space="0" w:color="auto"/>
      </w:divBdr>
    </w:div>
    <w:div w:id="97484455">
      <w:bodyDiv w:val="1"/>
      <w:marLeft w:val="0"/>
      <w:marRight w:val="0"/>
      <w:marTop w:val="0"/>
      <w:marBottom w:val="0"/>
      <w:divBdr>
        <w:top w:val="none" w:sz="0" w:space="0" w:color="auto"/>
        <w:left w:val="none" w:sz="0" w:space="0" w:color="auto"/>
        <w:bottom w:val="none" w:sz="0" w:space="0" w:color="auto"/>
        <w:right w:val="none" w:sz="0" w:space="0" w:color="auto"/>
      </w:divBdr>
    </w:div>
    <w:div w:id="97911939">
      <w:bodyDiv w:val="1"/>
      <w:marLeft w:val="0"/>
      <w:marRight w:val="0"/>
      <w:marTop w:val="0"/>
      <w:marBottom w:val="0"/>
      <w:divBdr>
        <w:top w:val="none" w:sz="0" w:space="0" w:color="auto"/>
        <w:left w:val="none" w:sz="0" w:space="0" w:color="auto"/>
        <w:bottom w:val="none" w:sz="0" w:space="0" w:color="auto"/>
        <w:right w:val="none" w:sz="0" w:space="0" w:color="auto"/>
      </w:divBdr>
    </w:div>
    <w:div w:id="99103300">
      <w:bodyDiv w:val="1"/>
      <w:marLeft w:val="0"/>
      <w:marRight w:val="0"/>
      <w:marTop w:val="0"/>
      <w:marBottom w:val="0"/>
      <w:divBdr>
        <w:top w:val="none" w:sz="0" w:space="0" w:color="auto"/>
        <w:left w:val="none" w:sz="0" w:space="0" w:color="auto"/>
        <w:bottom w:val="none" w:sz="0" w:space="0" w:color="auto"/>
        <w:right w:val="none" w:sz="0" w:space="0" w:color="auto"/>
      </w:divBdr>
    </w:div>
    <w:div w:id="99953249">
      <w:bodyDiv w:val="1"/>
      <w:marLeft w:val="0"/>
      <w:marRight w:val="0"/>
      <w:marTop w:val="0"/>
      <w:marBottom w:val="0"/>
      <w:divBdr>
        <w:top w:val="none" w:sz="0" w:space="0" w:color="auto"/>
        <w:left w:val="none" w:sz="0" w:space="0" w:color="auto"/>
        <w:bottom w:val="none" w:sz="0" w:space="0" w:color="auto"/>
        <w:right w:val="none" w:sz="0" w:space="0" w:color="auto"/>
      </w:divBdr>
    </w:div>
    <w:div w:id="100222065">
      <w:bodyDiv w:val="1"/>
      <w:marLeft w:val="0"/>
      <w:marRight w:val="0"/>
      <w:marTop w:val="0"/>
      <w:marBottom w:val="0"/>
      <w:divBdr>
        <w:top w:val="none" w:sz="0" w:space="0" w:color="auto"/>
        <w:left w:val="none" w:sz="0" w:space="0" w:color="auto"/>
        <w:bottom w:val="none" w:sz="0" w:space="0" w:color="auto"/>
        <w:right w:val="none" w:sz="0" w:space="0" w:color="auto"/>
      </w:divBdr>
    </w:div>
    <w:div w:id="100805091">
      <w:bodyDiv w:val="1"/>
      <w:marLeft w:val="0"/>
      <w:marRight w:val="0"/>
      <w:marTop w:val="0"/>
      <w:marBottom w:val="0"/>
      <w:divBdr>
        <w:top w:val="none" w:sz="0" w:space="0" w:color="auto"/>
        <w:left w:val="none" w:sz="0" w:space="0" w:color="auto"/>
        <w:bottom w:val="none" w:sz="0" w:space="0" w:color="auto"/>
        <w:right w:val="none" w:sz="0" w:space="0" w:color="auto"/>
      </w:divBdr>
    </w:div>
    <w:div w:id="101650830">
      <w:bodyDiv w:val="1"/>
      <w:marLeft w:val="0"/>
      <w:marRight w:val="0"/>
      <w:marTop w:val="0"/>
      <w:marBottom w:val="0"/>
      <w:divBdr>
        <w:top w:val="none" w:sz="0" w:space="0" w:color="auto"/>
        <w:left w:val="none" w:sz="0" w:space="0" w:color="auto"/>
        <w:bottom w:val="none" w:sz="0" w:space="0" w:color="auto"/>
        <w:right w:val="none" w:sz="0" w:space="0" w:color="auto"/>
      </w:divBdr>
    </w:div>
    <w:div w:id="102773747">
      <w:bodyDiv w:val="1"/>
      <w:marLeft w:val="0"/>
      <w:marRight w:val="0"/>
      <w:marTop w:val="0"/>
      <w:marBottom w:val="0"/>
      <w:divBdr>
        <w:top w:val="none" w:sz="0" w:space="0" w:color="auto"/>
        <w:left w:val="none" w:sz="0" w:space="0" w:color="auto"/>
        <w:bottom w:val="none" w:sz="0" w:space="0" w:color="auto"/>
        <w:right w:val="none" w:sz="0" w:space="0" w:color="auto"/>
      </w:divBdr>
    </w:div>
    <w:div w:id="104009931">
      <w:bodyDiv w:val="1"/>
      <w:marLeft w:val="0"/>
      <w:marRight w:val="0"/>
      <w:marTop w:val="0"/>
      <w:marBottom w:val="0"/>
      <w:divBdr>
        <w:top w:val="none" w:sz="0" w:space="0" w:color="auto"/>
        <w:left w:val="none" w:sz="0" w:space="0" w:color="auto"/>
        <w:bottom w:val="none" w:sz="0" w:space="0" w:color="auto"/>
        <w:right w:val="none" w:sz="0" w:space="0" w:color="auto"/>
      </w:divBdr>
    </w:div>
    <w:div w:id="104737073">
      <w:bodyDiv w:val="1"/>
      <w:marLeft w:val="0"/>
      <w:marRight w:val="0"/>
      <w:marTop w:val="0"/>
      <w:marBottom w:val="0"/>
      <w:divBdr>
        <w:top w:val="none" w:sz="0" w:space="0" w:color="auto"/>
        <w:left w:val="none" w:sz="0" w:space="0" w:color="auto"/>
        <w:bottom w:val="none" w:sz="0" w:space="0" w:color="auto"/>
        <w:right w:val="none" w:sz="0" w:space="0" w:color="auto"/>
      </w:divBdr>
    </w:div>
    <w:div w:id="105125466">
      <w:bodyDiv w:val="1"/>
      <w:marLeft w:val="0"/>
      <w:marRight w:val="0"/>
      <w:marTop w:val="0"/>
      <w:marBottom w:val="0"/>
      <w:divBdr>
        <w:top w:val="none" w:sz="0" w:space="0" w:color="auto"/>
        <w:left w:val="none" w:sz="0" w:space="0" w:color="auto"/>
        <w:bottom w:val="none" w:sz="0" w:space="0" w:color="auto"/>
        <w:right w:val="none" w:sz="0" w:space="0" w:color="auto"/>
      </w:divBdr>
    </w:div>
    <w:div w:id="105927485">
      <w:bodyDiv w:val="1"/>
      <w:marLeft w:val="0"/>
      <w:marRight w:val="0"/>
      <w:marTop w:val="0"/>
      <w:marBottom w:val="0"/>
      <w:divBdr>
        <w:top w:val="none" w:sz="0" w:space="0" w:color="auto"/>
        <w:left w:val="none" w:sz="0" w:space="0" w:color="auto"/>
        <w:bottom w:val="none" w:sz="0" w:space="0" w:color="auto"/>
        <w:right w:val="none" w:sz="0" w:space="0" w:color="auto"/>
      </w:divBdr>
    </w:div>
    <w:div w:id="107091828">
      <w:bodyDiv w:val="1"/>
      <w:marLeft w:val="0"/>
      <w:marRight w:val="0"/>
      <w:marTop w:val="0"/>
      <w:marBottom w:val="0"/>
      <w:divBdr>
        <w:top w:val="none" w:sz="0" w:space="0" w:color="auto"/>
        <w:left w:val="none" w:sz="0" w:space="0" w:color="auto"/>
        <w:bottom w:val="none" w:sz="0" w:space="0" w:color="auto"/>
        <w:right w:val="none" w:sz="0" w:space="0" w:color="auto"/>
      </w:divBdr>
    </w:div>
    <w:div w:id="107552708">
      <w:bodyDiv w:val="1"/>
      <w:marLeft w:val="0"/>
      <w:marRight w:val="0"/>
      <w:marTop w:val="0"/>
      <w:marBottom w:val="0"/>
      <w:divBdr>
        <w:top w:val="none" w:sz="0" w:space="0" w:color="auto"/>
        <w:left w:val="none" w:sz="0" w:space="0" w:color="auto"/>
        <w:bottom w:val="none" w:sz="0" w:space="0" w:color="auto"/>
        <w:right w:val="none" w:sz="0" w:space="0" w:color="auto"/>
      </w:divBdr>
    </w:div>
    <w:div w:id="109595164">
      <w:bodyDiv w:val="1"/>
      <w:marLeft w:val="0"/>
      <w:marRight w:val="0"/>
      <w:marTop w:val="0"/>
      <w:marBottom w:val="0"/>
      <w:divBdr>
        <w:top w:val="none" w:sz="0" w:space="0" w:color="auto"/>
        <w:left w:val="none" w:sz="0" w:space="0" w:color="auto"/>
        <w:bottom w:val="none" w:sz="0" w:space="0" w:color="auto"/>
        <w:right w:val="none" w:sz="0" w:space="0" w:color="auto"/>
      </w:divBdr>
    </w:div>
    <w:div w:id="109596948">
      <w:bodyDiv w:val="1"/>
      <w:marLeft w:val="0"/>
      <w:marRight w:val="0"/>
      <w:marTop w:val="0"/>
      <w:marBottom w:val="0"/>
      <w:divBdr>
        <w:top w:val="none" w:sz="0" w:space="0" w:color="auto"/>
        <w:left w:val="none" w:sz="0" w:space="0" w:color="auto"/>
        <w:bottom w:val="none" w:sz="0" w:space="0" w:color="auto"/>
        <w:right w:val="none" w:sz="0" w:space="0" w:color="auto"/>
      </w:divBdr>
    </w:div>
    <w:div w:id="109707941">
      <w:bodyDiv w:val="1"/>
      <w:marLeft w:val="0"/>
      <w:marRight w:val="0"/>
      <w:marTop w:val="0"/>
      <w:marBottom w:val="0"/>
      <w:divBdr>
        <w:top w:val="none" w:sz="0" w:space="0" w:color="auto"/>
        <w:left w:val="none" w:sz="0" w:space="0" w:color="auto"/>
        <w:bottom w:val="none" w:sz="0" w:space="0" w:color="auto"/>
        <w:right w:val="none" w:sz="0" w:space="0" w:color="auto"/>
      </w:divBdr>
    </w:div>
    <w:div w:id="110591213">
      <w:bodyDiv w:val="1"/>
      <w:marLeft w:val="0"/>
      <w:marRight w:val="0"/>
      <w:marTop w:val="0"/>
      <w:marBottom w:val="0"/>
      <w:divBdr>
        <w:top w:val="none" w:sz="0" w:space="0" w:color="auto"/>
        <w:left w:val="none" w:sz="0" w:space="0" w:color="auto"/>
        <w:bottom w:val="none" w:sz="0" w:space="0" w:color="auto"/>
        <w:right w:val="none" w:sz="0" w:space="0" w:color="auto"/>
      </w:divBdr>
    </w:div>
    <w:div w:id="112135490">
      <w:bodyDiv w:val="1"/>
      <w:marLeft w:val="0"/>
      <w:marRight w:val="0"/>
      <w:marTop w:val="0"/>
      <w:marBottom w:val="0"/>
      <w:divBdr>
        <w:top w:val="none" w:sz="0" w:space="0" w:color="auto"/>
        <w:left w:val="none" w:sz="0" w:space="0" w:color="auto"/>
        <w:bottom w:val="none" w:sz="0" w:space="0" w:color="auto"/>
        <w:right w:val="none" w:sz="0" w:space="0" w:color="auto"/>
      </w:divBdr>
    </w:div>
    <w:div w:id="112405389">
      <w:bodyDiv w:val="1"/>
      <w:marLeft w:val="0"/>
      <w:marRight w:val="0"/>
      <w:marTop w:val="0"/>
      <w:marBottom w:val="0"/>
      <w:divBdr>
        <w:top w:val="none" w:sz="0" w:space="0" w:color="auto"/>
        <w:left w:val="none" w:sz="0" w:space="0" w:color="auto"/>
        <w:bottom w:val="none" w:sz="0" w:space="0" w:color="auto"/>
        <w:right w:val="none" w:sz="0" w:space="0" w:color="auto"/>
      </w:divBdr>
    </w:div>
    <w:div w:id="114640114">
      <w:bodyDiv w:val="1"/>
      <w:marLeft w:val="0"/>
      <w:marRight w:val="0"/>
      <w:marTop w:val="0"/>
      <w:marBottom w:val="0"/>
      <w:divBdr>
        <w:top w:val="none" w:sz="0" w:space="0" w:color="auto"/>
        <w:left w:val="none" w:sz="0" w:space="0" w:color="auto"/>
        <w:bottom w:val="none" w:sz="0" w:space="0" w:color="auto"/>
        <w:right w:val="none" w:sz="0" w:space="0" w:color="auto"/>
      </w:divBdr>
    </w:div>
    <w:div w:id="115220552">
      <w:bodyDiv w:val="1"/>
      <w:marLeft w:val="0"/>
      <w:marRight w:val="0"/>
      <w:marTop w:val="0"/>
      <w:marBottom w:val="0"/>
      <w:divBdr>
        <w:top w:val="none" w:sz="0" w:space="0" w:color="auto"/>
        <w:left w:val="none" w:sz="0" w:space="0" w:color="auto"/>
        <w:bottom w:val="none" w:sz="0" w:space="0" w:color="auto"/>
        <w:right w:val="none" w:sz="0" w:space="0" w:color="auto"/>
      </w:divBdr>
    </w:div>
    <w:div w:id="117574854">
      <w:bodyDiv w:val="1"/>
      <w:marLeft w:val="0"/>
      <w:marRight w:val="0"/>
      <w:marTop w:val="0"/>
      <w:marBottom w:val="0"/>
      <w:divBdr>
        <w:top w:val="none" w:sz="0" w:space="0" w:color="auto"/>
        <w:left w:val="none" w:sz="0" w:space="0" w:color="auto"/>
        <w:bottom w:val="none" w:sz="0" w:space="0" w:color="auto"/>
        <w:right w:val="none" w:sz="0" w:space="0" w:color="auto"/>
      </w:divBdr>
    </w:div>
    <w:div w:id="118259675">
      <w:bodyDiv w:val="1"/>
      <w:marLeft w:val="0"/>
      <w:marRight w:val="0"/>
      <w:marTop w:val="0"/>
      <w:marBottom w:val="0"/>
      <w:divBdr>
        <w:top w:val="none" w:sz="0" w:space="0" w:color="auto"/>
        <w:left w:val="none" w:sz="0" w:space="0" w:color="auto"/>
        <w:bottom w:val="none" w:sz="0" w:space="0" w:color="auto"/>
        <w:right w:val="none" w:sz="0" w:space="0" w:color="auto"/>
      </w:divBdr>
    </w:div>
    <w:div w:id="118378322">
      <w:bodyDiv w:val="1"/>
      <w:marLeft w:val="0"/>
      <w:marRight w:val="0"/>
      <w:marTop w:val="0"/>
      <w:marBottom w:val="0"/>
      <w:divBdr>
        <w:top w:val="none" w:sz="0" w:space="0" w:color="auto"/>
        <w:left w:val="none" w:sz="0" w:space="0" w:color="auto"/>
        <w:bottom w:val="none" w:sz="0" w:space="0" w:color="auto"/>
        <w:right w:val="none" w:sz="0" w:space="0" w:color="auto"/>
      </w:divBdr>
    </w:div>
    <w:div w:id="123541856">
      <w:bodyDiv w:val="1"/>
      <w:marLeft w:val="0"/>
      <w:marRight w:val="0"/>
      <w:marTop w:val="0"/>
      <w:marBottom w:val="0"/>
      <w:divBdr>
        <w:top w:val="none" w:sz="0" w:space="0" w:color="auto"/>
        <w:left w:val="none" w:sz="0" w:space="0" w:color="auto"/>
        <w:bottom w:val="none" w:sz="0" w:space="0" w:color="auto"/>
        <w:right w:val="none" w:sz="0" w:space="0" w:color="auto"/>
      </w:divBdr>
    </w:div>
    <w:div w:id="128207392">
      <w:bodyDiv w:val="1"/>
      <w:marLeft w:val="0"/>
      <w:marRight w:val="0"/>
      <w:marTop w:val="0"/>
      <w:marBottom w:val="0"/>
      <w:divBdr>
        <w:top w:val="none" w:sz="0" w:space="0" w:color="auto"/>
        <w:left w:val="none" w:sz="0" w:space="0" w:color="auto"/>
        <w:bottom w:val="none" w:sz="0" w:space="0" w:color="auto"/>
        <w:right w:val="none" w:sz="0" w:space="0" w:color="auto"/>
      </w:divBdr>
    </w:div>
    <w:div w:id="131485544">
      <w:bodyDiv w:val="1"/>
      <w:marLeft w:val="0"/>
      <w:marRight w:val="0"/>
      <w:marTop w:val="0"/>
      <w:marBottom w:val="0"/>
      <w:divBdr>
        <w:top w:val="none" w:sz="0" w:space="0" w:color="auto"/>
        <w:left w:val="none" w:sz="0" w:space="0" w:color="auto"/>
        <w:bottom w:val="none" w:sz="0" w:space="0" w:color="auto"/>
        <w:right w:val="none" w:sz="0" w:space="0" w:color="auto"/>
      </w:divBdr>
    </w:div>
    <w:div w:id="132869742">
      <w:bodyDiv w:val="1"/>
      <w:marLeft w:val="0"/>
      <w:marRight w:val="0"/>
      <w:marTop w:val="0"/>
      <w:marBottom w:val="0"/>
      <w:divBdr>
        <w:top w:val="none" w:sz="0" w:space="0" w:color="auto"/>
        <w:left w:val="none" w:sz="0" w:space="0" w:color="auto"/>
        <w:bottom w:val="none" w:sz="0" w:space="0" w:color="auto"/>
        <w:right w:val="none" w:sz="0" w:space="0" w:color="auto"/>
      </w:divBdr>
    </w:div>
    <w:div w:id="133447025">
      <w:bodyDiv w:val="1"/>
      <w:marLeft w:val="0"/>
      <w:marRight w:val="0"/>
      <w:marTop w:val="0"/>
      <w:marBottom w:val="0"/>
      <w:divBdr>
        <w:top w:val="none" w:sz="0" w:space="0" w:color="auto"/>
        <w:left w:val="none" w:sz="0" w:space="0" w:color="auto"/>
        <w:bottom w:val="none" w:sz="0" w:space="0" w:color="auto"/>
        <w:right w:val="none" w:sz="0" w:space="0" w:color="auto"/>
      </w:divBdr>
    </w:div>
    <w:div w:id="133567907">
      <w:bodyDiv w:val="1"/>
      <w:marLeft w:val="0"/>
      <w:marRight w:val="0"/>
      <w:marTop w:val="0"/>
      <w:marBottom w:val="0"/>
      <w:divBdr>
        <w:top w:val="none" w:sz="0" w:space="0" w:color="auto"/>
        <w:left w:val="none" w:sz="0" w:space="0" w:color="auto"/>
        <w:bottom w:val="none" w:sz="0" w:space="0" w:color="auto"/>
        <w:right w:val="none" w:sz="0" w:space="0" w:color="auto"/>
      </w:divBdr>
    </w:div>
    <w:div w:id="136071763">
      <w:bodyDiv w:val="1"/>
      <w:marLeft w:val="0"/>
      <w:marRight w:val="0"/>
      <w:marTop w:val="0"/>
      <w:marBottom w:val="0"/>
      <w:divBdr>
        <w:top w:val="none" w:sz="0" w:space="0" w:color="auto"/>
        <w:left w:val="none" w:sz="0" w:space="0" w:color="auto"/>
        <w:bottom w:val="none" w:sz="0" w:space="0" w:color="auto"/>
        <w:right w:val="none" w:sz="0" w:space="0" w:color="auto"/>
      </w:divBdr>
    </w:div>
    <w:div w:id="137647468">
      <w:bodyDiv w:val="1"/>
      <w:marLeft w:val="0"/>
      <w:marRight w:val="0"/>
      <w:marTop w:val="0"/>
      <w:marBottom w:val="0"/>
      <w:divBdr>
        <w:top w:val="none" w:sz="0" w:space="0" w:color="auto"/>
        <w:left w:val="none" w:sz="0" w:space="0" w:color="auto"/>
        <w:bottom w:val="none" w:sz="0" w:space="0" w:color="auto"/>
        <w:right w:val="none" w:sz="0" w:space="0" w:color="auto"/>
      </w:divBdr>
    </w:div>
    <w:div w:id="141579191">
      <w:bodyDiv w:val="1"/>
      <w:marLeft w:val="0"/>
      <w:marRight w:val="0"/>
      <w:marTop w:val="0"/>
      <w:marBottom w:val="0"/>
      <w:divBdr>
        <w:top w:val="none" w:sz="0" w:space="0" w:color="auto"/>
        <w:left w:val="none" w:sz="0" w:space="0" w:color="auto"/>
        <w:bottom w:val="none" w:sz="0" w:space="0" w:color="auto"/>
        <w:right w:val="none" w:sz="0" w:space="0" w:color="auto"/>
      </w:divBdr>
    </w:div>
    <w:div w:id="142822119">
      <w:bodyDiv w:val="1"/>
      <w:marLeft w:val="0"/>
      <w:marRight w:val="0"/>
      <w:marTop w:val="0"/>
      <w:marBottom w:val="0"/>
      <w:divBdr>
        <w:top w:val="none" w:sz="0" w:space="0" w:color="auto"/>
        <w:left w:val="none" w:sz="0" w:space="0" w:color="auto"/>
        <w:bottom w:val="none" w:sz="0" w:space="0" w:color="auto"/>
        <w:right w:val="none" w:sz="0" w:space="0" w:color="auto"/>
      </w:divBdr>
    </w:div>
    <w:div w:id="144517152">
      <w:bodyDiv w:val="1"/>
      <w:marLeft w:val="0"/>
      <w:marRight w:val="0"/>
      <w:marTop w:val="0"/>
      <w:marBottom w:val="0"/>
      <w:divBdr>
        <w:top w:val="none" w:sz="0" w:space="0" w:color="auto"/>
        <w:left w:val="none" w:sz="0" w:space="0" w:color="auto"/>
        <w:bottom w:val="none" w:sz="0" w:space="0" w:color="auto"/>
        <w:right w:val="none" w:sz="0" w:space="0" w:color="auto"/>
      </w:divBdr>
    </w:div>
    <w:div w:id="151526093">
      <w:bodyDiv w:val="1"/>
      <w:marLeft w:val="0"/>
      <w:marRight w:val="0"/>
      <w:marTop w:val="0"/>
      <w:marBottom w:val="0"/>
      <w:divBdr>
        <w:top w:val="none" w:sz="0" w:space="0" w:color="auto"/>
        <w:left w:val="none" w:sz="0" w:space="0" w:color="auto"/>
        <w:bottom w:val="none" w:sz="0" w:space="0" w:color="auto"/>
        <w:right w:val="none" w:sz="0" w:space="0" w:color="auto"/>
      </w:divBdr>
    </w:div>
    <w:div w:id="152112087">
      <w:bodyDiv w:val="1"/>
      <w:marLeft w:val="0"/>
      <w:marRight w:val="0"/>
      <w:marTop w:val="0"/>
      <w:marBottom w:val="0"/>
      <w:divBdr>
        <w:top w:val="none" w:sz="0" w:space="0" w:color="auto"/>
        <w:left w:val="none" w:sz="0" w:space="0" w:color="auto"/>
        <w:bottom w:val="none" w:sz="0" w:space="0" w:color="auto"/>
        <w:right w:val="none" w:sz="0" w:space="0" w:color="auto"/>
      </w:divBdr>
    </w:div>
    <w:div w:id="154496212">
      <w:bodyDiv w:val="1"/>
      <w:marLeft w:val="0"/>
      <w:marRight w:val="0"/>
      <w:marTop w:val="0"/>
      <w:marBottom w:val="0"/>
      <w:divBdr>
        <w:top w:val="none" w:sz="0" w:space="0" w:color="auto"/>
        <w:left w:val="none" w:sz="0" w:space="0" w:color="auto"/>
        <w:bottom w:val="none" w:sz="0" w:space="0" w:color="auto"/>
        <w:right w:val="none" w:sz="0" w:space="0" w:color="auto"/>
      </w:divBdr>
    </w:div>
    <w:div w:id="156724961">
      <w:bodyDiv w:val="1"/>
      <w:marLeft w:val="0"/>
      <w:marRight w:val="0"/>
      <w:marTop w:val="0"/>
      <w:marBottom w:val="0"/>
      <w:divBdr>
        <w:top w:val="none" w:sz="0" w:space="0" w:color="auto"/>
        <w:left w:val="none" w:sz="0" w:space="0" w:color="auto"/>
        <w:bottom w:val="none" w:sz="0" w:space="0" w:color="auto"/>
        <w:right w:val="none" w:sz="0" w:space="0" w:color="auto"/>
      </w:divBdr>
    </w:div>
    <w:div w:id="159808722">
      <w:bodyDiv w:val="1"/>
      <w:marLeft w:val="0"/>
      <w:marRight w:val="0"/>
      <w:marTop w:val="0"/>
      <w:marBottom w:val="0"/>
      <w:divBdr>
        <w:top w:val="none" w:sz="0" w:space="0" w:color="auto"/>
        <w:left w:val="none" w:sz="0" w:space="0" w:color="auto"/>
        <w:bottom w:val="none" w:sz="0" w:space="0" w:color="auto"/>
        <w:right w:val="none" w:sz="0" w:space="0" w:color="auto"/>
      </w:divBdr>
    </w:div>
    <w:div w:id="165480644">
      <w:bodyDiv w:val="1"/>
      <w:marLeft w:val="0"/>
      <w:marRight w:val="0"/>
      <w:marTop w:val="0"/>
      <w:marBottom w:val="0"/>
      <w:divBdr>
        <w:top w:val="none" w:sz="0" w:space="0" w:color="auto"/>
        <w:left w:val="none" w:sz="0" w:space="0" w:color="auto"/>
        <w:bottom w:val="none" w:sz="0" w:space="0" w:color="auto"/>
        <w:right w:val="none" w:sz="0" w:space="0" w:color="auto"/>
      </w:divBdr>
    </w:div>
    <w:div w:id="165901159">
      <w:bodyDiv w:val="1"/>
      <w:marLeft w:val="0"/>
      <w:marRight w:val="0"/>
      <w:marTop w:val="0"/>
      <w:marBottom w:val="0"/>
      <w:divBdr>
        <w:top w:val="none" w:sz="0" w:space="0" w:color="auto"/>
        <w:left w:val="none" w:sz="0" w:space="0" w:color="auto"/>
        <w:bottom w:val="none" w:sz="0" w:space="0" w:color="auto"/>
        <w:right w:val="none" w:sz="0" w:space="0" w:color="auto"/>
      </w:divBdr>
    </w:div>
    <w:div w:id="167791990">
      <w:bodyDiv w:val="1"/>
      <w:marLeft w:val="0"/>
      <w:marRight w:val="0"/>
      <w:marTop w:val="0"/>
      <w:marBottom w:val="0"/>
      <w:divBdr>
        <w:top w:val="none" w:sz="0" w:space="0" w:color="auto"/>
        <w:left w:val="none" w:sz="0" w:space="0" w:color="auto"/>
        <w:bottom w:val="none" w:sz="0" w:space="0" w:color="auto"/>
        <w:right w:val="none" w:sz="0" w:space="0" w:color="auto"/>
      </w:divBdr>
    </w:div>
    <w:div w:id="169805490">
      <w:bodyDiv w:val="1"/>
      <w:marLeft w:val="0"/>
      <w:marRight w:val="0"/>
      <w:marTop w:val="0"/>
      <w:marBottom w:val="0"/>
      <w:divBdr>
        <w:top w:val="none" w:sz="0" w:space="0" w:color="auto"/>
        <w:left w:val="none" w:sz="0" w:space="0" w:color="auto"/>
        <w:bottom w:val="none" w:sz="0" w:space="0" w:color="auto"/>
        <w:right w:val="none" w:sz="0" w:space="0" w:color="auto"/>
      </w:divBdr>
    </w:div>
    <w:div w:id="171068018">
      <w:bodyDiv w:val="1"/>
      <w:marLeft w:val="0"/>
      <w:marRight w:val="0"/>
      <w:marTop w:val="0"/>
      <w:marBottom w:val="0"/>
      <w:divBdr>
        <w:top w:val="none" w:sz="0" w:space="0" w:color="auto"/>
        <w:left w:val="none" w:sz="0" w:space="0" w:color="auto"/>
        <w:bottom w:val="none" w:sz="0" w:space="0" w:color="auto"/>
        <w:right w:val="none" w:sz="0" w:space="0" w:color="auto"/>
      </w:divBdr>
    </w:div>
    <w:div w:id="171989835">
      <w:bodyDiv w:val="1"/>
      <w:marLeft w:val="0"/>
      <w:marRight w:val="0"/>
      <w:marTop w:val="0"/>
      <w:marBottom w:val="0"/>
      <w:divBdr>
        <w:top w:val="none" w:sz="0" w:space="0" w:color="auto"/>
        <w:left w:val="none" w:sz="0" w:space="0" w:color="auto"/>
        <w:bottom w:val="none" w:sz="0" w:space="0" w:color="auto"/>
        <w:right w:val="none" w:sz="0" w:space="0" w:color="auto"/>
      </w:divBdr>
    </w:div>
    <w:div w:id="174617319">
      <w:bodyDiv w:val="1"/>
      <w:marLeft w:val="0"/>
      <w:marRight w:val="0"/>
      <w:marTop w:val="0"/>
      <w:marBottom w:val="0"/>
      <w:divBdr>
        <w:top w:val="none" w:sz="0" w:space="0" w:color="auto"/>
        <w:left w:val="none" w:sz="0" w:space="0" w:color="auto"/>
        <w:bottom w:val="none" w:sz="0" w:space="0" w:color="auto"/>
        <w:right w:val="none" w:sz="0" w:space="0" w:color="auto"/>
      </w:divBdr>
    </w:div>
    <w:div w:id="181474444">
      <w:bodyDiv w:val="1"/>
      <w:marLeft w:val="0"/>
      <w:marRight w:val="0"/>
      <w:marTop w:val="0"/>
      <w:marBottom w:val="0"/>
      <w:divBdr>
        <w:top w:val="none" w:sz="0" w:space="0" w:color="auto"/>
        <w:left w:val="none" w:sz="0" w:space="0" w:color="auto"/>
        <w:bottom w:val="none" w:sz="0" w:space="0" w:color="auto"/>
        <w:right w:val="none" w:sz="0" w:space="0" w:color="auto"/>
      </w:divBdr>
    </w:div>
    <w:div w:id="184641080">
      <w:bodyDiv w:val="1"/>
      <w:marLeft w:val="0"/>
      <w:marRight w:val="0"/>
      <w:marTop w:val="0"/>
      <w:marBottom w:val="0"/>
      <w:divBdr>
        <w:top w:val="none" w:sz="0" w:space="0" w:color="auto"/>
        <w:left w:val="none" w:sz="0" w:space="0" w:color="auto"/>
        <w:bottom w:val="none" w:sz="0" w:space="0" w:color="auto"/>
        <w:right w:val="none" w:sz="0" w:space="0" w:color="auto"/>
      </w:divBdr>
    </w:div>
    <w:div w:id="185022333">
      <w:bodyDiv w:val="1"/>
      <w:marLeft w:val="0"/>
      <w:marRight w:val="0"/>
      <w:marTop w:val="0"/>
      <w:marBottom w:val="0"/>
      <w:divBdr>
        <w:top w:val="none" w:sz="0" w:space="0" w:color="auto"/>
        <w:left w:val="none" w:sz="0" w:space="0" w:color="auto"/>
        <w:bottom w:val="none" w:sz="0" w:space="0" w:color="auto"/>
        <w:right w:val="none" w:sz="0" w:space="0" w:color="auto"/>
      </w:divBdr>
    </w:div>
    <w:div w:id="190995682">
      <w:bodyDiv w:val="1"/>
      <w:marLeft w:val="0"/>
      <w:marRight w:val="0"/>
      <w:marTop w:val="0"/>
      <w:marBottom w:val="0"/>
      <w:divBdr>
        <w:top w:val="none" w:sz="0" w:space="0" w:color="auto"/>
        <w:left w:val="none" w:sz="0" w:space="0" w:color="auto"/>
        <w:bottom w:val="none" w:sz="0" w:space="0" w:color="auto"/>
        <w:right w:val="none" w:sz="0" w:space="0" w:color="auto"/>
      </w:divBdr>
    </w:div>
    <w:div w:id="190995768">
      <w:bodyDiv w:val="1"/>
      <w:marLeft w:val="0"/>
      <w:marRight w:val="0"/>
      <w:marTop w:val="0"/>
      <w:marBottom w:val="0"/>
      <w:divBdr>
        <w:top w:val="none" w:sz="0" w:space="0" w:color="auto"/>
        <w:left w:val="none" w:sz="0" w:space="0" w:color="auto"/>
        <w:bottom w:val="none" w:sz="0" w:space="0" w:color="auto"/>
        <w:right w:val="none" w:sz="0" w:space="0" w:color="auto"/>
      </w:divBdr>
    </w:div>
    <w:div w:id="194658973">
      <w:bodyDiv w:val="1"/>
      <w:marLeft w:val="0"/>
      <w:marRight w:val="0"/>
      <w:marTop w:val="0"/>
      <w:marBottom w:val="0"/>
      <w:divBdr>
        <w:top w:val="none" w:sz="0" w:space="0" w:color="auto"/>
        <w:left w:val="none" w:sz="0" w:space="0" w:color="auto"/>
        <w:bottom w:val="none" w:sz="0" w:space="0" w:color="auto"/>
        <w:right w:val="none" w:sz="0" w:space="0" w:color="auto"/>
      </w:divBdr>
    </w:div>
    <w:div w:id="196432468">
      <w:bodyDiv w:val="1"/>
      <w:marLeft w:val="0"/>
      <w:marRight w:val="0"/>
      <w:marTop w:val="0"/>
      <w:marBottom w:val="0"/>
      <w:divBdr>
        <w:top w:val="none" w:sz="0" w:space="0" w:color="auto"/>
        <w:left w:val="none" w:sz="0" w:space="0" w:color="auto"/>
        <w:bottom w:val="none" w:sz="0" w:space="0" w:color="auto"/>
        <w:right w:val="none" w:sz="0" w:space="0" w:color="auto"/>
      </w:divBdr>
    </w:div>
    <w:div w:id="198396528">
      <w:bodyDiv w:val="1"/>
      <w:marLeft w:val="0"/>
      <w:marRight w:val="0"/>
      <w:marTop w:val="0"/>
      <w:marBottom w:val="0"/>
      <w:divBdr>
        <w:top w:val="none" w:sz="0" w:space="0" w:color="auto"/>
        <w:left w:val="none" w:sz="0" w:space="0" w:color="auto"/>
        <w:bottom w:val="none" w:sz="0" w:space="0" w:color="auto"/>
        <w:right w:val="none" w:sz="0" w:space="0" w:color="auto"/>
      </w:divBdr>
    </w:div>
    <w:div w:id="200091014">
      <w:bodyDiv w:val="1"/>
      <w:marLeft w:val="0"/>
      <w:marRight w:val="0"/>
      <w:marTop w:val="0"/>
      <w:marBottom w:val="0"/>
      <w:divBdr>
        <w:top w:val="none" w:sz="0" w:space="0" w:color="auto"/>
        <w:left w:val="none" w:sz="0" w:space="0" w:color="auto"/>
        <w:bottom w:val="none" w:sz="0" w:space="0" w:color="auto"/>
        <w:right w:val="none" w:sz="0" w:space="0" w:color="auto"/>
      </w:divBdr>
    </w:div>
    <w:div w:id="201409540">
      <w:bodyDiv w:val="1"/>
      <w:marLeft w:val="0"/>
      <w:marRight w:val="0"/>
      <w:marTop w:val="0"/>
      <w:marBottom w:val="0"/>
      <w:divBdr>
        <w:top w:val="none" w:sz="0" w:space="0" w:color="auto"/>
        <w:left w:val="none" w:sz="0" w:space="0" w:color="auto"/>
        <w:bottom w:val="none" w:sz="0" w:space="0" w:color="auto"/>
        <w:right w:val="none" w:sz="0" w:space="0" w:color="auto"/>
      </w:divBdr>
    </w:div>
    <w:div w:id="201485448">
      <w:bodyDiv w:val="1"/>
      <w:marLeft w:val="0"/>
      <w:marRight w:val="0"/>
      <w:marTop w:val="0"/>
      <w:marBottom w:val="0"/>
      <w:divBdr>
        <w:top w:val="none" w:sz="0" w:space="0" w:color="auto"/>
        <w:left w:val="none" w:sz="0" w:space="0" w:color="auto"/>
        <w:bottom w:val="none" w:sz="0" w:space="0" w:color="auto"/>
        <w:right w:val="none" w:sz="0" w:space="0" w:color="auto"/>
      </w:divBdr>
    </w:div>
    <w:div w:id="201863698">
      <w:bodyDiv w:val="1"/>
      <w:marLeft w:val="0"/>
      <w:marRight w:val="0"/>
      <w:marTop w:val="0"/>
      <w:marBottom w:val="0"/>
      <w:divBdr>
        <w:top w:val="none" w:sz="0" w:space="0" w:color="auto"/>
        <w:left w:val="none" w:sz="0" w:space="0" w:color="auto"/>
        <w:bottom w:val="none" w:sz="0" w:space="0" w:color="auto"/>
        <w:right w:val="none" w:sz="0" w:space="0" w:color="auto"/>
      </w:divBdr>
    </w:div>
    <w:div w:id="202328293">
      <w:bodyDiv w:val="1"/>
      <w:marLeft w:val="0"/>
      <w:marRight w:val="0"/>
      <w:marTop w:val="0"/>
      <w:marBottom w:val="0"/>
      <w:divBdr>
        <w:top w:val="none" w:sz="0" w:space="0" w:color="auto"/>
        <w:left w:val="none" w:sz="0" w:space="0" w:color="auto"/>
        <w:bottom w:val="none" w:sz="0" w:space="0" w:color="auto"/>
        <w:right w:val="none" w:sz="0" w:space="0" w:color="auto"/>
      </w:divBdr>
    </w:div>
    <w:div w:id="204215032">
      <w:bodyDiv w:val="1"/>
      <w:marLeft w:val="0"/>
      <w:marRight w:val="0"/>
      <w:marTop w:val="0"/>
      <w:marBottom w:val="0"/>
      <w:divBdr>
        <w:top w:val="none" w:sz="0" w:space="0" w:color="auto"/>
        <w:left w:val="none" w:sz="0" w:space="0" w:color="auto"/>
        <w:bottom w:val="none" w:sz="0" w:space="0" w:color="auto"/>
        <w:right w:val="none" w:sz="0" w:space="0" w:color="auto"/>
      </w:divBdr>
    </w:div>
    <w:div w:id="205945500">
      <w:bodyDiv w:val="1"/>
      <w:marLeft w:val="0"/>
      <w:marRight w:val="0"/>
      <w:marTop w:val="0"/>
      <w:marBottom w:val="0"/>
      <w:divBdr>
        <w:top w:val="none" w:sz="0" w:space="0" w:color="auto"/>
        <w:left w:val="none" w:sz="0" w:space="0" w:color="auto"/>
        <w:bottom w:val="none" w:sz="0" w:space="0" w:color="auto"/>
        <w:right w:val="none" w:sz="0" w:space="0" w:color="auto"/>
      </w:divBdr>
    </w:div>
    <w:div w:id="206113636">
      <w:bodyDiv w:val="1"/>
      <w:marLeft w:val="0"/>
      <w:marRight w:val="0"/>
      <w:marTop w:val="0"/>
      <w:marBottom w:val="0"/>
      <w:divBdr>
        <w:top w:val="none" w:sz="0" w:space="0" w:color="auto"/>
        <w:left w:val="none" w:sz="0" w:space="0" w:color="auto"/>
        <w:bottom w:val="none" w:sz="0" w:space="0" w:color="auto"/>
        <w:right w:val="none" w:sz="0" w:space="0" w:color="auto"/>
      </w:divBdr>
    </w:div>
    <w:div w:id="206840126">
      <w:bodyDiv w:val="1"/>
      <w:marLeft w:val="0"/>
      <w:marRight w:val="0"/>
      <w:marTop w:val="0"/>
      <w:marBottom w:val="0"/>
      <w:divBdr>
        <w:top w:val="none" w:sz="0" w:space="0" w:color="auto"/>
        <w:left w:val="none" w:sz="0" w:space="0" w:color="auto"/>
        <w:bottom w:val="none" w:sz="0" w:space="0" w:color="auto"/>
        <w:right w:val="none" w:sz="0" w:space="0" w:color="auto"/>
      </w:divBdr>
    </w:div>
    <w:div w:id="207302390">
      <w:bodyDiv w:val="1"/>
      <w:marLeft w:val="0"/>
      <w:marRight w:val="0"/>
      <w:marTop w:val="0"/>
      <w:marBottom w:val="0"/>
      <w:divBdr>
        <w:top w:val="none" w:sz="0" w:space="0" w:color="auto"/>
        <w:left w:val="none" w:sz="0" w:space="0" w:color="auto"/>
        <w:bottom w:val="none" w:sz="0" w:space="0" w:color="auto"/>
        <w:right w:val="none" w:sz="0" w:space="0" w:color="auto"/>
      </w:divBdr>
    </w:div>
    <w:div w:id="210773343">
      <w:bodyDiv w:val="1"/>
      <w:marLeft w:val="0"/>
      <w:marRight w:val="0"/>
      <w:marTop w:val="0"/>
      <w:marBottom w:val="0"/>
      <w:divBdr>
        <w:top w:val="none" w:sz="0" w:space="0" w:color="auto"/>
        <w:left w:val="none" w:sz="0" w:space="0" w:color="auto"/>
        <w:bottom w:val="none" w:sz="0" w:space="0" w:color="auto"/>
        <w:right w:val="none" w:sz="0" w:space="0" w:color="auto"/>
      </w:divBdr>
    </w:div>
    <w:div w:id="211232409">
      <w:bodyDiv w:val="1"/>
      <w:marLeft w:val="0"/>
      <w:marRight w:val="0"/>
      <w:marTop w:val="0"/>
      <w:marBottom w:val="0"/>
      <w:divBdr>
        <w:top w:val="none" w:sz="0" w:space="0" w:color="auto"/>
        <w:left w:val="none" w:sz="0" w:space="0" w:color="auto"/>
        <w:bottom w:val="none" w:sz="0" w:space="0" w:color="auto"/>
        <w:right w:val="none" w:sz="0" w:space="0" w:color="auto"/>
      </w:divBdr>
    </w:div>
    <w:div w:id="211625302">
      <w:bodyDiv w:val="1"/>
      <w:marLeft w:val="0"/>
      <w:marRight w:val="0"/>
      <w:marTop w:val="0"/>
      <w:marBottom w:val="0"/>
      <w:divBdr>
        <w:top w:val="none" w:sz="0" w:space="0" w:color="auto"/>
        <w:left w:val="none" w:sz="0" w:space="0" w:color="auto"/>
        <w:bottom w:val="none" w:sz="0" w:space="0" w:color="auto"/>
        <w:right w:val="none" w:sz="0" w:space="0" w:color="auto"/>
      </w:divBdr>
    </w:div>
    <w:div w:id="212818466">
      <w:bodyDiv w:val="1"/>
      <w:marLeft w:val="0"/>
      <w:marRight w:val="0"/>
      <w:marTop w:val="0"/>
      <w:marBottom w:val="0"/>
      <w:divBdr>
        <w:top w:val="none" w:sz="0" w:space="0" w:color="auto"/>
        <w:left w:val="none" w:sz="0" w:space="0" w:color="auto"/>
        <w:bottom w:val="none" w:sz="0" w:space="0" w:color="auto"/>
        <w:right w:val="none" w:sz="0" w:space="0" w:color="auto"/>
      </w:divBdr>
    </w:div>
    <w:div w:id="217593735">
      <w:bodyDiv w:val="1"/>
      <w:marLeft w:val="0"/>
      <w:marRight w:val="0"/>
      <w:marTop w:val="0"/>
      <w:marBottom w:val="0"/>
      <w:divBdr>
        <w:top w:val="none" w:sz="0" w:space="0" w:color="auto"/>
        <w:left w:val="none" w:sz="0" w:space="0" w:color="auto"/>
        <w:bottom w:val="none" w:sz="0" w:space="0" w:color="auto"/>
        <w:right w:val="none" w:sz="0" w:space="0" w:color="auto"/>
      </w:divBdr>
    </w:div>
    <w:div w:id="220293254">
      <w:bodyDiv w:val="1"/>
      <w:marLeft w:val="0"/>
      <w:marRight w:val="0"/>
      <w:marTop w:val="0"/>
      <w:marBottom w:val="0"/>
      <w:divBdr>
        <w:top w:val="none" w:sz="0" w:space="0" w:color="auto"/>
        <w:left w:val="none" w:sz="0" w:space="0" w:color="auto"/>
        <w:bottom w:val="none" w:sz="0" w:space="0" w:color="auto"/>
        <w:right w:val="none" w:sz="0" w:space="0" w:color="auto"/>
      </w:divBdr>
    </w:div>
    <w:div w:id="223569750">
      <w:bodyDiv w:val="1"/>
      <w:marLeft w:val="0"/>
      <w:marRight w:val="0"/>
      <w:marTop w:val="0"/>
      <w:marBottom w:val="0"/>
      <w:divBdr>
        <w:top w:val="none" w:sz="0" w:space="0" w:color="auto"/>
        <w:left w:val="none" w:sz="0" w:space="0" w:color="auto"/>
        <w:bottom w:val="none" w:sz="0" w:space="0" w:color="auto"/>
        <w:right w:val="none" w:sz="0" w:space="0" w:color="auto"/>
      </w:divBdr>
    </w:div>
    <w:div w:id="224071572">
      <w:bodyDiv w:val="1"/>
      <w:marLeft w:val="0"/>
      <w:marRight w:val="0"/>
      <w:marTop w:val="0"/>
      <w:marBottom w:val="0"/>
      <w:divBdr>
        <w:top w:val="none" w:sz="0" w:space="0" w:color="auto"/>
        <w:left w:val="none" w:sz="0" w:space="0" w:color="auto"/>
        <w:bottom w:val="none" w:sz="0" w:space="0" w:color="auto"/>
        <w:right w:val="none" w:sz="0" w:space="0" w:color="auto"/>
      </w:divBdr>
    </w:div>
    <w:div w:id="225456181">
      <w:bodyDiv w:val="1"/>
      <w:marLeft w:val="0"/>
      <w:marRight w:val="0"/>
      <w:marTop w:val="0"/>
      <w:marBottom w:val="0"/>
      <w:divBdr>
        <w:top w:val="none" w:sz="0" w:space="0" w:color="auto"/>
        <w:left w:val="none" w:sz="0" w:space="0" w:color="auto"/>
        <w:bottom w:val="none" w:sz="0" w:space="0" w:color="auto"/>
        <w:right w:val="none" w:sz="0" w:space="0" w:color="auto"/>
      </w:divBdr>
    </w:div>
    <w:div w:id="226693375">
      <w:bodyDiv w:val="1"/>
      <w:marLeft w:val="0"/>
      <w:marRight w:val="0"/>
      <w:marTop w:val="0"/>
      <w:marBottom w:val="0"/>
      <w:divBdr>
        <w:top w:val="none" w:sz="0" w:space="0" w:color="auto"/>
        <w:left w:val="none" w:sz="0" w:space="0" w:color="auto"/>
        <w:bottom w:val="none" w:sz="0" w:space="0" w:color="auto"/>
        <w:right w:val="none" w:sz="0" w:space="0" w:color="auto"/>
      </w:divBdr>
    </w:div>
    <w:div w:id="229122481">
      <w:bodyDiv w:val="1"/>
      <w:marLeft w:val="0"/>
      <w:marRight w:val="0"/>
      <w:marTop w:val="0"/>
      <w:marBottom w:val="0"/>
      <w:divBdr>
        <w:top w:val="none" w:sz="0" w:space="0" w:color="auto"/>
        <w:left w:val="none" w:sz="0" w:space="0" w:color="auto"/>
        <w:bottom w:val="none" w:sz="0" w:space="0" w:color="auto"/>
        <w:right w:val="none" w:sz="0" w:space="0" w:color="auto"/>
      </w:divBdr>
    </w:div>
    <w:div w:id="229274603">
      <w:bodyDiv w:val="1"/>
      <w:marLeft w:val="0"/>
      <w:marRight w:val="0"/>
      <w:marTop w:val="0"/>
      <w:marBottom w:val="0"/>
      <w:divBdr>
        <w:top w:val="none" w:sz="0" w:space="0" w:color="auto"/>
        <w:left w:val="none" w:sz="0" w:space="0" w:color="auto"/>
        <w:bottom w:val="none" w:sz="0" w:space="0" w:color="auto"/>
        <w:right w:val="none" w:sz="0" w:space="0" w:color="auto"/>
      </w:divBdr>
    </w:div>
    <w:div w:id="235366285">
      <w:bodyDiv w:val="1"/>
      <w:marLeft w:val="0"/>
      <w:marRight w:val="0"/>
      <w:marTop w:val="0"/>
      <w:marBottom w:val="0"/>
      <w:divBdr>
        <w:top w:val="none" w:sz="0" w:space="0" w:color="auto"/>
        <w:left w:val="none" w:sz="0" w:space="0" w:color="auto"/>
        <w:bottom w:val="none" w:sz="0" w:space="0" w:color="auto"/>
        <w:right w:val="none" w:sz="0" w:space="0" w:color="auto"/>
      </w:divBdr>
    </w:div>
    <w:div w:id="235936585">
      <w:bodyDiv w:val="1"/>
      <w:marLeft w:val="0"/>
      <w:marRight w:val="0"/>
      <w:marTop w:val="0"/>
      <w:marBottom w:val="0"/>
      <w:divBdr>
        <w:top w:val="none" w:sz="0" w:space="0" w:color="auto"/>
        <w:left w:val="none" w:sz="0" w:space="0" w:color="auto"/>
        <w:bottom w:val="none" w:sz="0" w:space="0" w:color="auto"/>
        <w:right w:val="none" w:sz="0" w:space="0" w:color="auto"/>
      </w:divBdr>
    </w:div>
    <w:div w:id="239103261">
      <w:bodyDiv w:val="1"/>
      <w:marLeft w:val="0"/>
      <w:marRight w:val="0"/>
      <w:marTop w:val="0"/>
      <w:marBottom w:val="0"/>
      <w:divBdr>
        <w:top w:val="none" w:sz="0" w:space="0" w:color="auto"/>
        <w:left w:val="none" w:sz="0" w:space="0" w:color="auto"/>
        <w:bottom w:val="none" w:sz="0" w:space="0" w:color="auto"/>
        <w:right w:val="none" w:sz="0" w:space="0" w:color="auto"/>
      </w:divBdr>
    </w:div>
    <w:div w:id="239952641">
      <w:bodyDiv w:val="1"/>
      <w:marLeft w:val="0"/>
      <w:marRight w:val="0"/>
      <w:marTop w:val="0"/>
      <w:marBottom w:val="0"/>
      <w:divBdr>
        <w:top w:val="none" w:sz="0" w:space="0" w:color="auto"/>
        <w:left w:val="none" w:sz="0" w:space="0" w:color="auto"/>
        <w:bottom w:val="none" w:sz="0" w:space="0" w:color="auto"/>
        <w:right w:val="none" w:sz="0" w:space="0" w:color="auto"/>
      </w:divBdr>
    </w:div>
    <w:div w:id="240067722">
      <w:bodyDiv w:val="1"/>
      <w:marLeft w:val="0"/>
      <w:marRight w:val="0"/>
      <w:marTop w:val="0"/>
      <w:marBottom w:val="0"/>
      <w:divBdr>
        <w:top w:val="none" w:sz="0" w:space="0" w:color="auto"/>
        <w:left w:val="none" w:sz="0" w:space="0" w:color="auto"/>
        <w:bottom w:val="none" w:sz="0" w:space="0" w:color="auto"/>
        <w:right w:val="none" w:sz="0" w:space="0" w:color="auto"/>
      </w:divBdr>
    </w:div>
    <w:div w:id="240867536">
      <w:bodyDiv w:val="1"/>
      <w:marLeft w:val="0"/>
      <w:marRight w:val="0"/>
      <w:marTop w:val="0"/>
      <w:marBottom w:val="0"/>
      <w:divBdr>
        <w:top w:val="none" w:sz="0" w:space="0" w:color="auto"/>
        <w:left w:val="none" w:sz="0" w:space="0" w:color="auto"/>
        <w:bottom w:val="none" w:sz="0" w:space="0" w:color="auto"/>
        <w:right w:val="none" w:sz="0" w:space="0" w:color="auto"/>
      </w:divBdr>
    </w:div>
    <w:div w:id="241568898">
      <w:bodyDiv w:val="1"/>
      <w:marLeft w:val="0"/>
      <w:marRight w:val="0"/>
      <w:marTop w:val="0"/>
      <w:marBottom w:val="0"/>
      <w:divBdr>
        <w:top w:val="none" w:sz="0" w:space="0" w:color="auto"/>
        <w:left w:val="none" w:sz="0" w:space="0" w:color="auto"/>
        <w:bottom w:val="none" w:sz="0" w:space="0" w:color="auto"/>
        <w:right w:val="none" w:sz="0" w:space="0" w:color="auto"/>
      </w:divBdr>
    </w:div>
    <w:div w:id="242183872">
      <w:bodyDiv w:val="1"/>
      <w:marLeft w:val="0"/>
      <w:marRight w:val="0"/>
      <w:marTop w:val="0"/>
      <w:marBottom w:val="0"/>
      <w:divBdr>
        <w:top w:val="none" w:sz="0" w:space="0" w:color="auto"/>
        <w:left w:val="none" w:sz="0" w:space="0" w:color="auto"/>
        <w:bottom w:val="none" w:sz="0" w:space="0" w:color="auto"/>
        <w:right w:val="none" w:sz="0" w:space="0" w:color="auto"/>
      </w:divBdr>
    </w:div>
    <w:div w:id="246042438">
      <w:bodyDiv w:val="1"/>
      <w:marLeft w:val="0"/>
      <w:marRight w:val="0"/>
      <w:marTop w:val="0"/>
      <w:marBottom w:val="0"/>
      <w:divBdr>
        <w:top w:val="none" w:sz="0" w:space="0" w:color="auto"/>
        <w:left w:val="none" w:sz="0" w:space="0" w:color="auto"/>
        <w:bottom w:val="none" w:sz="0" w:space="0" w:color="auto"/>
        <w:right w:val="none" w:sz="0" w:space="0" w:color="auto"/>
      </w:divBdr>
    </w:div>
    <w:div w:id="247665233">
      <w:bodyDiv w:val="1"/>
      <w:marLeft w:val="0"/>
      <w:marRight w:val="0"/>
      <w:marTop w:val="0"/>
      <w:marBottom w:val="0"/>
      <w:divBdr>
        <w:top w:val="none" w:sz="0" w:space="0" w:color="auto"/>
        <w:left w:val="none" w:sz="0" w:space="0" w:color="auto"/>
        <w:bottom w:val="none" w:sz="0" w:space="0" w:color="auto"/>
        <w:right w:val="none" w:sz="0" w:space="0" w:color="auto"/>
      </w:divBdr>
    </w:div>
    <w:div w:id="250815351">
      <w:bodyDiv w:val="1"/>
      <w:marLeft w:val="0"/>
      <w:marRight w:val="0"/>
      <w:marTop w:val="0"/>
      <w:marBottom w:val="0"/>
      <w:divBdr>
        <w:top w:val="none" w:sz="0" w:space="0" w:color="auto"/>
        <w:left w:val="none" w:sz="0" w:space="0" w:color="auto"/>
        <w:bottom w:val="none" w:sz="0" w:space="0" w:color="auto"/>
        <w:right w:val="none" w:sz="0" w:space="0" w:color="auto"/>
      </w:divBdr>
    </w:div>
    <w:div w:id="255596976">
      <w:bodyDiv w:val="1"/>
      <w:marLeft w:val="0"/>
      <w:marRight w:val="0"/>
      <w:marTop w:val="0"/>
      <w:marBottom w:val="0"/>
      <w:divBdr>
        <w:top w:val="none" w:sz="0" w:space="0" w:color="auto"/>
        <w:left w:val="none" w:sz="0" w:space="0" w:color="auto"/>
        <w:bottom w:val="none" w:sz="0" w:space="0" w:color="auto"/>
        <w:right w:val="none" w:sz="0" w:space="0" w:color="auto"/>
      </w:divBdr>
    </w:div>
    <w:div w:id="260795680">
      <w:bodyDiv w:val="1"/>
      <w:marLeft w:val="0"/>
      <w:marRight w:val="0"/>
      <w:marTop w:val="0"/>
      <w:marBottom w:val="0"/>
      <w:divBdr>
        <w:top w:val="none" w:sz="0" w:space="0" w:color="auto"/>
        <w:left w:val="none" w:sz="0" w:space="0" w:color="auto"/>
        <w:bottom w:val="none" w:sz="0" w:space="0" w:color="auto"/>
        <w:right w:val="none" w:sz="0" w:space="0" w:color="auto"/>
      </w:divBdr>
    </w:div>
    <w:div w:id="261106601">
      <w:bodyDiv w:val="1"/>
      <w:marLeft w:val="0"/>
      <w:marRight w:val="0"/>
      <w:marTop w:val="0"/>
      <w:marBottom w:val="0"/>
      <w:divBdr>
        <w:top w:val="none" w:sz="0" w:space="0" w:color="auto"/>
        <w:left w:val="none" w:sz="0" w:space="0" w:color="auto"/>
        <w:bottom w:val="none" w:sz="0" w:space="0" w:color="auto"/>
        <w:right w:val="none" w:sz="0" w:space="0" w:color="auto"/>
      </w:divBdr>
    </w:div>
    <w:div w:id="262803802">
      <w:bodyDiv w:val="1"/>
      <w:marLeft w:val="0"/>
      <w:marRight w:val="0"/>
      <w:marTop w:val="0"/>
      <w:marBottom w:val="0"/>
      <w:divBdr>
        <w:top w:val="none" w:sz="0" w:space="0" w:color="auto"/>
        <w:left w:val="none" w:sz="0" w:space="0" w:color="auto"/>
        <w:bottom w:val="none" w:sz="0" w:space="0" w:color="auto"/>
        <w:right w:val="none" w:sz="0" w:space="0" w:color="auto"/>
      </w:divBdr>
    </w:div>
    <w:div w:id="267082352">
      <w:bodyDiv w:val="1"/>
      <w:marLeft w:val="0"/>
      <w:marRight w:val="0"/>
      <w:marTop w:val="0"/>
      <w:marBottom w:val="0"/>
      <w:divBdr>
        <w:top w:val="none" w:sz="0" w:space="0" w:color="auto"/>
        <w:left w:val="none" w:sz="0" w:space="0" w:color="auto"/>
        <w:bottom w:val="none" w:sz="0" w:space="0" w:color="auto"/>
        <w:right w:val="none" w:sz="0" w:space="0" w:color="auto"/>
      </w:divBdr>
    </w:div>
    <w:div w:id="267782239">
      <w:bodyDiv w:val="1"/>
      <w:marLeft w:val="0"/>
      <w:marRight w:val="0"/>
      <w:marTop w:val="0"/>
      <w:marBottom w:val="0"/>
      <w:divBdr>
        <w:top w:val="none" w:sz="0" w:space="0" w:color="auto"/>
        <w:left w:val="none" w:sz="0" w:space="0" w:color="auto"/>
        <w:bottom w:val="none" w:sz="0" w:space="0" w:color="auto"/>
        <w:right w:val="none" w:sz="0" w:space="0" w:color="auto"/>
      </w:divBdr>
    </w:div>
    <w:div w:id="268390149">
      <w:bodyDiv w:val="1"/>
      <w:marLeft w:val="0"/>
      <w:marRight w:val="0"/>
      <w:marTop w:val="0"/>
      <w:marBottom w:val="0"/>
      <w:divBdr>
        <w:top w:val="none" w:sz="0" w:space="0" w:color="auto"/>
        <w:left w:val="none" w:sz="0" w:space="0" w:color="auto"/>
        <w:bottom w:val="none" w:sz="0" w:space="0" w:color="auto"/>
        <w:right w:val="none" w:sz="0" w:space="0" w:color="auto"/>
      </w:divBdr>
    </w:div>
    <w:div w:id="268511870">
      <w:bodyDiv w:val="1"/>
      <w:marLeft w:val="0"/>
      <w:marRight w:val="0"/>
      <w:marTop w:val="0"/>
      <w:marBottom w:val="0"/>
      <w:divBdr>
        <w:top w:val="none" w:sz="0" w:space="0" w:color="auto"/>
        <w:left w:val="none" w:sz="0" w:space="0" w:color="auto"/>
        <w:bottom w:val="none" w:sz="0" w:space="0" w:color="auto"/>
        <w:right w:val="none" w:sz="0" w:space="0" w:color="auto"/>
      </w:divBdr>
    </w:div>
    <w:div w:id="271516289">
      <w:bodyDiv w:val="1"/>
      <w:marLeft w:val="0"/>
      <w:marRight w:val="0"/>
      <w:marTop w:val="0"/>
      <w:marBottom w:val="0"/>
      <w:divBdr>
        <w:top w:val="none" w:sz="0" w:space="0" w:color="auto"/>
        <w:left w:val="none" w:sz="0" w:space="0" w:color="auto"/>
        <w:bottom w:val="none" w:sz="0" w:space="0" w:color="auto"/>
        <w:right w:val="none" w:sz="0" w:space="0" w:color="auto"/>
      </w:divBdr>
    </w:div>
    <w:div w:id="273368092">
      <w:bodyDiv w:val="1"/>
      <w:marLeft w:val="0"/>
      <w:marRight w:val="0"/>
      <w:marTop w:val="0"/>
      <w:marBottom w:val="0"/>
      <w:divBdr>
        <w:top w:val="none" w:sz="0" w:space="0" w:color="auto"/>
        <w:left w:val="none" w:sz="0" w:space="0" w:color="auto"/>
        <w:bottom w:val="none" w:sz="0" w:space="0" w:color="auto"/>
        <w:right w:val="none" w:sz="0" w:space="0" w:color="auto"/>
      </w:divBdr>
    </w:div>
    <w:div w:id="275675877">
      <w:bodyDiv w:val="1"/>
      <w:marLeft w:val="0"/>
      <w:marRight w:val="0"/>
      <w:marTop w:val="0"/>
      <w:marBottom w:val="0"/>
      <w:divBdr>
        <w:top w:val="none" w:sz="0" w:space="0" w:color="auto"/>
        <w:left w:val="none" w:sz="0" w:space="0" w:color="auto"/>
        <w:bottom w:val="none" w:sz="0" w:space="0" w:color="auto"/>
        <w:right w:val="none" w:sz="0" w:space="0" w:color="auto"/>
      </w:divBdr>
    </w:div>
    <w:div w:id="275909903">
      <w:bodyDiv w:val="1"/>
      <w:marLeft w:val="0"/>
      <w:marRight w:val="0"/>
      <w:marTop w:val="0"/>
      <w:marBottom w:val="0"/>
      <w:divBdr>
        <w:top w:val="none" w:sz="0" w:space="0" w:color="auto"/>
        <w:left w:val="none" w:sz="0" w:space="0" w:color="auto"/>
        <w:bottom w:val="none" w:sz="0" w:space="0" w:color="auto"/>
        <w:right w:val="none" w:sz="0" w:space="0" w:color="auto"/>
      </w:divBdr>
    </w:div>
    <w:div w:id="275986863">
      <w:bodyDiv w:val="1"/>
      <w:marLeft w:val="0"/>
      <w:marRight w:val="0"/>
      <w:marTop w:val="0"/>
      <w:marBottom w:val="0"/>
      <w:divBdr>
        <w:top w:val="none" w:sz="0" w:space="0" w:color="auto"/>
        <w:left w:val="none" w:sz="0" w:space="0" w:color="auto"/>
        <w:bottom w:val="none" w:sz="0" w:space="0" w:color="auto"/>
        <w:right w:val="none" w:sz="0" w:space="0" w:color="auto"/>
      </w:divBdr>
    </w:div>
    <w:div w:id="276254484">
      <w:bodyDiv w:val="1"/>
      <w:marLeft w:val="0"/>
      <w:marRight w:val="0"/>
      <w:marTop w:val="0"/>
      <w:marBottom w:val="0"/>
      <w:divBdr>
        <w:top w:val="none" w:sz="0" w:space="0" w:color="auto"/>
        <w:left w:val="none" w:sz="0" w:space="0" w:color="auto"/>
        <w:bottom w:val="none" w:sz="0" w:space="0" w:color="auto"/>
        <w:right w:val="none" w:sz="0" w:space="0" w:color="auto"/>
      </w:divBdr>
    </w:div>
    <w:div w:id="276987181">
      <w:bodyDiv w:val="1"/>
      <w:marLeft w:val="0"/>
      <w:marRight w:val="0"/>
      <w:marTop w:val="0"/>
      <w:marBottom w:val="0"/>
      <w:divBdr>
        <w:top w:val="none" w:sz="0" w:space="0" w:color="auto"/>
        <w:left w:val="none" w:sz="0" w:space="0" w:color="auto"/>
        <w:bottom w:val="none" w:sz="0" w:space="0" w:color="auto"/>
        <w:right w:val="none" w:sz="0" w:space="0" w:color="auto"/>
      </w:divBdr>
    </w:div>
    <w:div w:id="277641572">
      <w:bodyDiv w:val="1"/>
      <w:marLeft w:val="0"/>
      <w:marRight w:val="0"/>
      <w:marTop w:val="0"/>
      <w:marBottom w:val="0"/>
      <w:divBdr>
        <w:top w:val="none" w:sz="0" w:space="0" w:color="auto"/>
        <w:left w:val="none" w:sz="0" w:space="0" w:color="auto"/>
        <w:bottom w:val="none" w:sz="0" w:space="0" w:color="auto"/>
        <w:right w:val="none" w:sz="0" w:space="0" w:color="auto"/>
      </w:divBdr>
    </w:div>
    <w:div w:id="279187292">
      <w:bodyDiv w:val="1"/>
      <w:marLeft w:val="0"/>
      <w:marRight w:val="0"/>
      <w:marTop w:val="0"/>
      <w:marBottom w:val="0"/>
      <w:divBdr>
        <w:top w:val="none" w:sz="0" w:space="0" w:color="auto"/>
        <w:left w:val="none" w:sz="0" w:space="0" w:color="auto"/>
        <w:bottom w:val="none" w:sz="0" w:space="0" w:color="auto"/>
        <w:right w:val="none" w:sz="0" w:space="0" w:color="auto"/>
      </w:divBdr>
    </w:div>
    <w:div w:id="279336128">
      <w:bodyDiv w:val="1"/>
      <w:marLeft w:val="0"/>
      <w:marRight w:val="0"/>
      <w:marTop w:val="0"/>
      <w:marBottom w:val="0"/>
      <w:divBdr>
        <w:top w:val="none" w:sz="0" w:space="0" w:color="auto"/>
        <w:left w:val="none" w:sz="0" w:space="0" w:color="auto"/>
        <w:bottom w:val="none" w:sz="0" w:space="0" w:color="auto"/>
        <w:right w:val="none" w:sz="0" w:space="0" w:color="auto"/>
      </w:divBdr>
    </w:div>
    <w:div w:id="281233354">
      <w:bodyDiv w:val="1"/>
      <w:marLeft w:val="0"/>
      <w:marRight w:val="0"/>
      <w:marTop w:val="0"/>
      <w:marBottom w:val="0"/>
      <w:divBdr>
        <w:top w:val="none" w:sz="0" w:space="0" w:color="auto"/>
        <w:left w:val="none" w:sz="0" w:space="0" w:color="auto"/>
        <w:bottom w:val="none" w:sz="0" w:space="0" w:color="auto"/>
        <w:right w:val="none" w:sz="0" w:space="0" w:color="auto"/>
      </w:divBdr>
    </w:div>
    <w:div w:id="283775223">
      <w:bodyDiv w:val="1"/>
      <w:marLeft w:val="0"/>
      <w:marRight w:val="0"/>
      <w:marTop w:val="0"/>
      <w:marBottom w:val="0"/>
      <w:divBdr>
        <w:top w:val="none" w:sz="0" w:space="0" w:color="auto"/>
        <w:left w:val="none" w:sz="0" w:space="0" w:color="auto"/>
        <w:bottom w:val="none" w:sz="0" w:space="0" w:color="auto"/>
        <w:right w:val="none" w:sz="0" w:space="0" w:color="auto"/>
      </w:divBdr>
    </w:div>
    <w:div w:id="284116086">
      <w:bodyDiv w:val="1"/>
      <w:marLeft w:val="0"/>
      <w:marRight w:val="0"/>
      <w:marTop w:val="0"/>
      <w:marBottom w:val="0"/>
      <w:divBdr>
        <w:top w:val="none" w:sz="0" w:space="0" w:color="auto"/>
        <w:left w:val="none" w:sz="0" w:space="0" w:color="auto"/>
        <w:bottom w:val="none" w:sz="0" w:space="0" w:color="auto"/>
        <w:right w:val="none" w:sz="0" w:space="0" w:color="auto"/>
      </w:divBdr>
    </w:div>
    <w:div w:id="284435231">
      <w:bodyDiv w:val="1"/>
      <w:marLeft w:val="0"/>
      <w:marRight w:val="0"/>
      <w:marTop w:val="0"/>
      <w:marBottom w:val="0"/>
      <w:divBdr>
        <w:top w:val="none" w:sz="0" w:space="0" w:color="auto"/>
        <w:left w:val="none" w:sz="0" w:space="0" w:color="auto"/>
        <w:bottom w:val="none" w:sz="0" w:space="0" w:color="auto"/>
        <w:right w:val="none" w:sz="0" w:space="0" w:color="auto"/>
      </w:divBdr>
    </w:div>
    <w:div w:id="287049243">
      <w:bodyDiv w:val="1"/>
      <w:marLeft w:val="0"/>
      <w:marRight w:val="0"/>
      <w:marTop w:val="0"/>
      <w:marBottom w:val="0"/>
      <w:divBdr>
        <w:top w:val="none" w:sz="0" w:space="0" w:color="auto"/>
        <w:left w:val="none" w:sz="0" w:space="0" w:color="auto"/>
        <w:bottom w:val="none" w:sz="0" w:space="0" w:color="auto"/>
        <w:right w:val="none" w:sz="0" w:space="0" w:color="auto"/>
      </w:divBdr>
    </w:div>
    <w:div w:id="287901596">
      <w:bodyDiv w:val="1"/>
      <w:marLeft w:val="0"/>
      <w:marRight w:val="0"/>
      <w:marTop w:val="0"/>
      <w:marBottom w:val="0"/>
      <w:divBdr>
        <w:top w:val="none" w:sz="0" w:space="0" w:color="auto"/>
        <w:left w:val="none" w:sz="0" w:space="0" w:color="auto"/>
        <w:bottom w:val="none" w:sz="0" w:space="0" w:color="auto"/>
        <w:right w:val="none" w:sz="0" w:space="0" w:color="auto"/>
      </w:divBdr>
    </w:div>
    <w:div w:id="288558495">
      <w:bodyDiv w:val="1"/>
      <w:marLeft w:val="0"/>
      <w:marRight w:val="0"/>
      <w:marTop w:val="0"/>
      <w:marBottom w:val="0"/>
      <w:divBdr>
        <w:top w:val="none" w:sz="0" w:space="0" w:color="auto"/>
        <w:left w:val="none" w:sz="0" w:space="0" w:color="auto"/>
        <w:bottom w:val="none" w:sz="0" w:space="0" w:color="auto"/>
        <w:right w:val="none" w:sz="0" w:space="0" w:color="auto"/>
      </w:divBdr>
    </w:div>
    <w:div w:id="293097787">
      <w:bodyDiv w:val="1"/>
      <w:marLeft w:val="0"/>
      <w:marRight w:val="0"/>
      <w:marTop w:val="0"/>
      <w:marBottom w:val="0"/>
      <w:divBdr>
        <w:top w:val="none" w:sz="0" w:space="0" w:color="auto"/>
        <w:left w:val="none" w:sz="0" w:space="0" w:color="auto"/>
        <w:bottom w:val="none" w:sz="0" w:space="0" w:color="auto"/>
        <w:right w:val="none" w:sz="0" w:space="0" w:color="auto"/>
      </w:divBdr>
    </w:div>
    <w:div w:id="294870610">
      <w:bodyDiv w:val="1"/>
      <w:marLeft w:val="0"/>
      <w:marRight w:val="0"/>
      <w:marTop w:val="0"/>
      <w:marBottom w:val="0"/>
      <w:divBdr>
        <w:top w:val="none" w:sz="0" w:space="0" w:color="auto"/>
        <w:left w:val="none" w:sz="0" w:space="0" w:color="auto"/>
        <w:bottom w:val="none" w:sz="0" w:space="0" w:color="auto"/>
        <w:right w:val="none" w:sz="0" w:space="0" w:color="auto"/>
      </w:divBdr>
    </w:div>
    <w:div w:id="295567639">
      <w:bodyDiv w:val="1"/>
      <w:marLeft w:val="0"/>
      <w:marRight w:val="0"/>
      <w:marTop w:val="0"/>
      <w:marBottom w:val="0"/>
      <w:divBdr>
        <w:top w:val="none" w:sz="0" w:space="0" w:color="auto"/>
        <w:left w:val="none" w:sz="0" w:space="0" w:color="auto"/>
        <w:bottom w:val="none" w:sz="0" w:space="0" w:color="auto"/>
        <w:right w:val="none" w:sz="0" w:space="0" w:color="auto"/>
      </w:divBdr>
    </w:div>
    <w:div w:id="297876037">
      <w:bodyDiv w:val="1"/>
      <w:marLeft w:val="0"/>
      <w:marRight w:val="0"/>
      <w:marTop w:val="0"/>
      <w:marBottom w:val="0"/>
      <w:divBdr>
        <w:top w:val="none" w:sz="0" w:space="0" w:color="auto"/>
        <w:left w:val="none" w:sz="0" w:space="0" w:color="auto"/>
        <w:bottom w:val="none" w:sz="0" w:space="0" w:color="auto"/>
        <w:right w:val="none" w:sz="0" w:space="0" w:color="auto"/>
      </w:divBdr>
    </w:div>
    <w:div w:id="298852027">
      <w:bodyDiv w:val="1"/>
      <w:marLeft w:val="0"/>
      <w:marRight w:val="0"/>
      <w:marTop w:val="0"/>
      <w:marBottom w:val="0"/>
      <w:divBdr>
        <w:top w:val="none" w:sz="0" w:space="0" w:color="auto"/>
        <w:left w:val="none" w:sz="0" w:space="0" w:color="auto"/>
        <w:bottom w:val="none" w:sz="0" w:space="0" w:color="auto"/>
        <w:right w:val="none" w:sz="0" w:space="0" w:color="auto"/>
      </w:divBdr>
    </w:div>
    <w:div w:id="301353434">
      <w:bodyDiv w:val="1"/>
      <w:marLeft w:val="0"/>
      <w:marRight w:val="0"/>
      <w:marTop w:val="0"/>
      <w:marBottom w:val="0"/>
      <w:divBdr>
        <w:top w:val="none" w:sz="0" w:space="0" w:color="auto"/>
        <w:left w:val="none" w:sz="0" w:space="0" w:color="auto"/>
        <w:bottom w:val="none" w:sz="0" w:space="0" w:color="auto"/>
        <w:right w:val="none" w:sz="0" w:space="0" w:color="auto"/>
      </w:divBdr>
    </w:div>
    <w:div w:id="304049020">
      <w:bodyDiv w:val="1"/>
      <w:marLeft w:val="0"/>
      <w:marRight w:val="0"/>
      <w:marTop w:val="0"/>
      <w:marBottom w:val="0"/>
      <w:divBdr>
        <w:top w:val="none" w:sz="0" w:space="0" w:color="auto"/>
        <w:left w:val="none" w:sz="0" w:space="0" w:color="auto"/>
        <w:bottom w:val="none" w:sz="0" w:space="0" w:color="auto"/>
        <w:right w:val="none" w:sz="0" w:space="0" w:color="auto"/>
      </w:divBdr>
    </w:div>
    <w:div w:id="305480115">
      <w:bodyDiv w:val="1"/>
      <w:marLeft w:val="0"/>
      <w:marRight w:val="0"/>
      <w:marTop w:val="0"/>
      <w:marBottom w:val="0"/>
      <w:divBdr>
        <w:top w:val="none" w:sz="0" w:space="0" w:color="auto"/>
        <w:left w:val="none" w:sz="0" w:space="0" w:color="auto"/>
        <w:bottom w:val="none" w:sz="0" w:space="0" w:color="auto"/>
        <w:right w:val="none" w:sz="0" w:space="0" w:color="auto"/>
      </w:divBdr>
    </w:div>
    <w:div w:id="306907252">
      <w:bodyDiv w:val="1"/>
      <w:marLeft w:val="0"/>
      <w:marRight w:val="0"/>
      <w:marTop w:val="0"/>
      <w:marBottom w:val="0"/>
      <w:divBdr>
        <w:top w:val="none" w:sz="0" w:space="0" w:color="auto"/>
        <w:left w:val="none" w:sz="0" w:space="0" w:color="auto"/>
        <w:bottom w:val="none" w:sz="0" w:space="0" w:color="auto"/>
        <w:right w:val="none" w:sz="0" w:space="0" w:color="auto"/>
      </w:divBdr>
    </w:div>
    <w:div w:id="307055439">
      <w:bodyDiv w:val="1"/>
      <w:marLeft w:val="0"/>
      <w:marRight w:val="0"/>
      <w:marTop w:val="0"/>
      <w:marBottom w:val="0"/>
      <w:divBdr>
        <w:top w:val="none" w:sz="0" w:space="0" w:color="auto"/>
        <w:left w:val="none" w:sz="0" w:space="0" w:color="auto"/>
        <w:bottom w:val="none" w:sz="0" w:space="0" w:color="auto"/>
        <w:right w:val="none" w:sz="0" w:space="0" w:color="auto"/>
      </w:divBdr>
    </w:div>
    <w:div w:id="308245792">
      <w:bodyDiv w:val="1"/>
      <w:marLeft w:val="0"/>
      <w:marRight w:val="0"/>
      <w:marTop w:val="0"/>
      <w:marBottom w:val="0"/>
      <w:divBdr>
        <w:top w:val="none" w:sz="0" w:space="0" w:color="auto"/>
        <w:left w:val="none" w:sz="0" w:space="0" w:color="auto"/>
        <w:bottom w:val="none" w:sz="0" w:space="0" w:color="auto"/>
        <w:right w:val="none" w:sz="0" w:space="0" w:color="auto"/>
      </w:divBdr>
    </w:div>
    <w:div w:id="309210977">
      <w:bodyDiv w:val="1"/>
      <w:marLeft w:val="0"/>
      <w:marRight w:val="0"/>
      <w:marTop w:val="0"/>
      <w:marBottom w:val="0"/>
      <w:divBdr>
        <w:top w:val="none" w:sz="0" w:space="0" w:color="auto"/>
        <w:left w:val="none" w:sz="0" w:space="0" w:color="auto"/>
        <w:bottom w:val="none" w:sz="0" w:space="0" w:color="auto"/>
        <w:right w:val="none" w:sz="0" w:space="0" w:color="auto"/>
      </w:divBdr>
    </w:div>
    <w:div w:id="310016556">
      <w:bodyDiv w:val="1"/>
      <w:marLeft w:val="0"/>
      <w:marRight w:val="0"/>
      <w:marTop w:val="0"/>
      <w:marBottom w:val="0"/>
      <w:divBdr>
        <w:top w:val="none" w:sz="0" w:space="0" w:color="auto"/>
        <w:left w:val="none" w:sz="0" w:space="0" w:color="auto"/>
        <w:bottom w:val="none" w:sz="0" w:space="0" w:color="auto"/>
        <w:right w:val="none" w:sz="0" w:space="0" w:color="auto"/>
      </w:divBdr>
    </w:div>
    <w:div w:id="317153417">
      <w:bodyDiv w:val="1"/>
      <w:marLeft w:val="0"/>
      <w:marRight w:val="0"/>
      <w:marTop w:val="0"/>
      <w:marBottom w:val="0"/>
      <w:divBdr>
        <w:top w:val="none" w:sz="0" w:space="0" w:color="auto"/>
        <w:left w:val="none" w:sz="0" w:space="0" w:color="auto"/>
        <w:bottom w:val="none" w:sz="0" w:space="0" w:color="auto"/>
        <w:right w:val="none" w:sz="0" w:space="0" w:color="auto"/>
      </w:divBdr>
    </w:div>
    <w:div w:id="317421526">
      <w:bodyDiv w:val="1"/>
      <w:marLeft w:val="0"/>
      <w:marRight w:val="0"/>
      <w:marTop w:val="0"/>
      <w:marBottom w:val="0"/>
      <w:divBdr>
        <w:top w:val="none" w:sz="0" w:space="0" w:color="auto"/>
        <w:left w:val="none" w:sz="0" w:space="0" w:color="auto"/>
        <w:bottom w:val="none" w:sz="0" w:space="0" w:color="auto"/>
        <w:right w:val="none" w:sz="0" w:space="0" w:color="auto"/>
      </w:divBdr>
    </w:div>
    <w:div w:id="318505003">
      <w:bodyDiv w:val="1"/>
      <w:marLeft w:val="0"/>
      <w:marRight w:val="0"/>
      <w:marTop w:val="0"/>
      <w:marBottom w:val="0"/>
      <w:divBdr>
        <w:top w:val="none" w:sz="0" w:space="0" w:color="auto"/>
        <w:left w:val="none" w:sz="0" w:space="0" w:color="auto"/>
        <w:bottom w:val="none" w:sz="0" w:space="0" w:color="auto"/>
        <w:right w:val="none" w:sz="0" w:space="0" w:color="auto"/>
      </w:divBdr>
    </w:div>
    <w:div w:id="318703004">
      <w:bodyDiv w:val="1"/>
      <w:marLeft w:val="0"/>
      <w:marRight w:val="0"/>
      <w:marTop w:val="0"/>
      <w:marBottom w:val="0"/>
      <w:divBdr>
        <w:top w:val="none" w:sz="0" w:space="0" w:color="auto"/>
        <w:left w:val="none" w:sz="0" w:space="0" w:color="auto"/>
        <w:bottom w:val="none" w:sz="0" w:space="0" w:color="auto"/>
        <w:right w:val="none" w:sz="0" w:space="0" w:color="auto"/>
      </w:divBdr>
    </w:div>
    <w:div w:id="319045521">
      <w:bodyDiv w:val="1"/>
      <w:marLeft w:val="0"/>
      <w:marRight w:val="0"/>
      <w:marTop w:val="0"/>
      <w:marBottom w:val="0"/>
      <w:divBdr>
        <w:top w:val="none" w:sz="0" w:space="0" w:color="auto"/>
        <w:left w:val="none" w:sz="0" w:space="0" w:color="auto"/>
        <w:bottom w:val="none" w:sz="0" w:space="0" w:color="auto"/>
        <w:right w:val="none" w:sz="0" w:space="0" w:color="auto"/>
      </w:divBdr>
    </w:div>
    <w:div w:id="322241709">
      <w:bodyDiv w:val="1"/>
      <w:marLeft w:val="0"/>
      <w:marRight w:val="0"/>
      <w:marTop w:val="0"/>
      <w:marBottom w:val="0"/>
      <w:divBdr>
        <w:top w:val="none" w:sz="0" w:space="0" w:color="auto"/>
        <w:left w:val="none" w:sz="0" w:space="0" w:color="auto"/>
        <w:bottom w:val="none" w:sz="0" w:space="0" w:color="auto"/>
        <w:right w:val="none" w:sz="0" w:space="0" w:color="auto"/>
      </w:divBdr>
    </w:div>
    <w:div w:id="323895214">
      <w:bodyDiv w:val="1"/>
      <w:marLeft w:val="0"/>
      <w:marRight w:val="0"/>
      <w:marTop w:val="0"/>
      <w:marBottom w:val="0"/>
      <w:divBdr>
        <w:top w:val="none" w:sz="0" w:space="0" w:color="auto"/>
        <w:left w:val="none" w:sz="0" w:space="0" w:color="auto"/>
        <w:bottom w:val="none" w:sz="0" w:space="0" w:color="auto"/>
        <w:right w:val="none" w:sz="0" w:space="0" w:color="auto"/>
      </w:divBdr>
    </w:div>
    <w:div w:id="325086288">
      <w:bodyDiv w:val="1"/>
      <w:marLeft w:val="0"/>
      <w:marRight w:val="0"/>
      <w:marTop w:val="0"/>
      <w:marBottom w:val="0"/>
      <w:divBdr>
        <w:top w:val="none" w:sz="0" w:space="0" w:color="auto"/>
        <w:left w:val="none" w:sz="0" w:space="0" w:color="auto"/>
        <w:bottom w:val="none" w:sz="0" w:space="0" w:color="auto"/>
        <w:right w:val="none" w:sz="0" w:space="0" w:color="auto"/>
      </w:divBdr>
    </w:div>
    <w:div w:id="325985527">
      <w:bodyDiv w:val="1"/>
      <w:marLeft w:val="0"/>
      <w:marRight w:val="0"/>
      <w:marTop w:val="0"/>
      <w:marBottom w:val="0"/>
      <w:divBdr>
        <w:top w:val="none" w:sz="0" w:space="0" w:color="auto"/>
        <w:left w:val="none" w:sz="0" w:space="0" w:color="auto"/>
        <w:bottom w:val="none" w:sz="0" w:space="0" w:color="auto"/>
        <w:right w:val="none" w:sz="0" w:space="0" w:color="auto"/>
      </w:divBdr>
    </w:div>
    <w:div w:id="326253880">
      <w:bodyDiv w:val="1"/>
      <w:marLeft w:val="0"/>
      <w:marRight w:val="0"/>
      <w:marTop w:val="0"/>
      <w:marBottom w:val="0"/>
      <w:divBdr>
        <w:top w:val="none" w:sz="0" w:space="0" w:color="auto"/>
        <w:left w:val="none" w:sz="0" w:space="0" w:color="auto"/>
        <w:bottom w:val="none" w:sz="0" w:space="0" w:color="auto"/>
        <w:right w:val="none" w:sz="0" w:space="0" w:color="auto"/>
      </w:divBdr>
    </w:div>
    <w:div w:id="327445592">
      <w:bodyDiv w:val="1"/>
      <w:marLeft w:val="0"/>
      <w:marRight w:val="0"/>
      <w:marTop w:val="0"/>
      <w:marBottom w:val="0"/>
      <w:divBdr>
        <w:top w:val="none" w:sz="0" w:space="0" w:color="auto"/>
        <w:left w:val="none" w:sz="0" w:space="0" w:color="auto"/>
        <w:bottom w:val="none" w:sz="0" w:space="0" w:color="auto"/>
        <w:right w:val="none" w:sz="0" w:space="0" w:color="auto"/>
      </w:divBdr>
    </w:div>
    <w:div w:id="328600147">
      <w:bodyDiv w:val="1"/>
      <w:marLeft w:val="0"/>
      <w:marRight w:val="0"/>
      <w:marTop w:val="0"/>
      <w:marBottom w:val="0"/>
      <w:divBdr>
        <w:top w:val="none" w:sz="0" w:space="0" w:color="auto"/>
        <w:left w:val="none" w:sz="0" w:space="0" w:color="auto"/>
        <w:bottom w:val="none" w:sz="0" w:space="0" w:color="auto"/>
        <w:right w:val="none" w:sz="0" w:space="0" w:color="auto"/>
      </w:divBdr>
    </w:div>
    <w:div w:id="329527587">
      <w:bodyDiv w:val="1"/>
      <w:marLeft w:val="0"/>
      <w:marRight w:val="0"/>
      <w:marTop w:val="0"/>
      <w:marBottom w:val="0"/>
      <w:divBdr>
        <w:top w:val="none" w:sz="0" w:space="0" w:color="auto"/>
        <w:left w:val="none" w:sz="0" w:space="0" w:color="auto"/>
        <w:bottom w:val="none" w:sz="0" w:space="0" w:color="auto"/>
        <w:right w:val="none" w:sz="0" w:space="0" w:color="auto"/>
      </w:divBdr>
    </w:div>
    <w:div w:id="331376500">
      <w:bodyDiv w:val="1"/>
      <w:marLeft w:val="0"/>
      <w:marRight w:val="0"/>
      <w:marTop w:val="0"/>
      <w:marBottom w:val="0"/>
      <w:divBdr>
        <w:top w:val="none" w:sz="0" w:space="0" w:color="auto"/>
        <w:left w:val="none" w:sz="0" w:space="0" w:color="auto"/>
        <w:bottom w:val="none" w:sz="0" w:space="0" w:color="auto"/>
        <w:right w:val="none" w:sz="0" w:space="0" w:color="auto"/>
      </w:divBdr>
    </w:div>
    <w:div w:id="331841455">
      <w:bodyDiv w:val="1"/>
      <w:marLeft w:val="0"/>
      <w:marRight w:val="0"/>
      <w:marTop w:val="0"/>
      <w:marBottom w:val="0"/>
      <w:divBdr>
        <w:top w:val="none" w:sz="0" w:space="0" w:color="auto"/>
        <w:left w:val="none" w:sz="0" w:space="0" w:color="auto"/>
        <w:bottom w:val="none" w:sz="0" w:space="0" w:color="auto"/>
        <w:right w:val="none" w:sz="0" w:space="0" w:color="auto"/>
      </w:divBdr>
    </w:div>
    <w:div w:id="332149980">
      <w:bodyDiv w:val="1"/>
      <w:marLeft w:val="0"/>
      <w:marRight w:val="0"/>
      <w:marTop w:val="0"/>
      <w:marBottom w:val="0"/>
      <w:divBdr>
        <w:top w:val="none" w:sz="0" w:space="0" w:color="auto"/>
        <w:left w:val="none" w:sz="0" w:space="0" w:color="auto"/>
        <w:bottom w:val="none" w:sz="0" w:space="0" w:color="auto"/>
        <w:right w:val="none" w:sz="0" w:space="0" w:color="auto"/>
      </w:divBdr>
    </w:div>
    <w:div w:id="333074553">
      <w:bodyDiv w:val="1"/>
      <w:marLeft w:val="0"/>
      <w:marRight w:val="0"/>
      <w:marTop w:val="0"/>
      <w:marBottom w:val="0"/>
      <w:divBdr>
        <w:top w:val="none" w:sz="0" w:space="0" w:color="auto"/>
        <w:left w:val="none" w:sz="0" w:space="0" w:color="auto"/>
        <w:bottom w:val="none" w:sz="0" w:space="0" w:color="auto"/>
        <w:right w:val="none" w:sz="0" w:space="0" w:color="auto"/>
      </w:divBdr>
    </w:div>
    <w:div w:id="333413100">
      <w:bodyDiv w:val="1"/>
      <w:marLeft w:val="0"/>
      <w:marRight w:val="0"/>
      <w:marTop w:val="0"/>
      <w:marBottom w:val="0"/>
      <w:divBdr>
        <w:top w:val="none" w:sz="0" w:space="0" w:color="auto"/>
        <w:left w:val="none" w:sz="0" w:space="0" w:color="auto"/>
        <w:bottom w:val="none" w:sz="0" w:space="0" w:color="auto"/>
        <w:right w:val="none" w:sz="0" w:space="0" w:color="auto"/>
      </w:divBdr>
    </w:div>
    <w:div w:id="333842743">
      <w:bodyDiv w:val="1"/>
      <w:marLeft w:val="0"/>
      <w:marRight w:val="0"/>
      <w:marTop w:val="0"/>
      <w:marBottom w:val="0"/>
      <w:divBdr>
        <w:top w:val="none" w:sz="0" w:space="0" w:color="auto"/>
        <w:left w:val="none" w:sz="0" w:space="0" w:color="auto"/>
        <w:bottom w:val="none" w:sz="0" w:space="0" w:color="auto"/>
        <w:right w:val="none" w:sz="0" w:space="0" w:color="auto"/>
      </w:divBdr>
    </w:div>
    <w:div w:id="336275348">
      <w:bodyDiv w:val="1"/>
      <w:marLeft w:val="0"/>
      <w:marRight w:val="0"/>
      <w:marTop w:val="0"/>
      <w:marBottom w:val="0"/>
      <w:divBdr>
        <w:top w:val="none" w:sz="0" w:space="0" w:color="auto"/>
        <w:left w:val="none" w:sz="0" w:space="0" w:color="auto"/>
        <w:bottom w:val="none" w:sz="0" w:space="0" w:color="auto"/>
        <w:right w:val="none" w:sz="0" w:space="0" w:color="auto"/>
      </w:divBdr>
    </w:div>
    <w:div w:id="339083725">
      <w:bodyDiv w:val="1"/>
      <w:marLeft w:val="0"/>
      <w:marRight w:val="0"/>
      <w:marTop w:val="0"/>
      <w:marBottom w:val="0"/>
      <w:divBdr>
        <w:top w:val="none" w:sz="0" w:space="0" w:color="auto"/>
        <w:left w:val="none" w:sz="0" w:space="0" w:color="auto"/>
        <w:bottom w:val="none" w:sz="0" w:space="0" w:color="auto"/>
        <w:right w:val="none" w:sz="0" w:space="0" w:color="auto"/>
      </w:divBdr>
    </w:div>
    <w:div w:id="339938111">
      <w:bodyDiv w:val="1"/>
      <w:marLeft w:val="0"/>
      <w:marRight w:val="0"/>
      <w:marTop w:val="0"/>
      <w:marBottom w:val="0"/>
      <w:divBdr>
        <w:top w:val="none" w:sz="0" w:space="0" w:color="auto"/>
        <w:left w:val="none" w:sz="0" w:space="0" w:color="auto"/>
        <w:bottom w:val="none" w:sz="0" w:space="0" w:color="auto"/>
        <w:right w:val="none" w:sz="0" w:space="0" w:color="auto"/>
      </w:divBdr>
    </w:div>
    <w:div w:id="340088627">
      <w:bodyDiv w:val="1"/>
      <w:marLeft w:val="0"/>
      <w:marRight w:val="0"/>
      <w:marTop w:val="0"/>
      <w:marBottom w:val="0"/>
      <w:divBdr>
        <w:top w:val="none" w:sz="0" w:space="0" w:color="auto"/>
        <w:left w:val="none" w:sz="0" w:space="0" w:color="auto"/>
        <w:bottom w:val="none" w:sz="0" w:space="0" w:color="auto"/>
        <w:right w:val="none" w:sz="0" w:space="0" w:color="auto"/>
      </w:divBdr>
    </w:div>
    <w:div w:id="341204052">
      <w:bodyDiv w:val="1"/>
      <w:marLeft w:val="0"/>
      <w:marRight w:val="0"/>
      <w:marTop w:val="0"/>
      <w:marBottom w:val="0"/>
      <w:divBdr>
        <w:top w:val="none" w:sz="0" w:space="0" w:color="auto"/>
        <w:left w:val="none" w:sz="0" w:space="0" w:color="auto"/>
        <w:bottom w:val="none" w:sz="0" w:space="0" w:color="auto"/>
        <w:right w:val="none" w:sz="0" w:space="0" w:color="auto"/>
      </w:divBdr>
    </w:div>
    <w:div w:id="344018595">
      <w:bodyDiv w:val="1"/>
      <w:marLeft w:val="0"/>
      <w:marRight w:val="0"/>
      <w:marTop w:val="0"/>
      <w:marBottom w:val="0"/>
      <w:divBdr>
        <w:top w:val="none" w:sz="0" w:space="0" w:color="auto"/>
        <w:left w:val="none" w:sz="0" w:space="0" w:color="auto"/>
        <w:bottom w:val="none" w:sz="0" w:space="0" w:color="auto"/>
        <w:right w:val="none" w:sz="0" w:space="0" w:color="auto"/>
      </w:divBdr>
    </w:div>
    <w:div w:id="346055924">
      <w:bodyDiv w:val="1"/>
      <w:marLeft w:val="0"/>
      <w:marRight w:val="0"/>
      <w:marTop w:val="0"/>
      <w:marBottom w:val="0"/>
      <w:divBdr>
        <w:top w:val="none" w:sz="0" w:space="0" w:color="auto"/>
        <w:left w:val="none" w:sz="0" w:space="0" w:color="auto"/>
        <w:bottom w:val="none" w:sz="0" w:space="0" w:color="auto"/>
        <w:right w:val="none" w:sz="0" w:space="0" w:color="auto"/>
      </w:divBdr>
    </w:div>
    <w:div w:id="346293776">
      <w:bodyDiv w:val="1"/>
      <w:marLeft w:val="0"/>
      <w:marRight w:val="0"/>
      <w:marTop w:val="0"/>
      <w:marBottom w:val="0"/>
      <w:divBdr>
        <w:top w:val="none" w:sz="0" w:space="0" w:color="auto"/>
        <w:left w:val="none" w:sz="0" w:space="0" w:color="auto"/>
        <w:bottom w:val="none" w:sz="0" w:space="0" w:color="auto"/>
        <w:right w:val="none" w:sz="0" w:space="0" w:color="auto"/>
      </w:divBdr>
    </w:div>
    <w:div w:id="349112799">
      <w:bodyDiv w:val="1"/>
      <w:marLeft w:val="0"/>
      <w:marRight w:val="0"/>
      <w:marTop w:val="0"/>
      <w:marBottom w:val="0"/>
      <w:divBdr>
        <w:top w:val="none" w:sz="0" w:space="0" w:color="auto"/>
        <w:left w:val="none" w:sz="0" w:space="0" w:color="auto"/>
        <w:bottom w:val="none" w:sz="0" w:space="0" w:color="auto"/>
        <w:right w:val="none" w:sz="0" w:space="0" w:color="auto"/>
      </w:divBdr>
    </w:div>
    <w:div w:id="350379375">
      <w:bodyDiv w:val="1"/>
      <w:marLeft w:val="0"/>
      <w:marRight w:val="0"/>
      <w:marTop w:val="0"/>
      <w:marBottom w:val="0"/>
      <w:divBdr>
        <w:top w:val="none" w:sz="0" w:space="0" w:color="auto"/>
        <w:left w:val="none" w:sz="0" w:space="0" w:color="auto"/>
        <w:bottom w:val="none" w:sz="0" w:space="0" w:color="auto"/>
        <w:right w:val="none" w:sz="0" w:space="0" w:color="auto"/>
      </w:divBdr>
    </w:div>
    <w:div w:id="352340588">
      <w:bodyDiv w:val="1"/>
      <w:marLeft w:val="0"/>
      <w:marRight w:val="0"/>
      <w:marTop w:val="0"/>
      <w:marBottom w:val="0"/>
      <w:divBdr>
        <w:top w:val="none" w:sz="0" w:space="0" w:color="auto"/>
        <w:left w:val="none" w:sz="0" w:space="0" w:color="auto"/>
        <w:bottom w:val="none" w:sz="0" w:space="0" w:color="auto"/>
        <w:right w:val="none" w:sz="0" w:space="0" w:color="auto"/>
      </w:divBdr>
    </w:div>
    <w:div w:id="359017831">
      <w:bodyDiv w:val="1"/>
      <w:marLeft w:val="0"/>
      <w:marRight w:val="0"/>
      <w:marTop w:val="0"/>
      <w:marBottom w:val="0"/>
      <w:divBdr>
        <w:top w:val="none" w:sz="0" w:space="0" w:color="auto"/>
        <w:left w:val="none" w:sz="0" w:space="0" w:color="auto"/>
        <w:bottom w:val="none" w:sz="0" w:space="0" w:color="auto"/>
        <w:right w:val="none" w:sz="0" w:space="0" w:color="auto"/>
      </w:divBdr>
    </w:div>
    <w:div w:id="359360759">
      <w:bodyDiv w:val="1"/>
      <w:marLeft w:val="0"/>
      <w:marRight w:val="0"/>
      <w:marTop w:val="0"/>
      <w:marBottom w:val="0"/>
      <w:divBdr>
        <w:top w:val="none" w:sz="0" w:space="0" w:color="auto"/>
        <w:left w:val="none" w:sz="0" w:space="0" w:color="auto"/>
        <w:bottom w:val="none" w:sz="0" w:space="0" w:color="auto"/>
        <w:right w:val="none" w:sz="0" w:space="0" w:color="auto"/>
      </w:divBdr>
    </w:div>
    <w:div w:id="363095237">
      <w:bodyDiv w:val="1"/>
      <w:marLeft w:val="0"/>
      <w:marRight w:val="0"/>
      <w:marTop w:val="0"/>
      <w:marBottom w:val="0"/>
      <w:divBdr>
        <w:top w:val="none" w:sz="0" w:space="0" w:color="auto"/>
        <w:left w:val="none" w:sz="0" w:space="0" w:color="auto"/>
        <w:bottom w:val="none" w:sz="0" w:space="0" w:color="auto"/>
        <w:right w:val="none" w:sz="0" w:space="0" w:color="auto"/>
      </w:divBdr>
    </w:div>
    <w:div w:id="364526657">
      <w:bodyDiv w:val="1"/>
      <w:marLeft w:val="0"/>
      <w:marRight w:val="0"/>
      <w:marTop w:val="0"/>
      <w:marBottom w:val="0"/>
      <w:divBdr>
        <w:top w:val="none" w:sz="0" w:space="0" w:color="auto"/>
        <w:left w:val="none" w:sz="0" w:space="0" w:color="auto"/>
        <w:bottom w:val="none" w:sz="0" w:space="0" w:color="auto"/>
        <w:right w:val="none" w:sz="0" w:space="0" w:color="auto"/>
      </w:divBdr>
    </w:div>
    <w:div w:id="365258010">
      <w:bodyDiv w:val="1"/>
      <w:marLeft w:val="0"/>
      <w:marRight w:val="0"/>
      <w:marTop w:val="0"/>
      <w:marBottom w:val="0"/>
      <w:divBdr>
        <w:top w:val="none" w:sz="0" w:space="0" w:color="auto"/>
        <w:left w:val="none" w:sz="0" w:space="0" w:color="auto"/>
        <w:bottom w:val="none" w:sz="0" w:space="0" w:color="auto"/>
        <w:right w:val="none" w:sz="0" w:space="0" w:color="auto"/>
      </w:divBdr>
    </w:div>
    <w:div w:id="368142908">
      <w:bodyDiv w:val="1"/>
      <w:marLeft w:val="0"/>
      <w:marRight w:val="0"/>
      <w:marTop w:val="0"/>
      <w:marBottom w:val="0"/>
      <w:divBdr>
        <w:top w:val="none" w:sz="0" w:space="0" w:color="auto"/>
        <w:left w:val="none" w:sz="0" w:space="0" w:color="auto"/>
        <w:bottom w:val="none" w:sz="0" w:space="0" w:color="auto"/>
        <w:right w:val="none" w:sz="0" w:space="0" w:color="auto"/>
      </w:divBdr>
    </w:div>
    <w:div w:id="370811706">
      <w:bodyDiv w:val="1"/>
      <w:marLeft w:val="0"/>
      <w:marRight w:val="0"/>
      <w:marTop w:val="0"/>
      <w:marBottom w:val="0"/>
      <w:divBdr>
        <w:top w:val="none" w:sz="0" w:space="0" w:color="auto"/>
        <w:left w:val="none" w:sz="0" w:space="0" w:color="auto"/>
        <w:bottom w:val="none" w:sz="0" w:space="0" w:color="auto"/>
        <w:right w:val="none" w:sz="0" w:space="0" w:color="auto"/>
      </w:divBdr>
    </w:div>
    <w:div w:id="370812044">
      <w:bodyDiv w:val="1"/>
      <w:marLeft w:val="0"/>
      <w:marRight w:val="0"/>
      <w:marTop w:val="0"/>
      <w:marBottom w:val="0"/>
      <w:divBdr>
        <w:top w:val="none" w:sz="0" w:space="0" w:color="auto"/>
        <w:left w:val="none" w:sz="0" w:space="0" w:color="auto"/>
        <w:bottom w:val="none" w:sz="0" w:space="0" w:color="auto"/>
        <w:right w:val="none" w:sz="0" w:space="0" w:color="auto"/>
      </w:divBdr>
    </w:div>
    <w:div w:id="373164285">
      <w:bodyDiv w:val="1"/>
      <w:marLeft w:val="0"/>
      <w:marRight w:val="0"/>
      <w:marTop w:val="0"/>
      <w:marBottom w:val="0"/>
      <w:divBdr>
        <w:top w:val="none" w:sz="0" w:space="0" w:color="auto"/>
        <w:left w:val="none" w:sz="0" w:space="0" w:color="auto"/>
        <w:bottom w:val="none" w:sz="0" w:space="0" w:color="auto"/>
        <w:right w:val="none" w:sz="0" w:space="0" w:color="auto"/>
      </w:divBdr>
    </w:div>
    <w:div w:id="374819536">
      <w:bodyDiv w:val="1"/>
      <w:marLeft w:val="0"/>
      <w:marRight w:val="0"/>
      <w:marTop w:val="0"/>
      <w:marBottom w:val="0"/>
      <w:divBdr>
        <w:top w:val="none" w:sz="0" w:space="0" w:color="auto"/>
        <w:left w:val="none" w:sz="0" w:space="0" w:color="auto"/>
        <w:bottom w:val="none" w:sz="0" w:space="0" w:color="auto"/>
        <w:right w:val="none" w:sz="0" w:space="0" w:color="auto"/>
      </w:divBdr>
    </w:div>
    <w:div w:id="378552814">
      <w:bodyDiv w:val="1"/>
      <w:marLeft w:val="0"/>
      <w:marRight w:val="0"/>
      <w:marTop w:val="0"/>
      <w:marBottom w:val="0"/>
      <w:divBdr>
        <w:top w:val="none" w:sz="0" w:space="0" w:color="auto"/>
        <w:left w:val="none" w:sz="0" w:space="0" w:color="auto"/>
        <w:bottom w:val="none" w:sz="0" w:space="0" w:color="auto"/>
        <w:right w:val="none" w:sz="0" w:space="0" w:color="auto"/>
      </w:divBdr>
    </w:div>
    <w:div w:id="381515056">
      <w:bodyDiv w:val="1"/>
      <w:marLeft w:val="0"/>
      <w:marRight w:val="0"/>
      <w:marTop w:val="0"/>
      <w:marBottom w:val="0"/>
      <w:divBdr>
        <w:top w:val="none" w:sz="0" w:space="0" w:color="auto"/>
        <w:left w:val="none" w:sz="0" w:space="0" w:color="auto"/>
        <w:bottom w:val="none" w:sz="0" w:space="0" w:color="auto"/>
        <w:right w:val="none" w:sz="0" w:space="0" w:color="auto"/>
      </w:divBdr>
    </w:div>
    <w:div w:id="382826251">
      <w:bodyDiv w:val="1"/>
      <w:marLeft w:val="0"/>
      <w:marRight w:val="0"/>
      <w:marTop w:val="0"/>
      <w:marBottom w:val="0"/>
      <w:divBdr>
        <w:top w:val="none" w:sz="0" w:space="0" w:color="auto"/>
        <w:left w:val="none" w:sz="0" w:space="0" w:color="auto"/>
        <w:bottom w:val="none" w:sz="0" w:space="0" w:color="auto"/>
        <w:right w:val="none" w:sz="0" w:space="0" w:color="auto"/>
      </w:divBdr>
    </w:div>
    <w:div w:id="383410774">
      <w:bodyDiv w:val="1"/>
      <w:marLeft w:val="0"/>
      <w:marRight w:val="0"/>
      <w:marTop w:val="0"/>
      <w:marBottom w:val="0"/>
      <w:divBdr>
        <w:top w:val="none" w:sz="0" w:space="0" w:color="auto"/>
        <w:left w:val="none" w:sz="0" w:space="0" w:color="auto"/>
        <w:bottom w:val="none" w:sz="0" w:space="0" w:color="auto"/>
        <w:right w:val="none" w:sz="0" w:space="0" w:color="auto"/>
      </w:divBdr>
    </w:div>
    <w:div w:id="386950448">
      <w:bodyDiv w:val="1"/>
      <w:marLeft w:val="0"/>
      <w:marRight w:val="0"/>
      <w:marTop w:val="0"/>
      <w:marBottom w:val="0"/>
      <w:divBdr>
        <w:top w:val="none" w:sz="0" w:space="0" w:color="auto"/>
        <w:left w:val="none" w:sz="0" w:space="0" w:color="auto"/>
        <w:bottom w:val="none" w:sz="0" w:space="0" w:color="auto"/>
        <w:right w:val="none" w:sz="0" w:space="0" w:color="auto"/>
      </w:divBdr>
    </w:div>
    <w:div w:id="386953734">
      <w:bodyDiv w:val="1"/>
      <w:marLeft w:val="0"/>
      <w:marRight w:val="0"/>
      <w:marTop w:val="0"/>
      <w:marBottom w:val="0"/>
      <w:divBdr>
        <w:top w:val="none" w:sz="0" w:space="0" w:color="auto"/>
        <w:left w:val="none" w:sz="0" w:space="0" w:color="auto"/>
        <w:bottom w:val="none" w:sz="0" w:space="0" w:color="auto"/>
        <w:right w:val="none" w:sz="0" w:space="0" w:color="auto"/>
      </w:divBdr>
    </w:div>
    <w:div w:id="389693028">
      <w:bodyDiv w:val="1"/>
      <w:marLeft w:val="0"/>
      <w:marRight w:val="0"/>
      <w:marTop w:val="0"/>
      <w:marBottom w:val="0"/>
      <w:divBdr>
        <w:top w:val="none" w:sz="0" w:space="0" w:color="auto"/>
        <w:left w:val="none" w:sz="0" w:space="0" w:color="auto"/>
        <w:bottom w:val="none" w:sz="0" w:space="0" w:color="auto"/>
        <w:right w:val="none" w:sz="0" w:space="0" w:color="auto"/>
      </w:divBdr>
    </w:div>
    <w:div w:id="391466969">
      <w:bodyDiv w:val="1"/>
      <w:marLeft w:val="0"/>
      <w:marRight w:val="0"/>
      <w:marTop w:val="0"/>
      <w:marBottom w:val="0"/>
      <w:divBdr>
        <w:top w:val="none" w:sz="0" w:space="0" w:color="auto"/>
        <w:left w:val="none" w:sz="0" w:space="0" w:color="auto"/>
        <w:bottom w:val="none" w:sz="0" w:space="0" w:color="auto"/>
        <w:right w:val="none" w:sz="0" w:space="0" w:color="auto"/>
      </w:divBdr>
    </w:div>
    <w:div w:id="392045436">
      <w:bodyDiv w:val="1"/>
      <w:marLeft w:val="0"/>
      <w:marRight w:val="0"/>
      <w:marTop w:val="0"/>
      <w:marBottom w:val="0"/>
      <w:divBdr>
        <w:top w:val="none" w:sz="0" w:space="0" w:color="auto"/>
        <w:left w:val="none" w:sz="0" w:space="0" w:color="auto"/>
        <w:bottom w:val="none" w:sz="0" w:space="0" w:color="auto"/>
        <w:right w:val="none" w:sz="0" w:space="0" w:color="auto"/>
      </w:divBdr>
    </w:div>
    <w:div w:id="394938992">
      <w:bodyDiv w:val="1"/>
      <w:marLeft w:val="0"/>
      <w:marRight w:val="0"/>
      <w:marTop w:val="0"/>
      <w:marBottom w:val="0"/>
      <w:divBdr>
        <w:top w:val="none" w:sz="0" w:space="0" w:color="auto"/>
        <w:left w:val="none" w:sz="0" w:space="0" w:color="auto"/>
        <w:bottom w:val="none" w:sz="0" w:space="0" w:color="auto"/>
        <w:right w:val="none" w:sz="0" w:space="0" w:color="auto"/>
      </w:divBdr>
    </w:div>
    <w:div w:id="395051808">
      <w:bodyDiv w:val="1"/>
      <w:marLeft w:val="0"/>
      <w:marRight w:val="0"/>
      <w:marTop w:val="0"/>
      <w:marBottom w:val="0"/>
      <w:divBdr>
        <w:top w:val="none" w:sz="0" w:space="0" w:color="auto"/>
        <w:left w:val="none" w:sz="0" w:space="0" w:color="auto"/>
        <w:bottom w:val="none" w:sz="0" w:space="0" w:color="auto"/>
        <w:right w:val="none" w:sz="0" w:space="0" w:color="auto"/>
      </w:divBdr>
    </w:div>
    <w:div w:id="395665919">
      <w:bodyDiv w:val="1"/>
      <w:marLeft w:val="0"/>
      <w:marRight w:val="0"/>
      <w:marTop w:val="0"/>
      <w:marBottom w:val="0"/>
      <w:divBdr>
        <w:top w:val="none" w:sz="0" w:space="0" w:color="auto"/>
        <w:left w:val="none" w:sz="0" w:space="0" w:color="auto"/>
        <w:bottom w:val="none" w:sz="0" w:space="0" w:color="auto"/>
        <w:right w:val="none" w:sz="0" w:space="0" w:color="auto"/>
      </w:divBdr>
    </w:div>
    <w:div w:id="396510276">
      <w:bodyDiv w:val="1"/>
      <w:marLeft w:val="0"/>
      <w:marRight w:val="0"/>
      <w:marTop w:val="0"/>
      <w:marBottom w:val="0"/>
      <w:divBdr>
        <w:top w:val="none" w:sz="0" w:space="0" w:color="auto"/>
        <w:left w:val="none" w:sz="0" w:space="0" w:color="auto"/>
        <w:bottom w:val="none" w:sz="0" w:space="0" w:color="auto"/>
        <w:right w:val="none" w:sz="0" w:space="0" w:color="auto"/>
      </w:divBdr>
    </w:div>
    <w:div w:id="397754715">
      <w:bodyDiv w:val="1"/>
      <w:marLeft w:val="0"/>
      <w:marRight w:val="0"/>
      <w:marTop w:val="0"/>
      <w:marBottom w:val="0"/>
      <w:divBdr>
        <w:top w:val="none" w:sz="0" w:space="0" w:color="auto"/>
        <w:left w:val="none" w:sz="0" w:space="0" w:color="auto"/>
        <w:bottom w:val="none" w:sz="0" w:space="0" w:color="auto"/>
        <w:right w:val="none" w:sz="0" w:space="0" w:color="auto"/>
      </w:divBdr>
    </w:div>
    <w:div w:id="398749762">
      <w:bodyDiv w:val="1"/>
      <w:marLeft w:val="0"/>
      <w:marRight w:val="0"/>
      <w:marTop w:val="0"/>
      <w:marBottom w:val="0"/>
      <w:divBdr>
        <w:top w:val="none" w:sz="0" w:space="0" w:color="auto"/>
        <w:left w:val="none" w:sz="0" w:space="0" w:color="auto"/>
        <w:bottom w:val="none" w:sz="0" w:space="0" w:color="auto"/>
        <w:right w:val="none" w:sz="0" w:space="0" w:color="auto"/>
      </w:divBdr>
    </w:div>
    <w:div w:id="402870055">
      <w:bodyDiv w:val="1"/>
      <w:marLeft w:val="0"/>
      <w:marRight w:val="0"/>
      <w:marTop w:val="0"/>
      <w:marBottom w:val="0"/>
      <w:divBdr>
        <w:top w:val="none" w:sz="0" w:space="0" w:color="auto"/>
        <w:left w:val="none" w:sz="0" w:space="0" w:color="auto"/>
        <w:bottom w:val="none" w:sz="0" w:space="0" w:color="auto"/>
        <w:right w:val="none" w:sz="0" w:space="0" w:color="auto"/>
      </w:divBdr>
    </w:div>
    <w:div w:id="403070247">
      <w:bodyDiv w:val="1"/>
      <w:marLeft w:val="0"/>
      <w:marRight w:val="0"/>
      <w:marTop w:val="0"/>
      <w:marBottom w:val="0"/>
      <w:divBdr>
        <w:top w:val="none" w:sz="0" w:space="0" w:color="auto"/>
        <w:left w:val="none" w:sz="0" w:space="0" w:color="auto"/>
        <w:bottom w:val="none" w:sz="0" w:space="0" w:color="auto"/>
        <w:right w:val="none" w:sz="0" w:space="0" w:color="auto"/>
      </w:divBdr>
    </w:div>
    <w:div w:id="403381147">
      <w:bodyDiv w:val="1"/>
      <w:marLeft w:val="0"/>
      <w:marRight w:val="0"/>
      <w:marTop w:val="0"/>
      <w:marBottom w:val="0"/>
      <w:divBdr>
        <w:top w:val="none" w:sz="0" w:space="0" w:color="auto"/>
        <w:left w:val="none" w:sz="0" w:space="0" w:color="auto"/>
        <w:bottom w:val="none" w:sz="0" w:space="0" w:color="auto"/>
        <w:right w:val="none" w:sz="0" w:space="0" w:color="auto"/>
      </w:divBdr>
    </w:div>
    <w:div w:id="404039112">
      <w:bodyDiv w:val="1"/>
      <w:marLeft w:val="0"/>
      <w:marRight w:val="0"/>
      <w:marTop w:val="0"/>
      <w:marBottom w:val="0"/>
      <w:divBdr>
        <w:top w:val="none" w:sz="0" w:space="0" w:color="auto"/>
        <w:left w:val="none" w:sz="0" w:space="0" w:color="auto"/>
        <w:bottom w:val="none" w:sz="0" w:space="0" w:color="auto"/>
        <w:right w:val="none" w:sz="0" w:space="0" w:color="auto"/>
      </w:divBdr>
    </w:div>
    <w:div w:id="405692163">
      <w:bodyDiv w:val="1"/>
      <w:marLeft w:val="0"/>
      <w:marRight w:val="0"/>
      <w:marTop w:val="0"/>
      <w:marBottom w:val="0"/>
      <w:divBdr>
        <w:top w:val="none" w:sz="0" w:space="0" w:color="auto"/>
        <w:left w:val="none" w:sz="0" w:space="0" w:color="auto"/>
        <w:bottom w:val="none" w:sz="0" w:space="0" w:color="auto"/>
        <w:right w:val="none" w:sz="0" w:space="0" w:color="auto"/>
      </w:divBdr>
    </w:div>
    <w:div w:id="406653370">
      <w:bodyDiv w:val="1"/>
      <w:marLeft w:val="0"/>
      <w:marRight w:val="0"/>
      <w:marTop w:val="0"/>
      <w:marBottom w:val="0"/>
      <w:divBdr>
        <w:top w:val="none" w:sz="0" w:space="0" w:color="auto"/>
        <w:left w:val="none" w:sz="0" w:space="0" w:color="auto"/>
        <w:bottom w:val="none" w:sz="0" w:space="0" w:color="auto"/>
        <w:right w:val="none" w:sz="0" w:space="0" w:color="auto"/>
      </w:divBdr>
    </w:div>
    <w:div w:id="410977900">
      <w:bodyDiv w:val="1"/>
      <w:marLeft w:val="0"/>
      <w:marRight w:val="0"/>
      <w:marTop w:val="0"/>
      <w:marBottom w:val="0"/>
      <w:divBdr>
        <w:top w:val="none" w:sz="0" w:space="0" w:color="auto"/>
        <w:left w:val="none" w:sz="0" w:space="0" w:color="auto"/>
        <w:bottom w:val="none" w:sz="0" w:space="0" w:color="auto"/>
        <w:right w:val="none" w:sz="0" w:space="0" w:color="auto"/>
      </w:divBdr>
    </w:div>
    <w:div w:id="411700805">
      <w:bodyDiv w:val="1"/>
      <w:marLeft w:val="0"/>
      <w:marRight w:val="0"/>
      <w:marTop w:val="0"/>
      <w:marBottom w:val="0"/>
      <w:divBdr>
        <w:top w:val="none" w:sz="0" w:space="0" w:color="auto"/>
        <w:left w:val="none" w:sz="0" w:space="0" w:color="auto"/>
        <w:bottom w:val="none" w:sz="0" w:space="0" w:color="auto"/>
        <w:right w:val="none" w:sz="0" w:space="0" w:color="auto"/>
      </w:divBdr>
    </w:div>
    <w:div w:id="411853460">
      <w:bodyDiv w:val="1"/>
      <w:marLeft w:val="0"/>
      <w:marRight w:val="0"/>
      <w:marTop w:val="0"/>
      <w:marBottom w:val="0"/>
      <w:divBdr>
        <w:top w:val="none" w:sz="0" w:space="0" w:color="auto"/>
        <w:left w:val="none" w:sz="0" w:space="0" w:color="auto"/>
        <w:bottom w:val="none" w:sz="0" w:space="0" w:color="auto"/>
        <w:right w:val="none" w:sz="0" w:space="0" w:color="auto"/>
      </w:divBdr>
    </w:div>
    <w:div w:id="411973811">
      <w:bodyDiv w:val="1"/>
      <w:marLeft w:val="0"/>
      <w:marRight w:val="0"/>
      <w:marTop w:val="0"/>
      <w:marBottom w:val="0"/>
      <w:divBdr>
        <w:top w:val="none" w:sz="0" w:space="0" w:color="auto"/>
        <w:left w:val="none" w:sz="0" w:space="0" w:color="auto"/>
        <w:bottom w:val="none" w:sz="0" w:space="0" w:color="auto"/>
        <w:right w:val="none" w:sz="0" w:space="0" w:color="auto"/>
      </w:divBdr>
    </w:div>
    <w:div w:id="414671848">
      <w:bodyDiv w:val="1"/>
      <w:marLeft w:val="0"/>
      <w:marRight w:val="0"/>
      <w:marTop w:val="0"/>
      <w:marBottom w:val="0"/>
      <w:divBdr>
        <w:top w:val="none" w:sz="0" w:space="0" w:color="auto"/>
        <w:left w:val="none" w:sz="0" w:space="0" w:color="auto"/>
        <w:bottom w:val="none" w:sz="0" w:space="0" w:color="auto"/>
        <w:right w:val="none" w:sz="0" w:space="0" w:color="auto"/>
      </w:divBdr>
    </w:div>
    <w:div w:id="419067619">
      <w:bodyDiv w:val="1"/>
      <w:marLeft w:val="0"/>
      <w:marRight w:val="0"/>
      <w:marTop w:val="0"/>
      <w:marBottom w:val="0"/>
      <w:divBdr>
        <w:top w:val="none" w:sz="0" w:space="0" w:color="auto"/>
        <w:left w:val="none" w:sz="0" w:space="0" w:color="auto"/>
        <w:bottom w:val="none" w:sz="0" w:space="0" w:color="auto"/>
        <w:right w:val="none" w:sz="0" w:space="0" w:color="auto"/>
      </w:divBdr>
    </w:div>
    <w:div w:id="419522422">
      <w:bodyDiv w:val="1"/>
      <w:marLeft w:val="0"/>
      <w:marRight w:val="0"/>
      <w:marTop w:val="0"/>
      <w:marBottom w:val="0"/>
      <w:divBdr>
        <w:top w:val="none" w:sz="0" w:space="0" w:color="auto"/>
        <w:left w:val="none" w:sz="0" w:space="0" w:color="auto"/>
        <w:bottom w:val="none" w:sz="0" w:space="0" w:color="auto"/>
        <w:right w:val="none" w:sz="0" w:space="0" w:color="auto"/>
      </w:divBdr>
    </w:div>
    <w:div w:id="425538606">
      <w:bodyDiv w:val="1"/>
      <w:marLeft w:val="0"/>
      <w:marRight w:val="0"/>
      <w:marTop w:val="0"/>
      <w:marBottom w:val="0"/>
      <w:divBdr>
        <w:top w:val="none" w:sz="0" w:space="0" w:color="auto"/>
        <w:left w:val="none" w:sz="0" w:space="0" w:color="auto"/>
        <w:bottom w:val="none" w:sz="0" w:space="0" w:color="auto"/>
        <w:right w:val="none" w:sz="0" w:space="0" w:color="auto"/>
      </w:divBdr>
    </w:div>
    <w:div w:id="426780266">
      <w:bodyDiv w:val="1"/>
      <w:marLeft w:val="0"/>
      <w:marRight w:val="0"/>
      <w:marTop w:val="0"/>
      <w:marBottom w:val="0"/>
      <w:divBdr>
        <w:top w:val="none" w:sz="0" w:space="0" w:color="auto"/>
        <w:left w:val="none" w:sz="0" w:space="0" w:color="auto"/>
        <w:bottom w:val="none" w:sz="0" w:space="0" w:color="auto"/>
        <w:right w:val="none" w:sz="0" w:space="0" w:color="auto"/>
      </w:divBdr>
    </w:div>
    <w:div w:id="430055671">
      <w:bodyDiv w:val="1"/>
      <w:marLeft w:val="0"/>
      <w:marRight w:val="0"/>
      <w:marTop w:val="0"/>
      <w:marBottom w:val="0"/>
      <w:divBdr>
        <w:top w:val="none" w:sz="0" w:space="0" w:color="auto"/>
        <w:left w:val="none" w:sz="0" w:space="0" w:color="auto"/>
        <w:bottom w:val="none" w:sz="0" w:space="0" w:color="auto"/>
        <w:right w:val="none" w:sz="0" w:space="0" w:color="auto"/>
      </w:divBdr>
    </w:div>
    <w:div w:id="430860178">
      <w:bodyDiv w:val="1"/>
      <w:marLeft w:val="0"/>
      <w:marRight w:val="0"/>
      <w:marTop w:val="0"/>
      <w:marBottom w:val="0"/>
      <w:divBdr>
        <w:top w:val="none" w:sz="0" w:space="0" w:color="auto"/>
        <w:left w:val="none" w:sz="0" w:space="0" w:color="auto"/>
        <w:bottom w:val="none" w:sz="0" w:space="0" w:color="auto"/>
        <w:right w:val="none" w:sz="0" w:space="0" w:color="auto"/>
      </w:divBdr>
    </w:div>
    <w:div w:id="433676919">
      <w:bodyDiv w:val="1"/>
      <w:marLeft w:val="0"/>
      <w:marRight w:val="0"/>
      <w:marTop w:val="0"/>
      <w:marBottom w:val="0"/>
      <w:divBdr>
        <w:top w:val="none" w:sz="0" w:space="0" w:color="auto"/>
        <w:left w:val="none" w:sz="0" w:space="0" w:color="auto"/>
        <w:bottom w:val="none" w:sz="0" w:space="0" w:color="auto"/>
        <w:right w:val="none" w:sz="0" w:space="0" w:color="auto"/>
      </w:divBdr>
    </w:div>
    <w:div w:id="434711824">
      <w:bodyDiv w:val="1"/>
      <w:marLeft w:val="0"/>
      <w:marRight w:val="0"/>
      <w:marTop w:val="0"/>
      <w:marBottom w:val="0"/>
      <w:divBdr>
        <w:top w:val="none" w:sz="0" w:space="0" w:color="auto"/>
        <w:left w:val="none" w:sz="0" w:space="0" w:color="auto"/>
        <w:bottom w:val="none" w:sz="0" w:space="0" w:color="auto"/>
        <w:right w:val="none" w:sz="0" w:space="0" w:color="auto"/>
      </w:divBdr>
    </w:div>
    <w:div w:id="434987306">
      <w:bodyDiv w:val="1"/>
      <w:marLeft w:val="0"/>
      <w:marRight w:val="0"/>
      <w:marTop w:val="0"/>
      <w:marBottom w:val="0"/>
      <w:divBdr>
        <w:top w:val="none" w:sz="0" w:space="0" w:color="auto"/>
        <w:left w:val="none" w:sz="0" w:space="0" w:color="auto"/>
        <w:bottom w:val="none" w:sz="0" w:space="0" w:color="auto"/>
        <w:right w:val="none" w:sz="0" w:space="0" w:color="auto"/>
      </w:divBdr>
    </w:div>
    <w:div w:id="436484100">
      <w:bodyDiv w:val="1"/>
      <w:marLeft w:val="0"/>
      <w:marRight w:val="0"/>
      <w:marTop w:val="0"/>
      <w:marBottom w:val="0"/>
      <w:divBdr>
        <w:top w:val="none" w:sz="0" w:space="0" w:color="auto"/>
        <w:left w:val="none" w:sz="0" w:space="0" w:color="auto"/>
        <w:bottom w:val="none" w:sz="0" w:space="0" w:color="auto"/>
        <w:right w:val="none" w:sz="0" w:space="0" w:color="auto"/>
      </w:divBdr>
    </w:div>
    <w:div w:id="438452037">
      <w:bodyDiv w:val="1"/>
      <w:marLeft w:val="0"/>
      <w:marRight w:val="0"/>
      <w:marTop w:val="0"/>
      <w:marBottom w:val="0"/>
      <w:divBdr>
        <w:top w:val="none" w:sz="0" w:space="0" w:color="auto"/>
        <w:left w:val="none" w:sz="0" w:space="0" w:color="auto"/>
        <w:bottom w:val="none" w:sz="0" w:space="0" w:color="auto"/>
        <w:right w:val="none" w:sz="0" w:space="0" w:color="auto"/>
      </w:divBdr>
    </w:div>
    <w:div w:id="438457185">
      <w:bodyDiv w:val="1"/>
      <w:marLeft w:val="0"/>
      <w:marRight w:val="0"/>
      <w:marTop w:val="0"/>
      <w:marBottom w:val="0"/>
      <w:divBdr>
        <w:top w:val="none" w:sz="0" w:space="0" w:color="auto"/>
        <w:left w:val="none" w:sz="0" w:space="0" w:color="auto"/>
        <w:bottom w:val="none" w:sz="0" w:space="0" w:color="auto"/>
        <w:right w:val="none" w:sz="0" w:space="0" w:color="auto"/>
      </w:divBdr>
    </w:div>
    <w:div w:id="444470401">
      <w:bodyDiv w:val="1"/>
      <w:marLeft w:val="0"/>
      <w:marRight w:val="0"/>
      <w:marTop w:val="0"/>
      <w:marBottom w:val="0"/>
      <w:divBdr>
        <w:top w:val="none" w:sz="0" w:space="0" w:color="auto"/>
        <w:left w:val="none" w:sz="0" w:space="0" w:color="auto"/>
        <w:bottom w:val="none" w:sz="0" w:space="0" w:color="auto"/>
        <w:right w:val="none" w:sz="0" w:space="0" w:color="auto"/>
      </w:divBdr>
    </w:div>
    <w:div w:id="444662724">
      <w:bodyDiv w:val="1"/>
      <w:marLeft w:val="0"/>
      <w:marRight w:val="0"/>
      <w:marTop w:val="0"/>
      <w:marBottom w:val="0"/>
      <w:divBdr>
        <w:top w:val="none" w:sz="0" w:space="0" w:color="auto"/>
        <w:left w:val="none" w:sz="0" w:space="0" w:color="auto"/>
        <w:bottom w:val="none" w:sz="0" w:space="0" w:color="auto"/>
        <w:right w:val="none" w:sz="0" w:space="0" w:color="auto"/>
      </w:divBdr>
    </w:div>
    <w:div w:id="446431623">
      <w:bodyDiv w:val="1"/>
      <w:marLeft w:val="0"/>
      <w:marRight w:val="0"/>
      <w:marTop w:val="0"/>
      <w:marBottom w:val="0"/>
      <w:divBdr>
        <w:top w:val="none" w:sz="0" w:space="0" w:color="auto"/>
        <w:left w:val="none" w:sz="0" w:space="0" w:color="auto"/>
        <w:bottom w:val="none" w:sz="0" w:space="0" w:color="auto"/>
        <w:right w:val="none" w:sz="0" w:space="0" w:color="auto"/>
      </w:divBdr>
    </w:div>
    <w:div w:id="446509549">
      <w:bodyDiv w:val="1"/>
      <w:marLeft w:val="0"/>
      <w:marRight w:val="0"/>
      <w:marTop w:val="0"/>
      <w:marBottom w:val="0"/>
      <w:divBdr>
        <w:top w:val="none" w:sz="0" w:space="0" w:color="auto"/>
        <w:left w:val="none" w:sz="0" w:space="0" w:color="auto"/>
        <w:bottom w:val="none" w:sz="0" w:space="0" w:color="auto"/>
        <w:right w:val="none" w:sz="0" w:space="0" w:color="auto"/>
      </w:divBdr>
    </w:div>
    <w:div w:id="447117841">
      <w:bodyDiv w:val="1"/>
      <w:marLeft w:val="0"/>
      <w:marRight w:val="0"/>
      <w:marTop w:val="0"/>
      <w:marBottom w:val="0"/>
      <w:divBdr>
        <w:top w:val="none" w:sz="0" w:space="0" w:color="auto"/>
        <w:left w:val="none" w:sz="0" w:space="0" w:color="auto"/>
        <w:bottom w:val="none" w:sz="0" w:space="0" w:color="auto"/>
        <w:right w:val="none" w:sz="0" w:space="0" w:color="auto"/>
      </w:divBdr>
    </w:div>
    <w:div w:id="450131219">
      <w:bodyDiv w:val="1"/>
      <w:marLeft w:val="0"/>
      <w:marRight w:val="0"/>
      <w:marTop w:val="0"/>
      <w:marBottom w:val="0"/>
      <w:divBdr>
        <w:top w:val="none" w:sz="0" w:space="0" w:color="auto"/>
        <w:left w:val="none" w:sz="0" w:space="0" w:color="auto"/>
        <w:bottom w:val="none" w:sz="0" w:space="0" w:color="auto"/>
        <w:right w:val="none" w:sz="0" w:space="0" w:color="auto"/>
      </w:divBdr>
    </w:div>
    <w:div w:id="455610282">
      <w:bodyDiv w:val="1"/>
      <w:marLeft w:val="0"/>
      <w:marRight w:val="0"/>
      <w:marTop w:val="0"/>
      <w:marBottom w:val="0"/>
      <w:divBdr>
        <w:top w:val="none" w:sz="0" w:space="0" w:color="auto"/>
        <w:left w:val="none" w:sz="0" w:space="0" w:color="auto"/>
        <w:bottom w:val="none" w:sz="0" w:space="0" w:color="auto"/>
        <w:right w:val="none" w:sz="0" w:space="0" w:color="auto"/>
      </w:divBdr>
    </w:div>
    <w:div w:id="455685217">
      <w:bodyDiv w:val="1"/>
      <w:marLeft w:val="0"/>
      <w:marRight w:val="0"/>
      <w:marTop w:val="0"/>
      <w:marBottom w:val="0"/>
      <w:divBdr>
        <w:top w:val="none" w:sz="0" w:space="0" w:color="auto"/>
        <w:left w:val="none" w:sz="0" w:space="0" w:color="auto"/>
        <w:bottom w:val="none" w:sz="0" w:space="0" w:color="auto"/>
        <w:right w:val="none" w:sz="0" w:space="0" w:color="auto"/>
      </w:divBdr>
    </w:div>
    <w:div w:id="458837515">
      <w:bodyDiv w:val="1"/>
      <w:marLeft w:val="0"/>
      <w:marRight w:val="0"/>
      <w:marTop w:val="0"/>
      <w:marBottom w:val="0"/>
      <w:divBdr>
        <w:top w:val="none" w:sz="0" w:space="0" w:color="auto"/>
        <w:left w:val="none" w:sz="0" w:space="0" w:color="auto"/>
        <w:bottom w:val="none" w:sz="0" w:space="0" w:color="auto"/>
        <w:right w:val="none" w:sz="0" w:space="0" w:color="auto"/>
      </w:divBdr>
    </w:div>
    <w:div w:id="459543763">
      <w:bodyDiv w:val="1"/>
      <w:marLeft w:val="0"/>
      <w:marRight w:val="0"/>
      <w:marTop w:val="0"/>
      <w:marBottom w:val="0"/>
      <w:divBdr>
        <w:top w:val="none" w:sz="0" w:space="0" w:color="auto"/>
        <w:left w:val="none" w:sz="0" w:space="0" w:color="auto"/>
        <w:bottom w:val="none" w:sz="0" w:space="0" w:color="auto"/>
        <w:right w:val="none" w:sz="0" w:space="0" w:color="auto"/>
      </w:divBdr>
    </w:div>
    <w:div w:id="463012955">
      <w:bodyDiv w:val="1"/>
      <w:marLeft w:val="0"/>
      <w:marRight w:val="0"/>
      <w:marTop w:val="0"/>
      <w:marBottom w:val="0"/>
      <w:divBdr>
        <w:top w:val="none" w:sz="0" w:space="0" w:color="auto"/>
        <w:left w:val="none" w:sz="0" w:space="0" w:color="auto"/>
        <w:bottom w:val="none" w:sz="0" w:space="0" w:color="auto"/>
        <w:right w:val="none" w:sz="0" w:space="0" w:color="auto"/>
      </w:divBdr>
    </w:div>
    <w:div w:id="467165135">
      <w:bodyDiv w:val="1"/>
      <w:marLeft w:val="0"/>
      <w:marRight w:val="0"/>
      <w:marTop w:val="0"/>
      <w:marBottom w:val="0"/>
      <w:divBdr>
        <w:top w:val="none" w:sz="0" w:space="0" w:color="auto"/>
        <w:left w:val="none" w:sz="0" w:space="0" w:color="auto"/>
        <w:bottom w:val="none" w:sz="0" w:space="0" w:color="auto"/>
        <w:right w:val="none" w:sz="0" w:space="0" w:color="auto"/>
      </w:divBdr>
    </w:div>
    <w:div w:id="471605185">
      <w:bodyDiv w:val="1"/>
      <w:marLeft w:val="0"/>
      <w:marRight w:val="0"/>
      <w:marTop w:val="0"/>
      <w:marBottom w:val="0"/>
      <w:divBdr>
        <w:top w:val="none" w:sz="0" w:space="0" w:color="auto"/>
        <w:left w:val="none" w:sz="0" w:space="0" w:color="auto"/>
        <w:bottom w:val="none" w:sz="0" w:space="0" w:color="auto"/>
        <w:right w:val="none" w:sz="0" w:space="0" w:color="auto"/>
      </w:divBdr>
    </w:div>
    <w:div w:id="472605195">
      <w:bodyDiv w:val="1"/>
      <w:marLeft w:val="0"/>
      <w:marRight w:val="0"/>
      <w:marTop w:val="0"/>
      <w:marBottom w:val="0"/>
      <w:divBdr>
        <w:top w:val="none" w:sz="0" w:space="0" w:color="auto"/>
        <w:left w:val="none" w:sz="0" w:space="0" w:color="auto"/>
        <w:bottom w:val="none" w:sz="0" w:space="0" w:color="auto"/>
        <w:right w:val="none" w:sz="0" w:space="0" w:color="auto"/>
      </w:divBdr>
    </w:div>
    <w:div w:id="473527683">
      <w:bodyDiv w:val="1"/>
      <w:marLeft w:val="0"/>
      <w:marRight w:val="0"/>
      <w:marTop w:val="0"/>
      <w:marBottom w:val="0"/>
      <w:divBdr>
        <w:top w:val="none" w:sz="0" w:space="0" w:color="auto"/>
        <w:left w:val="none" w:sz="0" w:space="0" w:color="auto"/>
        <w:bottom w:val="none" w:sz="0" w:space="0" w:color="auto"/>
        <w:right w:val="none" w:sz="0" w:space="0" w:color="auto"/>
      </w:divBdr>
    </w:div>
    <w:div w:id="474107698">
      <w:bodyDiv w:val="1"/>
      <w:marLeft w:val="0"/>
      <w:marRight w:val="0"/>
      <w:marTop w:val="0"/>
      <w:marBottom w:val="0"/>
      <w:divBdr>
        <w:top w:val="none" w:sz="0" w:space="0" w:color="auto"/>
        <w:left w:val="none" w:sz="0" w:space="0" w:color="auto"/>
        <w:bottom w:val="none" w:sz="0" w:space="0" w:color="auto"/>
        <w:right w:val="none" w:sz="0" w:space="0" w:color="auto"/>
      </w:divBdr>
    </w:div>
    <w:div w:id="475338115">
      <w:bodyDiv w:val="1"/>
      <w:marLeft w:val="0"/>
      <w:marRight w:val="0"/>
      <w:marTop w:val="0"/>
      <w:marBottom w:val="0"/>
      <w:divBdr>
        <w:top w:val="none" w:sz="0" w:space="0" w:color="auto"/>
        <w:left w:val="none" w:sz="0" w:space="0" w:color="auto"/>
        <w:bottom w:val="none" w:sz="0" w:space="0" w:color="auto"/>
        <w:right w:val="none" w:sz="0" w:space="0" w:color="auto"/>
      </w:divBdr>
    </w:div>
    <w:div w:id="476339629">
      <w:bodyDiv w:val="1"/>
      <w:marLeft w:val="0"/>
      <w:marRight w:val="0"/>
      <w:marTop w:val="0"/>
      <w:marBottom w:val="0"/>
      <w:divBdr>
        <w:top w:val="none" w:sz="0" w:space="0" w:color="auto"/>
        <w:left w:val="none" w:sz="0" w:space="0" w:color="auto"/>
        <w:bottom w:val="none" w:sz="0" w:space="0" w:color="auto"/>
        <w:right w:val="none" w:sz="0" w:space="0" w:color="auto"/>
      </w:divBdr>
    </w:div>
    <w:div w:id="477570572">
      <w:bodyDiv w:val="1"/>
      <w:marLeft w:val="0"/>
      <w:marRight w:val="0"/>
      <w:marTop w:val="0"/>
      <w:marBottom w:val="0"/>
      <w:divBdr>
        <w:top w:val="none" w:sz="0" w:space="0" w:color="auto"/>
        <w:left w:val="none" w:sz="0" w:space="0" w:color="auto"/>
        <w:bottom w:val="none" w:sz="0" w:space="0" w:color="auto"/>
        <w:right w:val="none" w:sz="0" w:space="0" w:color="auto"/>
      </w:divBdr>
    </w:div>
    <w:div w:id="480004706">
      <w:bodyDiv w:val="1"/>
      <w:marLeft w:val="0"/>
      <w:marRight w:val="0"/>
      <w:marTop w:val="0"/>
      <w:marBottom w:val="0"/>
      <w:divBdr>
        <w:top w:val="none" w:sz="0" w:space="0" w:color="auto"/>
        <w:left w:val="none" w:sz="0" w:space="0" w:color="auto"/>
        <w:bottom w:val="none" w:sz="0" w:space="0" w:color="auto"/>
        <w:right w:val="none" w:sz="0" w:space="0" w:color="auto"/>
      </w:divBdr>
    </w:div>
    <w:div w:id="481047352">
      <w:bodyDiv w:val="1"/>
      <w:marLeft w:val="0"/>
      <w:marRight w:val="0"/>
      <w:marTop w:val="0"/>
      <w:marBottom w:val="0"/>
      <w:divBdr>
        <w:top w:val="none" w:sz="0" w:space="0" w:color="auto"/>
        <w:left w:val="none" w:sz="0" w:space="0" w:color="auto"/>
        <w:bottom w:val="none" w:sz="0" w:space="0" w:color="auto"/>
        <w:right w:val="none" w:sz="0" w:space="0" w:color="auto"/>
      </w:divBdr>
    </w:div>
    <w:div w:id="482888487">
      <w:bodyDiv w:val="1"/>
      <w:marLeft w:val="0"/>
      <w:marRight w:val="0"/>
      <w:marTop w:val="0"/>
      <w:marBottom w:val="0"/>
      <w:divBdr>
        <w:top w:val="none" w:sz="0" w:space="0" w:color="auto"/>
        <w:left w:val="none" w:sz="0" w:space="0" w:color="auto"/>
        <w:bottom w:val="none" w:sz="0" w:space="0" w:color="auto"/>
        <w:right w:val="none" w:sz="0" w:space="0" w:color="auto"/>
      </w:divBdr>
    </w:div>
    <w:div w:id="484471634">
      <w:bodyDiv w:val="1"/>
      <w:marLeft w:val="0"/>
      <w:marRight w:val="0"/>
      <w:marTop w:val="0"/>
      <w:marBottom w:val="0"/>
      <w:divBdr>
        <w:top w:val="none" w:sz="0" w:space="0" w:color="auto"/>
        <w:left w:val="none" w:sz="0" w:space="0" w:color="auto"/>
        <w:bottom w:val="none" w:sz="0" w:space="0" w:color="auto"/>
        <w:right w:val="none" w:sz="0" w:space="0" w:color="auto"/>
      </w:divBdr>
    </w:div>
    <w:div w:id="484902186">
      <w:bodyDiv w:val="1"/>
      <w:marLeft w:val="0"/>
      <w:marRight w:val="0"/>
      <w:marTop w:val="0"/>
      <w:marBottom w:val="0"/>
      <w:divBdr>
        <w:top w:val="none" w:sz="0" w:space="0" w:color="auto"/>
        <w:left w:val="none" w:sz="0" w:space="0" w:color="auto"/>
        <w:bottom w:val="none" w:sz="0" w:space="0" w:color="auto"/>
        <w:right w:val="none" w:sz="0" w:space="0" w:color="auto"/>
      </w:divBdr>
    </w:div>
    <w:div w:id="485129073">
      <w:bodyDiv w:val="1"/>
      <w:marLeft w:val="0"/>
      <w:marRight w:val="0"/>
      <w:marTop w:val="0"/>
      <w:marBottom w:val="0"/>
      <w:divBdr>
        <w:top w:val="none" w:sz="0" w:space="0" w:color="auto"/>
        <w:left w:val="none" w:sz="0" w:space="0" w:color="auto"/>
        <w:bottom w:val="none" w:sz="0" w:space="0" w:color="auto"/>
        <w:right w:val="none" w:sz="0" w:space="0" w:color="auto"/>
      </w:divBdr>
    </w:div>
    <w:div w:id="486939522">
      <w:bodyDiv w:val="1"/>
      <w:marLeft w:val="0"/>
      <w:marRight w:val="0"/>
      <w:marTop w:val="0"/>
      <w:marBottom w:val="0"/>
      <w:divBdr>
        <w:top w:val="none" w:sz="0" w:space="0" w:color="auto"/>
        <w:left w:val="none" w:sz="0" w:space="0" w:color="auto"/>
        <w:bottom w:val="none" w:sz="0" w:space="0" w:color="auto"/>
        <w:right w:val="none" w:sz="0" w:space="0" w:color="auto"/>
      </w:divBdr>
    </w:div>
    <w:div w:id="488638647">
      <w:bodyDiv w:val="1"/>
      <w:marLeft w:val="0"/>
      <w:marRight w:val="0"/>
      <w:marTop w:val="0"/>
      <w:marBottom w:val="0"/>
      <w:divBdr>
        <w:top w:val="none" w:sz="0" w:space="0" w:color="auto"/>
        <w:left w:val="none" w:sz="0" w:space="0" w:color="auto"/>
        <w:bottom w:val="none" w:sz="0" w:space="0" w:color="auto"/>
        <w:right w:val="none" w:sz="0" w:space="0" w:color="auto"/>
      </w:divBdr>
    </w:div>
    <w:div w:id="489061716">
      <w:bodyDiv w:val="1"/>
      <w:marLeft w:val="0"/>
      <w:marRight w:val="0"/>
      <w:marTop w:val="0"/>
      <w:marBottom w:val="0"/>
      <w:divBdr>
        <w:top w:val="none" w:sz="0" w:space="0" w:color="auto"/>
        <w:left w:val="none" w:sz="0" w:space="0" w:color="auto"/>
        <w:bottom w:val="none" w:sz="0" w:space="0" w:color="auto"/>
        <w:right w:val="none" w:sz="0" w:space="0" w:color="auto"/>
      </w:divBdr>
    </w:div>
    <w:div w:id="489756569">
      <w:bodyDiv w:val="1"/>
      <w:marLeft w:val="0"/>
      <w:marRight w:val="0"/>
      <w:marTop w:val="0"/>
      <w:marBottom w:val="0"/>
      <w:divBdr>
        <w:top w:val="none" w:sz="0" w:space="0" w:color="auto"/>
        <w:left w:val="none" w:sz="0" w:space="0" w:color="auto"/>
        <w:bottom w:val="none" w:sz="0" w:space="0" w:color="auto"/>
        <w:right w:val="none" w:sz="0" w:space="0" w:color="auto"/>
      </w:divBdr>
    </w:div>
    <w:div w:id="491062885">
      <w:bodyDiv w:val="1"/>
      <w:marLeft w:val="0"/>
      <w:marRight w:val="0"/>
      <w:marTop w:val="0"/>
      <w:marBottom w:val="0"/>
      <w:divBdr>
        <w:top w:val="none" w:sz="0" w:space="0" w:color="auto"/>
        <w:left w:val="none" w:sz="0" w:space="0" w:color="auto"/>
        <w:bottom w:val="none" w:sz="0" w:space="0" w:color="auto"/>
        <w:right w:val="none" w:sz="0" w:space="0" w:color="auto"/>
      </w:divBdr>
    </w:div>
    <w:div w:id="491683394">
      <w:bodyDiv w:val="1"/>
      <w:marLeft w:val="0"/>
      <w:marRight w:val="0"/>
      <w:marTop w:val="0"/>
      <w:marBottom w:val="0"/>
      <w:divBdr>
        <w:top w:val="none" w:sz="0" w:space="0" w:color="auto"/>
        <w:left w:val="none" w:sz="0" w:space="0" w:color="auto"/>
        <w:bottom w:val="none" w:sz="0" w:space="0" w:color="auto"/>
        <w:right w:val="none" w:sz="0" w:space="0" w:color="auto"/>
      </w:divBdr>
    </w:div>
    <w:div w:id="497770858">
      <w:bodyDiv w:val="1"/>
      <w:marLeft w:val="0"/>
      <w:marRight w:val="0"/>
      <w:marTop w:val="0"/>
      <w:marBottom w:val="0"/>
      <w:divBdr>
        <w:top w:val="none" w:sz="0" w:space="0" w:color="auto"/>
        <w:left w:val="none" w:sz="0" w:space="0" w:color="auto"/>
        <w:bottom w:val="none" w:sz="0" w:space="0" w:color="auto"/>
        <w:right w:val="none" w:sz="0" w:space="0" w:color="auto"/>
      </w:divBdr>
    </w:div>
    <w:div w:id="497812414">
      <w:bodyDiv w:val="1"/>
      <w:marLeft w:val="0"/>
      <w:marRight w:val="0"/>
      <w:marTop w:val="0"/>
      <w:marBottom w:val="0"/>
      <w:divBdr>
        <w:top w:val="none" w:sz="0" w:space="0" w:color="auto"/>
        <w:left w:val="none" w:sz="0" w:space="0" w:color="auto"/>
        <w:bottom w:val="none" w:sz="0" w:space="0" w:color="auto"/>
        <w:right w:val="none" w:sz="0" w:space="0" w:color="auto"/>
      </w:divBdr>
    </w:div>
    <w:div w:id="502625151">
      <w:bodyDiv w:val="1"/>
      <w:marLeft w:val="0"/>
      <w:marRight w:val="0"/>
      <w:marTop w:val="0"/>
      <w:marBottom w:val="0"/>
      <w:divBdr>
        <w:top w:val="none" w:sz="0" w:space="0" w:color="auto"/>
        <w:left w:val="none" w:sz="0" w:space="0" w:color="auto"/>
        <w:bottom w:val="none" w:sz="0" w:space="0" w:color="auto"/>
        <w:right w:val="none" w:sz="0" w:space="0" w:color="auto"/>
      </w:divBdr>
    </w:div>
    <w:div w:id="503395759">
      <w:bodyDiv w:val="1"/>
      <w:marLeft w:val="0"/>
      <w:marRight w:val="0"/>
      <w:marTop w:val="0"/>
      <w:marBottom w:val="0"/>
      <w:divBdr>
        <w:top w:val="none" w:sz="0" w:space="0" w:color="auto"/>
        <w:left w:val="none" w:sz="0" w:space="0" w:color="auto"/>
        <w:bottom w:val="none" w:sz="0" w:space="0" w:color="auto"/>
        <w:right w:val="none" w:sz="0" w:space="0" w:color="auto"/>
      </w:divBdr>
    </w:div>
    <w:div w:id="504974923">
      <w:bodyDiv w:val="1"/>
      <w:marLeft w:val="0"/>
      <w:marRight w:val="0"/>
      <w:marTop w:val="0"/>
      <w:marBottom w:val="0"/>
      <w:divBdr>
        <w:top w:val="none" w:sz="0" w:space="0" w:color="auto"/>
        <w:left w:val="none" w:sz="0" w:space="0" w:color="auto"/>
        <w:bottom w:val="none" w:sz="0" w:space="0" w:color="auto"/>
        <w:right w:val="none" w:sz="0" w:space="0" w:color="auto"/>
      </w:divBdr>
    </w:div>
    <w:div w:id="505751603">
      <w:bodyDiv w:val="1"/>
      <w:marLeft w:val="0"/>
      <w:marRight w:val="0"/>
      <w:marTop w:val="0"/>
      <w:marBottom w:val="0"/>
      <w:divBdr>
        <w:top w:val="none" w:sz="0" w:space="0" w:color="auto"/>
        <w:left w:val="none" w:sz="0" w:space="0" w:color="auto"/>
        <w:bottom w:val="none" w:sz="0" w:space="0" w:color="auto"/>
        <w:right w:val="none" w:sz="0" w:space="0" w:color="auto"/>
      </w:divBdr>
    </w:div>
    <w:div w:id="506142107">
      <w:bodyDiv w:val="1"/>
      <w:marLeft w:val="0"/>
      <w:marRight w:val="0"/>
      <w:marTop w:val="0"/>
      <w:marBottom w:val="0"/>
      <w:divBdr>
        <w:top w:val="none" w:sz="0" w:space="0" w:color="auto"/>
        <w:left w:val="none" w:sz="0" w:space="0" w:color="auto"/>
        <w:bottom w:val="none" w:sz="0" w:space="0" w:color="auto"/>
        <w:right w:val="none" w:sz="0" w:space="0" w:color="auto"/>
      </w:divBdr>
    </w:div>
    <w:div w:id="506529065">
      <w:bodyDiv w:val="1"/>
      <w:marLeft w:val="0"/>
      <w:marRight w:val="0"/>
      <w:marTop w:val="0"/>
      <w:marBottom w:val="0"/>
      <w:divBdr>
        <w:top w:val="none" w:sz="0" w:space="0" w:color="auto"/>
        <w:left w:val="none" w:sz="0" w:space="0" w:color="auto"/>
        <w:bottom w:val="none" w:sz="0" w:space="0" w:color="auto"/>
        <w:right w:val="none" w:sz="0" w:space="0" w:color="auto"/>
      </w:divBdr>
    </w:div>
    <w:div w:id="506601916">
      <w:bodyDiv w:val="1"/>
      <w:marLeft w:val="0"/>
      <w:marRight w:val="0"/>
      <w:marTop w:val="0"/>
      <w:marBottom w:val="0"/>
      <w:divBdr>
        <w:top w:val="none" w:sz="0" w:space="0" w:color="auto"/>
        <w:left w:val="none" w:sz="0" w:space="0" w:color="auto"/>
        <w:bottom w:val="none" w:sz="0" w:space="0" w:color="auto"/>
        <w:right w:val="none" w:sz="0" w:space="0" w:color="auto"/>
      </w:divBdr>
    </w:div>
    <w:div w:id="507062948">
      <w:bodyDiv w:val="1"/>
      <w:marLeft w:val="0"/>
      <w:marRight w:val="0"/>
      <w:marTop w:val="0"/>
      <w:marBottom w:val="0"/>
      <w:divBdr>
        <w:top w:val="none" w:sz="0" w:space="0" w:color="auto"/>
        <w:left w:val="none" w:sz="0" w:space="0" w:color="auto"/>
        <w:bottom w:val="none" w:sz="0" w:space="0" w:color="auto"/>
        <w:right w:val="none" w:sz="0" w:space="0" w:color="auto"/>
      </w:divBdr>
    </w:div>
    <w:div w:id="507066423">
      <w:bodyDiv w:val="1"/>
      <w:marLeft w:val="0"/>
      <w:marRight w:val="0"/>
      <w:marTop w:val="0"/>
      <w:marBottom w:val="0"/>
      <w:divBdr>
        <w:top w:val="none" w:sz="0" w:space="0" w:color="auto"/>
        <w:left w:val="none" w:sz="0" w:space="0" w:color="auto"/>
        <w:bottom w:val="none" w:sz="0" w:space="0" w:color="auto"/>
        <w:right w:val="none" w:sz="0" w:space="0" w:color="auto"/>
      </w:divBdr>
    </w:div>
    <w:div w:id="508914555">
      <w:bodyDiv w:val="1"/>
      <w:marLeft w:val="0"/>
      <w:marRight w:val="0"/>
      <w:marTop w:val="0"/>
      <w:marBottom w:val="0"/>
      <w:divBdr>
        <w:top w:val="none" w:sz="0" w:space="0" w:color="auto"/>
        <w:left w:val="none" w:sz="0" w:space="0" w:color="auto"/>
        <w:bottom w:val="none" w:sz="0" w:space="0" w:color="auto"/>
        <w:right w:val="none" w:sz="0" w:space="0" w:color="auto"/>
      </w:divBdr>
    </w:div>
    <w:div w:id="510727783">
      <w:bodyDiv w:val="1"/>
      <w:marLeft w:val="0"/>
      <w:marRight w:val="0"/>
      <w:marTop w:val="0"/>
      <w:marBottom w:val="0"/>
      <w:divBdr>
        <w:top w:val="none" w:sz="0" w:space="0" w:color="auto"/>
        <w:left w:val="none" w:sz="0" w:space="0" w:color="auto"/>
        <w:bottom w:val="none" w:sz="0" w:space="0" w:color="auto"/>
        <w:right w:val="none" w:sz="0" w:space="0" w:color="auto"/>
      </w:divBdr>
    </w:div>
    <w:div w:id="516235644">
      <w:bodyDiv w:val="1"/>
      <w:marLeft w:val="0"/>
      <w:marRight w:val="0"/>
      <w:marTop w:val="0"/>
      <w:marBottom w:val="0"/>
      <w:divBdr>
        <w:top w:val="none" w:sz="0" w:space="0" w:color="auto"/>
        <w:left w:val="none" w:sz="0" w:space="0" w:color="auto"/>
        <w:bottom w:val="none" w:sz="0" w:space="0" w:color="auto"/>
        <w:right w:val="none" w:sz="0" w:space="0" w:color="auto"/>
      </w:divBdr>
    </w:div>
    <w:div w:id="520778357">
      <w:bodyDiv w:val="1"/>
      <w:marLeft w:val="0"/>
      <w:marRight w:val="0"/>
      <w:marTop w:val="0"/>
      <w:marBottom w:val="0"/>
      <w:divBdr>
        <w:top w:val="none" w:sz="0" w:space="0" w:color="auto"/>
        <w:left w:val="none" w:sz="0" w:space="0" w:color="auto"/>
        <w:bottom w:val="none" w:sz="0" w:space="0" w:color="auto"/>
        <w:right w:val="none" w:sz="0" w:space="0" w:color="auto"/>
      </w:divBdr>
    </w:div>
    <w:div w:id="522400266">
      <w:bodyDiv w:val="1"/>
      <w:marLeft w:val="0"/>
      <w:marRight w:val="0"/>
      <w:marTop w:val="0"/>
      <w:marBottom w:val="0"/>
      <w:divBdr>
        <w:top w:val="none" w:sz="0" w:space="0" w:color="auto"/>
        <w:left w:val="none" w:sz="0" w:space="0" w:color="auto"/>
        <w:bottom w:val="none" w:sz="0" w:space="0" w:color="auto"/>
        <w:right w:val="none" w:sz="0" w:space="0" w:color="auto"/>
      </w:divBdr>
    </w:div>
    <w:div w:id="523443920">
      <w:bodyDiv w:val="1"/>
      <w:marLeft w:val="0"/>
      <w:marRight w:val="0"/>
      <w:marTop w:val="0"/>
      <w:marBottom w:val="0"/>
      <w:divBdr>
        <w:top w:val="none" w:sz="0" w:space="0" w:color="auto"/>
        <w:left w:val="none" w:sz="0" w:space="0" w:color="auto"/>
        <w:bottom w:val="none" w:sz="0" w:space="0" w:color="auto"/>
        <w:right w:val="none" w:sz="0" w:space="0" w:color="auto"/>
      </w:divBdr>
    </w:div>
    <w:div w:id="532228366">
      <w:bodyDiv w:val="1"/>
      <w:marLeft w:val="0"/>
      <w:marRight w:val="0"/>
      <w:marTop w:val="0"/>
      <w:marBottom w:val="0"/>
      <w:divBdr>
        <w:top w:val="none" w:sz="0" w:space="0" w:color="auto"/>
        <w:left w:val="none" w:sz="0" w:space="0" w:color="auto"/>
        <w:bottom w:val="none" w:sz="0" w:space="0" w:color="auto"/>
        <w:right w:val="none" w:sz="0" w:space="0" w:color="auto"/>
      </w:divBdr>
    </w:div>
    <w:div w:id="532573023">
      <w:bodyDiv w:val="1"/>
      <w:marLeft w:val="0"/>
      <w:marRight w:val="0"/>
      <w:marTop w:val="0"/>
      <w:marBottom w:val="0"/>
      <w:divBdr>
        <w:top w:val="none" w:sz="0" w:space="0" w:color="auto"/>
        <w:left w:val="none" w:sz="0" w:space="0" w:color="auto"/>
        <w:bottom w:val="none" w:sz="0" w:space="0" w:color="auto"/>
        <w:right w:val="none" w:sz="0" w:space="0" w:color="auto"/>
      </w:divBdr>
    </w:div>
    <w:div w:id="532882124">
      <w:bodyDiv w:val="1"/>
      <w:marLeft w:val="0"/>
      <w:marRight w:val="0"/>
      <w:marTop w:val="0"/>
      <w:marBottom w:val="0"/>
      <w:divBdr>
        <w:top w:val="none" w:sz="0" w:space="0" w:color="auto"/>
        <w:left w:val="none" w:sz="0" w:space="0" w:color="auto"/>
        <w:bottom w:val="none" w:sz="0" w:space="0" w:color="auto"/>
        <w:right w:val="none" w:sz="0" w:space="0" w:color="auto"/>
      </w:divBdr>
    </w:div>
    <w:div w:id="533730553">
      <w:bodyDiv w:val="1"/>
      <w:marLeft w:val="0"/>
      <w:marRight w:val="0"/>
      <w:marTop w:val="0"/>
      <w:marBottom w:val="0"/>
      <w:divBdr>
        <w:top w:val="none" w:sz="0" w:space="0" w:color="auto"/>
        <w:left w:val="none" w:sz="0" w:space="0" w:color="auto"/>
        <w:bottom w:val="none" w:sz="0" w:space="0" w:color="auto"/>
        <w:right w:val="none" w:sz="0" w:space="0" w:color="auto"/>
      </w:divBdr>
    </w:div>
    <w:div w:id="534735082">
      <w:bodyDiv w:val="1"/>
      <w:marLeft w:val="0"/>
      <w:marRight w:val="0"/>
      <w:marTop w:val="0"/>
      <w:marBottom w:val="0"/>
      <w:divBdr>
        <w:top w:val="none" w:sz="0" w:space="0" w:color="auto"/>
        <w:left w:val="none" w:sz="0" w:space="0" w:color="auto"/>
        <w:bottom w:val="none" w:sz="0" w:space="0" w:color="auto"/>
        <w:right w:val="none" w:sz="0" w:space="0" w:color="auto"/>
      </w:divBdr>
    </w:div>
    <w:div w:id="535313114">
      <w:bodyDiv w:val="1"/>
      <w:marLeft w:val="0"/>
      <w:marRight w:val="0"/>
      <w:marTop w:val="0"/>
      <w:marBottom w:val="0"/>
      <w:divBdr>
        <w:top w:val="none" w:sz="0" w:space="0" w:color="auto"/>
        <w:left w:val="none" w:sz="0" w:space="0" w:color="auto"/>
        <w:bottom w:val="none" w:sz="0" w:space="0" w:color="auto"/>
        <w:right w:val="none" w:sz="0" w:space="0" w:color="auto"/>
      </w:divBdr>
    </w:div>
    <w:div w:id="541476809">
      <w:bodyDiv w:val="1"/>
      <w:marLeft w:val="0"/>
      <w:marRight w:val="0"/>
      <w:marTop w:val="0"/>
      <w:marBottom w:val="0"/>
      <w:divBdr>
        <w:top w:val="none" w:sz="0" w:space="0" w:color="auto"/>
        <w:left w:val="none" w:sz="0" w:space="0" w:color="auto"/>
        <w:bottom w:val="none" w:sz="0" w:space="0" w:color="auto"/>
        <w:right w:val="none" w:sz="0" w:space="0" w:color="auto"/>
      </w:divBdr>
    </w:div>
    <w:div w:id="541748391">
      <w:bodyDiv w:val="1"/>
      <w:marLeft w:val="0"/>
      <w:marRight w:val="0"/>
      <w:marTop w:val="0"/>
      <w:marBottom w:val="0"/>
      <w:divBdr>
        <w:top w:val="none" w:sz="0" w:space="0" w:color="auto"/>
        <w:left w:val="none" w:sz="0" w:space="0" w:color="auto"/>
        <w:bottom w:val="none" w:sz="0" w:space="0" w:color="auto"/>
        <w:right w:val="none" w:sz="0" w:space="0" w:color="auto"/>
      </w:divBdr>
    </w:div>
    <w:div w:id="542402422">
      <w:bodyDiv w:val="1"/>
      <w:marLeft w:val="0"/>
      <w:marRight w:val="0"/>
      <w:marTop w:val="0"/>
      <w:marBottom w:val="0"/>
      <w:divBdr>
        <w:top w:val="none" w:sz="0" w:space="0" w:color="auto"/>
        <w:left w:val="none" w:sz="0" w:space="0" w:color="auto"/>
        <w:bottom w:val="none" w:sz="0" w:space="0" w:color="auto"/>
        <w:right w:val="none" w:sz="0" w:space="0" w:color="auto"/>
      </w:divBdr>
    </w:div>
    <w:div w:id="543101583">
      <w:bodyDiv w:val="1"/>
      <w:marLeft w:val="0"/>
      <w:marRight w:val="0"/>
      <w:marTop w:val="0"/>
      <w:marBottom w:val="0"/>
      <w:divBdr>
        <w:top w:val="none" w:sz="0" w:space="0" w:color="auto"/>
        <w:left w:val="none" w:sz="0" w:space="0" w:color="auto"/>
        <w:bottom w:val="none" w:sz="0" w:space="0" w:color="auto"/>
        <w:right w:val="none" w:sz="0" w:space="0" w:color="auto"/>
      </w:divBdr>
    </w:div>
    <w:div w:id="543950664">
      <w:bodyDiv w:val="1"/>
      <w:marLeft w:val="0"/>
      <w:marRight w:val="0"/>
      <w:marTop w:val="0"/>
      <w:marBottom w:val="0"/>
      <w:divBdr>
        <w:top w:val="none" w:sz="0" w:space="0" w:color="auto"/>
        <w:left w:val="none" w:sz="0" w:space="0" w:color="auto"/>
        <w:bottom w:val="none" w:sz="0" w:space="0" w:color="auto"/>
        <w:right w:val="none" w:sz="0" w:space="0" w:color="auto"/>
      </w:divBdr>
    </w:div>
    <w:div w:id="545263315">
      <w:bodyDiv w:val="1"/>
      <w:marLeft w:val="0"/>
      <w:marRight w:val="0"/>
      <w:marTop w:val="0"/>
      <w:marBottom w:val="0"/>
      <w:divBdr>
        <w:top w:val="none" w:sz="0" w:space="0" w:color="auto"/>
        <w:left w:val="none" w:sz="0" w:space="0" w:color="auto"/>
        <w:bottom w:val="none" w:sz="0" w:space="0" w:color="auto"/>
        <w:right w:val="none" w:sz="0" w:space="0" w:color="auto"/>
      </w:divBdr>
    </w:div>
    <w:div w:id="546071800">
      <w:bodyDiv w:val="1"/>
      <w:marLeft w:val="0"/>
      <w:marRight w:val="0"/>
      <w:marTop w:val="0"/>
      <w:marBottom w:val="0"/>
      <w:divBdr>
        <w:top w:val="none" w:sz="0" w:space="0" w:color="auto"/>
        <w:left w:val="none" w:sz="0" w:space="0" w:color="auto"/>
        <w:bottom w:val="none" w:sz="0" w:space="0" w:color="auto"/>
        <w:right w:val="none" w:sz="0" w:space="0" w:color="auto"/>
      </w:divBdr>
    </w:div>
    <w:div w:id="550731169">
      <w:bodyDiv w:val="1"/>
      <w:marLeft w:val="0"/>
      <w:marRight w:val="0"/>
      <w:marTop w:val="0"/>
      <w:marBottom w:val="0"/>
      <w:divBdr>
        <w:top w:val="none" w:sz="0" w:space="0" w:color="auto"/>
        <w:left w:val="none" w:sz="0" w:space="0" w:color="auto"/>
        <w:bottom w:val="none" w:sz="0" w:space="0" w:color="auto"/>
        <w:right w:val="none" w:sz="0" w:space="0" w:color="auto"/>
      </w:divBdr>
    </w:div>
    <w:div w:id="552690636">
      <w:bodyDiv w:val="1"/>
      <w:marLeft w:val="0"/>
      <w:marRight w:val="0"/>
      <w:marTop w:val="0"/>
      <w:marBottom w:val="0"/>
      <w:divBdr>
        <w:top w:val="none" w:sz="0" w:space="0" w:color="auto"/>
        <w:left w:val="none" w:sz="0" w:space="0" w:color="auto"/>
        <w:bottom w:val="none" w:sz="0" w:space="0" w:color="auto"/>
        <w:right w:val="none" w:sz="0" w:space="0" w:color="auto"/>
      </w:divBdr>
    </w:div>
    <w:div w:id="555748776">
      <w:bodyDiv w:val="1"/>
      <w:marLeft w:val="0"/>
      <w:marRight w:val="0"/>
      <w:marTop w:val="0"/>
      <w:marBottom w:val="0"/>
      <w:divBdr>
        <w:top w:val="none" w:sz="0" w:space="0" w:color="auto"/>
        <w:left w:val="none" w:sz="0" w:space="0" w:color="auto"/>
        <w:bottom w:val="none" w:sz="0" w:space="0" w:color="auto"/>
        <w:right w:val="none" w:sz="0" w:space="0" w:color="auto"/>
      </w:divBdr>
    </w:div>
    <w:div w:id="559831723">
      <w:bodyDiv w:val="1"/>
      <w:marLeft w:val="0"/>
      <w:marRight w:val="0"/>
      <w:marTop w:val="0"/>
      <w:marBottom w:val="0"/>
      <w:divBdr>
        <w:top w:val="none" w:sz="0" w:space="0" w:color="auto"/>
        <w:left w:val="none" w:sz="0" w:space="0" w:color="auto"/>
        <w:bottom w:val="none" w:sz="0" w:space="0" w:color="auto"/>
        <w:right w:val="none" w:sz="0" w:space="0" w:color="auto"/>
      </w:divBdr>
    </w:div>
    <w:div w:id="560794428">
      <w:bodyDiv w:val="1"/>
      <w:marLeft w:val="0"/>
      <w:marRight w:val="0"/>
      <w:marTop w:val="0"/>
      <w:marBottom w:val="0"/>
      <w:divBdr>
        <w:top w:val="none" w:sz="0" w:space="0" w:color="auto"/>
        <w:left w:val="none" w:sz="0" w:space="0" w:color="auto"/>
        <w:bottom w:val="none" w:sz="0" w:space="0" w:color="auto"/>
        <w:right w:val="none" w:sz="0" w:space="0" w:color="auto"/>
      </w:divBdr>
    </w:div>
    <w:div w:id="560867921">
      <w:bodyDiv w:val="1"/>
      <w:marLeft w:val="0"/>
      <w:marRight w:val="0"/>
      <w:marTop w:val="0"/>
      <w:marBottom w:val="0"/>
      <w:divBdr>
        <w:top w:val="none" w:sz="0" w:space="0" w:color="auto"/>
        <w:left w:val="none" w:sz="0" w:space="0" w:color="auto"/>
        <w:bottom w:val="none" w:sz="0" w:space="0" w:color="auto"/>
        <w:right w:val="none" w:sz="0" w:space="0" w:color="auto"/>
      </w:divBdr>
    </w:div>
    <w:div w:id="561255041">
      <w:bodyDiv w:val="1"/>
      <w:marLeft w:val="0"/>
      <w:marRight w:val="0"/>
      <w:marTop w:val="0"/>
      <w:marBottom w:val="0"/>
      <w:divBdr>
        <w:top w:val="none" w:sz="0" w:space="0" w:color="auto"/>
        <w:left w:val="none" w:sz="0" w:space="0" w:color="auto"/>
        <w:bottom w:val="none" w:sz="0" w:space="0" w:color="auto"/>
        <w:right w:val="none" w:sz="0" w:space="0" w:color="auto"/>
      </w:divBdr>
    </w:div>
    <w:div w:id="561453768">
      <w:bodyDiv w:val="1"/>
      <w:marLeft w:val="0"/>
      <w:marRight w:val="0"/>
      <w:marTop w:val="0"/>
      <w:marBottom w:val="0"/>
      <w:divBdr>
        <w:top w:val="none" w:sz="0" w:space="0" w:color="auto"/>
        <w:left w:val="none" w:sz="0" w:space="0" w:color="auto"/>
        <w:bottom w:val="none" w:sz="0" w:space="0" w:color="auto"/>
        <w:right w:val="none" w:sz="0" w:space="0" w:color="auto"/>
      </w:divBdr>
    </w:div>
    <w:div w:id="562718892">
      <w:bodyDiv w:val="1"/>
      <w:marLeft w:val="0"/>
      <w:marRight w:val="0"/>
      <w:marTop w:val="0"/>
      <w:marBottom w:val="0"/>
      <w:divBdr>
        <w:top w:val="none" w:sz="0" w:space="0" w:color="auto"/>
        <w:left w:val="none" w:sz="0" w:space="0" w:color="auto"/>
        <w:bottom w:val="none" w:sz="0" w:space="0" w:color="auto"/>
        <w:right w:val="none" w:sz="0" w:space="0" w:color="auto"/>
      </w:divBdr>
    </w:div>
    <w:div w:id="571433782">
      <w:bodyDiv w:val="1"/>
      <w:marLeft w:val="0"/>
      <w:marRight w:val="0"/>
      <w:marTop w:val="0"/>
      <w:marBottom w:val="0"/>
      <w:divBdr>
        <w:top w:val="none" w:sz="0" w:space="0" w:color="auto"/>
        <w:left w:val="none" w:sz="0" w:space="0" w:color="auto"/>
        <w:bottom w:val="none" w:sz="0" w:space="0" w:color="auto"/>
        <w:right w:val="none" w:sz="0" w:space="0" w:color="auto"/>
      </w:divBdr>
    </w:div>
    <w:div w:id="572276981">
      <w:bodyDiv w:val="1"/>
      <w:marLeft w:val="0"/>
      <w:marRight w:val="0"/>
      <w:marTop w:val="0"/>
      <w:marBottom w:val="0"/>
      <w:divBdr>
        <w:top w:val="none" w:sz="0" w:space="0" w:color="auto"/>
        <w:left w:val="none" w:sz="0" w:space="0" w:color="auto"/>
        <w:bottom w:val="none" w:sz="0" w:space="0" w:color="auto"/>
        <w:right w:val="none" w:sz="0" w:space="0" w:color="auto"/>
      </w:divBdr>
    </w:div>
    <w:div w:id="577134845">
      <w:bodyDiv w:val="1"/>
      <w:marLeft w:val="0"/>
      <w:marRight w:val="0"/>
      <w:marTop w:val="0"/>
      <w:marBottom w:val="0"/>
      <w:divBdr>
        <w:top w:val="none" w:sz="0" w:space="0" w:color="auto"/>
        <w:left w:val="none" w:sz="0" w:space="0" w:color="auto"/>
        <w:bottom w:val="none" w:sz="0" w:space="0" w:color="auto"/>
        <w:right w:val="none" w:sz="0" w:space="0" w:color="auto"/>
      </w:divBdr>
    </w:div>
    <w:div w:id="580330742">
      <w:bodyDiv w:val="1"/>
      <w:marLeft w:val="0"/>
      <w:marRight w:val="0"/>
      <w:marTop w:val="0"/>
      <w:marBottom w:val="0"/>
      <w:divBdr>
        <w:top w:val="none" w:sz="0" w:space="0" w:color="auto"/>
        <w:left w:val="none" w:sz="0" w:space="0" w:color="auto"/>
        <w:bottom w:val="none" w:sz="0" w:space="0" w:color="auto"/>
        <w:right w:val="none" w:sz="0" w:space="0" w:color="auto"/>
      </w:divBdr>
    </w:div>
    <w:div w:id="582182103">
      <w:bodyDiv w:val="1"/>
      <w:marLeft w:val="0"/>
      <w:marRight w:val="0"/>
      <w:marTop w:val="0"/>
      <w:marBottom w:val="0"/>
      <w:divBdr>
        <w:top w:val="none" w:sz="0" w:space="0" w:color="auto"/>
        <w:left w:val="none" w:sz="0" w:space="0" w:color="auto"/>
        <w:bottom w:val="none" w:sz="0" w:space="0" w:color="auto"/>
        <w:right w:val="none" w:sz="0" w:space="0" w:color="auto"/>
      </w:divBdr>
    </w:div>
    <w:div w:id="587274048">
      <w:bodyDiv w:val="1"/>
      <w:marLeft w:val="0"/>
      <w:marRight w:val="0"/>
      <w:marTop w:val="0"/>
      <w:marBottom w:val="0"/>
      <w:divBdr>
        <w:top w:val="none" w:sz="0" w:space="0" w:color="auto"/>
        <w:left w:val="none" w:sz="0" w:space="0" w:color="auto"/>
        <w:bottom w:val="none" w:sz="0" w:space="0" w:color="auto"/>
        <w:right w:val="none" w:sz="0" w:space="0" w:color="auto"/>
      </w:divBdr>
    </w:div>
    <w:div w:id="587933186">
      <w:bodyDiv w:val="1"/>
      <w:marLeft w:val="0"/>
      <w:marRight w:val="0"/>
      <w:marTop w:val="0"/>
      <w:marBottom w:val="0"/>
      <w:divBdr>
        <w:top w:val="none" w:sz="0" w:space="0" w:color="auto"/>
        <w:left w:val="none" w:sz="0" w:space="0" w:color="auto"/>
        <w:bottom w:val="none" w:sz="0" w:space="0" w:color="auto"/>
        <w:right w:val="none" w:sz="0" w:space="0" w:color="auto"/>
      </w:divBdr>
    </w:div>
    <w:div w:id="588349101">
      <w:bodyDiv w:val="1"/>
      <w:marLeft w:val="0"/>
      <w:marRight w:val="0"/>
      <w:marTop w:val="0"/>
      <w:marBottom w:val="0"/>
      <w:divBdr>
        <w:top w:val="none" w:sz="0" w:space="0" w:color="auto"/>
        <w:left w:val="none" w:sz="0" w:space="0" w:color="auto"/>
        <w:bottom w:val="none" w:sz="0" w:space="0" w:color="auto"/>
        <w:right w:val="none" w:sz="0" w:space="0" w:color="auto"/>
      </w:divBdr>
    </w:div>
    <w:div w:id="589587962">
      <w:bodyDiv w:val="1"/>
      <w:marLeft w:val="0"/>
      <w:marRight w:val="0"/>
      <w:marTop w:val="0"/>
      <w:marBottom w:val="0"/>
      <w:divBdr>
        <w:top w:val="none" w:sz="0" w:space="0" w:color="auto"/>
        <w:left w:val="none" w:sz="0" w:space="0" w:color="auto"/>
        <w:bottom w:val="none" w:sz="0" w:space="0" w:color="auto"/>
        <w:right w:val="none" w:sz="0" w:space="0" w:color="auto"/>
      </w:divBdr>
    </w:div>
    <w:div w:id="592008247">
      <w:bodyDiv w:val="1"/>
      <w:marLeft w:val="0"/>
      <w:marRight w:val="0"/>
      <w:marTop w:val="0"/>
      <w:marBottom w:val="0"/>
      <w:divBdr>
        <w:top w:val="none" w:sz="0" w:space="0" w:color="auto"/>
        <w:left w:val="none" w:sz="0" w:space="0" w:color="auto"/>
        <w:bottom w:val="none" w:sz="0" w:space="0" w:color="auto"/>
        <w:right w:val="none" w:sz="0" w:space="0" w:color="auto"/>
      </w:divBdr>
    </w:div>
    <w:div w:id="592010211">
      <w:bodyDiv w:val="1"/>
      <w:marLeft w:val="0"/>
      <w:marRight w:val="0"/>
      <w:marTop w:val="0"/>
      <w:marBottom w:val="0"/>
      <w:divBdr>
        <w:top w:val="none" w:sz="0" w:space="0" w:color="auto"/>
        <w:left w:val="none" w:sz="0" w:space="0" w:color="auto"/>
        <w:bottom w:val="none" w:sz="0" w:space="0" w:color="auto"/>
        <w:right w:val="none" w:sz="0" w:space="0" w:color="auto"/>
      </w:divBdr>
    </w:div>
    <w:div w:id="592321992">
      <w:bodyDiv w:val="1"/>
      <w:marLeft w:val="0"/>
      <w:marRight w:val="0"/>
      <w:marTop w:val="0"/>
      <w:marBottom w:val="0"/>
      <w:divBdr>
        <w:top w:val="none" w:sz="0" w:space="0" w:color="auto"/>
        <w:left w:val="none" w:sz="0" w:space="0" w:color="auto"/>
        <w:bottom w:val="none" w:sz="0" w:space="0" w:color="auto"/>
        <w:right w:val="none" w:sz="0" w:space="0" w:color="auto"/>
      </w:divBdr>
    </w:div>
    <w:div w:id="592712703">
      <w:bodyDiv w:val="1"/>
      <w:marLeft w:val="0"/>
      <w:marRight w:val="0"/>
      <w:marTop w:val="0"/>
      <w:marBottom w:val="0"/>
      <w:divBdr>
        <w:top w:val="none" w:sz="0" w:space="0" w:color="auto"/>
        <w:left w:val="none" w:sz="0" w:space="0" w:color="auto"/>
        <w:bottom w:val="none" w:sz="0" w:space="0" w:color="auto"/>
        <w:right w:val="none" w:sz="0" w:space="0" w:color="auto"/>
      </w:divBdr>
    </w:div>
    <w:div w:id="592784575">
      <w:bodyDiv w:val="1"/>
      <w:marLeft w:val="0"/>
      <w:marRight w:val="0"/>
      <w:marTop w:val="0"/>
      <w:marBottom w:val="0"/>
      <w:divBdr>
        <w:top w:val="none" w:sz="0" w:space="0" w:color="auto"/>
        <w:left w:val="none" w:sz="0" w:space="0" w:color="auto"/>
        <w:bottom w:val="none" w:sz="0" w:space="0" w:color="auto"/>
        <w:right w:val="none" w:sz="0" w:space="0" w:color="auto"/>
      </w:divBdr>
    </w:div>
    <w:div w:id="596327657">
      <w:bodyDiv w:val="1"/>
      <w:marLeft w:val="0"/>
      <w:marRight w:val="0"/>
      <w:marTop w:val="0"/>
      <w:marBottom w:val="0"/>
      <w:divBdr>
        <w:top w:val="none" w:sz="0" w:space="0" w:color="auto"/>
        <w:left w:val="none" w:sz="0" w:space="0" w:color="auto"/>
        <w:bottom w:val="none" w:sz="0" w:space="0" w:color="auto"/>
        <w:right w:val="none" w:sz="0" w:space="0" w:color="auto"/>
      </w:divBdr>
    </w:div>
    <w:div w:id="598298602">
      <w:bodyDiv w:val="1"/>
      <w:marLeft w:val="0"/>
      <w:marRight w:val="0"/>
      <w:marTop w:val="0"/>
      <w:marBottom w:val="0"/>
      <w:divBdr>
        <w:top w:val="none" w:sz="0" w:space="0" w:color="auto"/>
        <w:left w:val="none" w:sz="0" w:space="0" w:color="auto"/>
        <w:bottom w:val="none" w:sz="0" w:space="0" w:color="auto"/>
        <w:right w:val="none" w:sz="0" w:space="0" w:color="auto"/>
      </w:divBdr>
    </w:div>
    <w:div w:id="600141458">
      <w:bodyDiv w:val="1"/>
      <w:marLeft w:val="0"/>
      <w:marRight w:val="0"/>
      <w:marTop w:val="0"/>
      <w:marBottom w:val="0"/>
      <w:divBdr>
        <w:top w:val="none" w:sz="0" w:space="0" w:color="auto"/>
        <w:left w:val="none" w:sz="0" w:space="0" w:color="auto"/>
        <w:bottom w:val="none" w:sz="0" w:space="0" w:color="auto"/>
        <w:right w:val="none" w:sz="0" w:space="0" w:color="auto"/>
      </w:divBdr>
    </w:div>
    <w:div w:id="601306411">
      <w:bodyDiv w:val="1"/>
      <w:marLeft w:val="0"/>
      <w:marRight w:val="0"/>
      <w:marTop w:val="0"/>
      <w:marBottom w:val="0"/>
      <w:divBdr>
        <w:top w:val="none" w:sz="0" w:space="0" w:color="auto"/>
        <w:left w:val="none" w:sz="0" w:space="0" w:color="auto"/>
        <w:bottom w:val="none" w:sz="0" w:space="0" w:color="auto"/>
        <w:right w:val="none" w:sz="0" w:space="0" w:color="auto"/>
      </w:divBdr>
    </w:div>
    <w:div w:id="601687911">
      <w:bodyDiv w:val="1"/>
      <w:marLeft w:val="0"/>
      <w:marRight w:val="0"/>
      <w:marTop w:val="0"/>
      <w:marBottom w:val="0"/>
      <w:divBdr>
        <w:top w:val="none" w:sz="0" w:space="0" w:color="auto"/>
        <w:left w:val="none" w:sz="0" w:space="0" w:color="auto"/>
        <w:bottom w:val="none" w:sz="0" w:space="0" w:color="auto"/>
        <w:right w:val="none" w:sz="0" w:space="0" w:color="auto"/>
      </w:divBdr>
    </w:div>
    <w:div w:id="603850096">
      <w:bodyDiv w:val="1"/>
      <w:marLeft w:val="0"/>
      <w:marRight w:val="0"/>
      <w:marTop w:val="0"/>
      <w:marBottom w:val="0"/>
      <w:divBdr>
        <w:top w:val="none" w:sz="0" w:space="0" w:color="auto"/>
        <w:left w:val="none" w:sz="0" w:space="0" w:color="auto"/>
        <w:bottom w:val="none" w:sz="0" w:space="0" w:color="auto"/>
        <w:right w:val="none" w:sz="0" w:space="0" w:color="auto"/>
      </w:divBdr>
    </w:div>
    <w:div w:id="604076069">
      <w:bodyDiv w:val="1"/>
      <w:marLeft w:val="0"/>
      <w:marRight w:val="0"/>
      <w:marTop w:val="0"/>
      <w:marBottom w:val="0"/>
      <w:divBdr>
        <w:top w:val="none" w:sz="0" w:space="0" w:color="auto"/>
        <w:left w:val="none" w:sz="0" w:space="0" w:color="auto"/>
        <w:bottom w:val="none" w:sz="0" w:space="0" w:color="auto"/>
        <w:right w:val="none" w:sz="0" w:space="0" w:color="auto"/>
      </w:divBdr>
    </w:div>
    <w:div w:id="609557118">
      <w:bodyDiv w:val="1"/>
      <w:marLeft w:val="0"/>
      <w:marRight w:val="0"/>
      <w:marTop w:val="0"/>
      <w:marBottom w:val="0"/>
      <w:divBdr>
        <w:top w:val="none" w:sz="0" w:space="0" w:color="auto"/>
        <w:left w:val="none" w:sz="0" w:space="0" w:color="auto"/>
        <w:bottom w:val="none" w:sz="0" w:space="0" w:color="auto"/>
        <w:right w:val="none" w:sz="0" w:space="0" w:color="auto"/>
      </w:divBdr>
    </w:div>
    <w:div w:id="611016141">
      <w:bodyDiv w:val="1"/>
      <w:marLeft w:val="0"/>
      <w:marRight w:val="0"/>
      <w:marTop w:val="0"/>
      <w:marBottom w:val="0"/>
      <w:divBdr>
        <w:top w:val="none" w:sz="0" w:space="0" w:color="auto"/>
        <w:left w:val="none" w:sz="0" w:space="0" w:color="auto"/>
        <w:bottom w:val="none" w:sz="0" w:space="0" w:color="auto"/>
        <w:right w:val="none" w:sz="0" w:space="0" w:color="auto"/>
      </w:divBdr>
    </w:div>
    <w:div w:id="611589341">
      <w:bodyDiv w:val="1"/>
      <w:marLeft w:val="0"/>
      <w:marRight w:val="0"/>
      <w:marTop w:val="0"/>
      <w:marBottom w:val="0"/>
      <w:divBdr>
        <w:top w:val="none" w:sz="0" w:space="0" w:color="auto"/>
        <w:left w:val="none" w:sz="0" w:space="0" w:color="auto"/>
        <w:bottom w:val="none" w:sz="0" w:space="0" w:color="auto"/>
        <w:right w:val="none" w:sz="0" w:space="0" w:color="auto"/>
      </w:divBdr>
    </w:div>
    <w:div w:id="613830009">
      <w:bodyDiv w:val="1"/>
      <w:marLeft w:val="0"/>
      <w:marRight w:val="0"/>
      <w:marTop w:val="0"/>
      <w:marBottom w:val="0"/>
      <w:divBdr>
        <w:top w:val="none" w:sz="0" w:space="0" w:color="auto"/>
        <w:left w:val="none" w:sz="0" w:space="0" w:color="auto"/>
        <w:bottom w:val="none" w:sz="0" w:space="0" w:color="auto"/>
        <w:right w:val="none" w:sz="0" w:space="0" w:color="auto"/>
      </w:divBdr>
    </w:div>
    <w:div w:id="614487613">
      <w:bodyDiv w:val="1"/>
      <w:marLeft w:val="0"/>
      <w:marRight w:val="0"/>
      <w:marTop w:val="0"/>
      <w:marBottom w:val="0"/>
      <w:divBdr>
        <w:top w:val="none" w:sz="0" w:space="0" w:color="auto"/>
        <w:left w:val="none" w:sz="0" w:space="0" w:color="auto"/>
        <w:bottom w:val="none" w:sz="0" w:space="0" w:color="auto"/>
        <w:right w:val="none" w:sz="0" w:space="0" w:color="auto"/>
      </w:divBdr>
    </w:div>
    <w:div w:id="617219655">
      <w:bodyDiv w:val="1"/>
      <w:marLeft w:val="0"/>
      <w:marRight w:val="0"/>
      <w:marTop w:val="0"/>
      <w:marBottom w:val="0"/>
      <w:divBdr>
        <w:top w:val="none" w:sz="0" w:space="0" w:color="auto"/>
        <w:left w:val="none" w:sz="0" w:space="0" w:color="auto"/>
        <w:bottom w:val="none" w:sz="0" w:space="0" w:color="auto"/>
        <w:right w:val="none" w:sz="0" w:space="0" w:color="auto"/>
      </w:divBdr>
    </w:div>
    <w:div w:id="621300719">
      <w:bodyDiv w:val="1"/>
      <w:marLeft w:val="0"/>
      <w:marRight w:val="0"/>
      <w:marTop w:val="0"/>
      <w:marBottom w:val="0"/>
      <w:divBdr>
        <w:top w:val="none" w:sz="0" w:space="0" w:color="auto"/>
        <w:left w:val="none" w:sz="0" w:space="0" w:color="auto"/>
        <w:bottom w:val="none" w:sz="0" w:space="0" w:color="auto"/>
        <w:right w:val="none" w:sz="0" w:space="0" w:color="auto"/>
      </w:divBdr>
    </w:div>
    <w:div w:id="621616152">
      <w:bodyDiv w:val="1"/>
      <w:marLeft w:val="0"/>
      <w:marRight w:val="0"/>
      <w:marTop w:val="0"/>
      <w:marBottom w:val="0"/>
      <w:divBdr>
        <w:top w:val="none" w:sz="0" w:space="0" w:color="auto"/>
        <w:left w:val="none" w:sz="0" w:space="0" w:color="auto"/>
        <w:bottom w:val="none" w:sz="0" w:space="0" w:color="auto"/>
        <w:right w:val="none" w:sz="0" w:space="0" w:color="auto"/>
      </w:divBdr>
    </w:div>
    <w:div w:id="622346456">
      <w:bodyDiv w:val="1"/>
      <w:marLeft w:val="0"/>
      <w:marRight w:val="0"/>
      <w:marTop w:val="0"/>
      <w:marBottom w:val="0"/>
      <w:divBdr>
        <w:top w:val="none" w:sz="0" w:space="0" w:color="auto"/>
        <w:left w:val="none" w:sz="0" w:space="0" w:color="auto"/>
        <w:bottom w:val="none" w:sz="0" w:space="0" w:color="auto"/>
        <w:right w:val="none" w:sz="0" w:space="0" w:color="auto"/>
      </w:divBdr>
    </w:div>
    <w:div w:id="623847936">
      <w:bodyDiv w:val="1"/>
      <w:marLeft w:val="0"/>
      <w:marRight w:val="0"/>
      <w:marTop w:val="0"/>
      <w:marBottom w:val="0"/>
      <w:divBdr>
        <w:top w:val="none" w:sz="0" w:space="0" w:color="auto"/>
        <w:left w:val="none" w:sz="0" w:space="0" w:color="auto"/>
        <w:bottom w:val="none" w:sz="0" w:space="0" w:color="auto"/>
        <w:right w:val="none" w:sz="0" w:space="0" w:color="auto"/>
      </w:divBdr>
    </w:div>
    <w:div w:id="624043236">
      <w:bodyDiv w:val="1"/>
      <w:marLeft w:val="0"/>
      <w:marRight w:val="0"/>
      <w:marTop w:val="0"/>
      <w:marBottom w:val="0"/>
      <w:divBdr>
        <w:top w:val="none" w:sz="0" w:space="0" w:color="auto"/>
        <w:left w:val="none" w:sz="0" w:space="0" w:color="auto"/>
        <w:bottom w:val="none" w:sz="0" w:space="0" w:color="auto"/>
        <w:right w:val="none" w:sz="0" w:space="0" w:color="auto"/>
      </w:divBdr>
    </w:div>
    <w:div w:id="625039228">
      <w:bodyDiv w:val="1"/>
      <w:marLeft w:val="0"/>
      <w:marRight w:val="0"/>
      <w:marTop w:val="0"/>
      <w:marBottom w:val="0"/>
      <w:divBdr>
        <w:top w:val="none" w:sz="0" w:space="0" w:color="auto"/>
        <w:left w:val="none" w:sz="0" w:space="0" w:color="auto"/>
        <w:bottom w:val="none" w:sz="0" w:space="0" w:color="auto"/>
        <w:right w:val="none" w:sz="0" w:space="0" w:color="auto"/>
      </w:divBdr>
    </w:div>
    <w:div w:id="625160955">
      <w:bodyDiv w:val="1"/>
      <w:marLeft w:val="0"/>
      <w:marRight w:val="0"/>
      <w:marTop w:val="0"/>
      <w:marBottom w:val="0"/>
      <w:divBdr>
        <w:top w:val="none" w:sz="0" w:space="0" w:color="auto"/>
        <w:left w:val="none" w:sz="0" w:space="0" w:color="auto"/>
        <w:bottom w:val="none" w:sz="0" w:space="0" w:color="auto"/>
        <w:right w:val="none" w:sz="0" w:space="0" w:color="auto"/>
      </w:divBdr>
    </w:div>
    <w:div w:id="635376791">
      <w:bodyDiv w:val="1"/>
      <w:marLeft w:val="0"/>
      <w:marRight w:val="0"/>
      <w:marTop w:val="0"/>
      <w:marBottom w:val="0"/>
      <w:divBdr>
        <w:top w:val="none" w:sz="0" w:space="0" w:color="auto"/>
        <w:left w:val="none" w:sz="0" w:space="0" w:color="auto"/>
        <w:bottom w:val="none" w:sz="0" w:space="0" w:color="auto"/>
        <w:right w:val="none" w:sz="0" w:space="0" w:color="auto"/>
      </w:divBdr>
    </w:div>
    <w:div w:id="635835604">
      <w:bodyDiv w:val="1"/>
      <w:marLeft w:val="0"/>
      <w:marRight w:val="0"/>
      <w:marTop w:val="0"/>
      <w:marBottom w:val="0"/>
      <w:divBdr>
        <w:top w:val="none" w:sz="0" w:space="0" w:color="auto"/>
        <w:left w:val="none" w:sz="0" w:space="0" w:color="auto"/>
        <w:bottom w:val="none" w:sz="0" w:space="0" w:color="auto"/>
        <w:right w:val="none" w:sz="0" w:space="0" w:color="auto"/>
      </w:divBdr>
    </w:div>
    <w:div w:id="637303403">
      <w:bodyDiv w:val="1"/>
      <w:marLeft w:val="0"/>
      <w:marRight w:val="0"/>
      <w:marTop w:val="0"/>
      <w:marBottom w:val="0"/>
      <w:divBdr>
        <w:top w:val="none" w:sz="0" w:space="0" w:color="auto"/>
        <w:left w:val="none" w:sz="0" w:space="0" w:color="auto"/>
        <w:bottom w:val="none" w:sz="0" w:space="0" w:color="auto"/>
        <w:right w:val="none" w:sz="0" w:space="0" w:color="auto"/>
      </w:divBdr>
    </w:div>
    <w:div w:id="638458722">
      <w:bodyDiv w:val="1"/>
      <w:marLeft w:val="0"/>
      <w:marRight w:val="0"/>
      <w:marTop w:val="0"/>
      <w:marBottom w:val="0"/>
      <w:divBdr>
        <w:top w:val="none" w:sz="0" w:space="0" w:color="auto"/>
        <w:left w:val="none" w:sz="0" w:space="0" w:color="auto"/>
        <w:bottom w:val="none" w:sz="0" w:space="0" w:color="auto"/>
        <w:right w:val="none" w:sz="0" w:space="0" w:color="auto"/>
      </w:divBdr>
    </w:div>
    <w:div w:id="639842635">
      <w:bodyDiv w:val="1"/>
      <w:marLeft w:val="0"/>
      <w:marRight w:val="0"/>
      <w:marTop w:val="0"/>
      <w:marBottom w:val="0"/>
      <w:divBdr>
        <w:top w:val="none" w:sz="0" w:space="0" w:color="auto"/>
        <w:left w:val="none" w:sz="0" w:space="0" w:color="auto"/>
        <w:bottom w:val="none" w:sz="0" w:space="0" w:color="auto"/>
        <w:right w:val="none" w:sz="0" w:space="0" w:color="auto"/>
      </w:divBdr>
    </w:div>
    <w:div w:id="640113422">
      <w:bodyDiv w:val="1"/>
      <w:marLeft w:val="0"/>
      <w:marRight w:val="0"/>
      <w:marTop w:val="0"/>
      <w:marBottom w:val="0"/>
      <w:divBdr>
        <w:top w:val="none" w:sz="0" w:space="0" w:color="auto"/>
        <w:left w:val="none" w:sz="0" w:space="0" w:color="auto"/>
        <w:bottom w:val="none" w:sz="0" w:space="0" w:color="auto"/>
        <w:right w:val="none" w:sz="0" w:space="0" w:color="auto"/>
      </w:divBdr>
    </w:div>
    <w:div w:id="640693620">
      <w:bodyDiv w:val="1"/>
      <w:marLeft w:val="0"/>
      <w:marRight w:val="0"/>
      <w:marTop w:val="0"/>
      <w:marBottom w:val="0"/>
      <w:divBdr>
        <w:top w:val="none" w:sz="0" w:space="0" w:color="auto"/>
        <w:left w:val="none" w:sz="0" w:space="0" w:color="auto"/>
        <w:bottom w:val="none" w:sz="0" w:space="0" w:color="auto"/>
        <w:right w:val="none" w:sz="0" w:space="0" w:color="auto"/>
      </w:divBdr>
    </w:div>
    <w:div w:id="642350258">
      <w:bodyDiv w:val="1"/>
      <w:marLeft w:val="0"/>
      <w:marRight w:val="0"/>
      <w:marTop w:val="0"/>
      <w:marBottom w:val="0"/>
      <w:divBdr>
        <w:top w:val="none" w:sz="0" w:space="0" w:color="auto"/>
        <w:left w:val="none" w:sz="0" w:space="0" w:color="auto"/>
        <w:bottom w:val="none" w:sz="0" w:space="0" w:color="auto"/>
        <w:right w:val="none" w:sz="0" w:space="0" w:color="auto"/>
      </w:divBdr>
    </w:div>
    <w:div w:id="643199364">
      <w:bodyDiv w:val="1"/>
      <w:marLeft w:val="0"/>
      <w:marRight w:val="0"/>
      <w:marTop w:val="0"/>
      <w:marBottom w:val="0"/>
      <w:divBdr>
        <w:top w:val="none" w:sz="0" w:space="0" w:color="auto"/>
        <w:left w:val="none" w:sz="0" w:space="0" w:color="auto"/>
        <w:bottom w:val="none" w:sz="0" w:space="0" w:color="auto"/>
        <w:right w:val="none" w:sz="0" w:space="0" w:color="auto"/>
      </w:divBdr>
    </w:div>
    <w:div w:id="644352957">
      <w:bodyDiv w:val="1"/>
      <w:marLeft w:val="0"/>
      <w:marRight w:val="0"/>
      <w:marTop w:val="0"/>
      <w:marBottom w:val="0"/>
      <w:divBdr>
        <w:top w:val="none" w:sz="0" w:space="0" w:color="auto"/>
        <w:left w:val="none" w:sz="0" w:space="0" w:color="auto"/>
        <w:bottom w:val="none" w:sz="0" w:space="0" w:color="auto"/>
        <w:right w:val="none" w:sz="0" w:space="0" w:color="auto"/>
      </w:divBdr>
    </w:div>
    <w:div w:id="646207198">
      <w:bodyDiv w:val="1"/>
      <w:marLeft w:val="0"/>
      <w:marRight w:val="0"/>
      <w:marTop w:val="0"/>
      <w:marBottom w:val="0"/>
      <w:divBdr>
        <w:top w:val="none" w:sz="0" w:space="0" w:color="auto"/>
        <w:left w:val="none" w:sz="0" w:space="0" w:color="auto"/>
        <w:bottom w:val="none" w:sz="0" w:space="0" w:color="auto"/>
        <w:right w:val="none" w:sz="0" w:space="0" w:color="auto"/>
      </w:divBdr>
    </w:div>
    <w:div w:id="650403208">
      <w:bodyDiv w:val="1"/>
      <w:marLeft w:val="0"/>
      <w:marRight w:val="0"/>
      <w:marTop w:val="0"/>
      <w:marBottom w:val="0"/>
      <w:divBdr>
        <w:top w:val="none" w:sz="0" w:space="0" w:color="auto"/>
        <w:left w:val="none" w:sz="0" w:space="0" w:color="auto"/>
        <w:bottom w:val="none" w:sz="0" w:space="0" w:color="auto"/>
        <w:right w:val="none" w:sz="0" w:space="0" w:color="auto"/>
      </w:divBdr>
    </w:div>
    <w:div w:id="650450174">
      <w:bodyDiv w:val="1"/>
      <w:marLeft w:val="0"/>
      <w:marRight w:val="0"/>
      <w:marTop w:val="0"/>
      <w:marBottom w:val="0"/>
      <w:divBdr>
        <w:top w:val="none" w:sz="0" w:space="0" w:color="auto"/>
        <w:left w:val="none" w:sz="0" w:space="0" w:color="auto"/>
        <w:bottom w:val="none" w:sz="0" w:space="0" w:color="auto"/>
        <w:right w:val="none" w:sz="0" w:space="0" w:color="auto"/>
      </w:divBdr>
    </w:div>
    <w:div w:id="654727900">
      <w:bodyDiv w:val="1"/>
      <w:marLeft w:val="0"/>
      <w:marRight w:val="0"/>
      <w:marTop w:val="0"/>
      <w:marBottom w:val="0"/>
      <w:divBdr>
        <w:top w:val="none" w:sz="0" w:space="0" w:color="auto"/>
        <w:left w:val="none" w:sz="0" w:space="0" w:color="auto"/>
        <w:bottom w:val="none" w:sz="0" w:space="0" w:color="auto"/>
        <w:right w:val="none" w:sz="0" w:space="0" w:color="auto"/>
      </w:divBdr>
    </w:div>
    <w:div w:id="655299375">
      <w:bodyDiv w:val="1"/>
      <w:marLeft w:val="0"/>
      <w:marRight w:val="0"/>
      <w:marTop w:val="0"/>
      <w:marBottom w:val="0"/>
      <w:divBdr>
        <w:top w:val="none" w:sz="0" w:space="0" w:color="auto"/>
        <w:left w:val="none" w:sz="0" w:space="0" w:color="auto"/>
        <w:bottom w:val="none" w:sz="0" w:space="0" w:color="auto"/>
        <w:right w:val="none" w:sz="0" w:space="0" w:color="auto"/>
      </w:divBdr>
    </w:div>
    <w:div w:id="655844611">
      <w:bodyDiv w:val="1"/>
      <w:marLeft w:val="0"/>
      <w:marRight w:val="0"/>
      <w:marTop w:val="0"/>
      <w:marBottom w:val="0"/>
      <w:divBdr>
        <w:top w:val="none" w:sz="0" w:space="0" w:color="auto"/>
        <w:left w:val="none" w:sz="0" w:space="0" w:color="auto"/>
        <w:bottom w:val="none" w:sz="0" w:space="0" w:color="auto"/>
        <w:right w:val="none" w:sz="0" w:space="0" w:color="auto"/>
      </w:divBdr>
    </w:div>
    <w:div w:id="657152994">
      <w:bodyDiv w:val="1"/>
      <w:marLeft w:val="0"/>
      <w:marRight w:val="0"/>
      <w:marTop w:val="0"/>
      <w:marBottom w:val="0"/>
      <w:divBdr>
        <w:top w:val="none" w:sz="0" w:space="0" w:color="auto"/>
        <w:left w:val="none" w:sz="0" w:space="0" w:color="auto"/>
        <w:bottom w:val="none" w:sz="0" w:space="0" w:color="auto"/>
        <w:right w:val="none" w:sz="0" w:space="0" w:color="auto"/>
      </w:divBdr>
    </w:div>
    <w:div w:id="658312546">
      <w:bodyDiv w:val="1"/>
      <w:marLeft w:val="0"/>
      <w:marRight w:val="0"/>
      <w:marTop w:val="0"/>
      <w:marBottom w:val="0"/>
      <w:divBdr>
        <w:top w:val="none" w:sz="0" w:space="0" w:color="auto"/>
        <w:left w:val="none" w:sz="0" w:space="0" w:color="auto"/>
        <w:bottom w:val="none" w:sz="0" w:space="0" w:color="auto"/>
        <w:right w:val="none" w:sz="0" w:space="0" w:color="auto"/>
      </w:divBdr>
    </w:div>
    <w:div w:id="659164740">
      <w:bodyDiv w:val="1"/>
      <w:marLeft w:val="0"/>
      <w:marRight w:val="0"/>
      <w:marTop w:val="0"/>
      <w:marBottom w:val="0"/>
      <w:divBdr>
        <w:top w:val="none" w:sz="0" w:space="0" w:color="auto"/>
        <w:left w:val="none" w:sz="0" w:space="0" w:color="auto"/>
        <w:bottom w:val="none" w:sz="0" w:space="0" w:color="auto"/>
        <w:right w:val="none" w:sz="0" w:space="0" w:color="auto"/>
      </w:divBdr>
    </w:div>
    <w:div w:id="659967139">
      <w:bodyDiv w:val="1"/>
      <w:marLeft w:val="0"/>
      <w:marRight w:val="0"/>
      <w:marTop w:val="0"/>
      <w:marBottom w:val="0"/>
      <w:divBdr>
        <w:top w:val="none" w:sz="0" w:space="0" w:color="auto"/>
        <w:left w:val="none" w:sz="0" w:space="0" w:color="auto"/>
        <w:bottom w:val="none" w:sz="0" w:space="0" w:color="auto"/>
        <w:right w:val="none" w:sz="0" w:space="0" w:color="auto"/>
      </w:divBdr>
    </w:div>
    <w:div w:id="661861195">
      <w:bodyDiv w:val="1"/>
      <w:marLeft w:val="0"/>
      <w:marRight w:val="0"/>
      <w:marTop w:val="0"/>
      <w:marBottom w:val="0"/>
      <w:divBdr>
        <w:top w:val="none" w:sz="0" w:space="0" w:color="auto"/>
        <w:left w:val="none" w:sz="0" w:space="0" w:color="auto"/>
        <w:bottom w:val="none" w:sz="0" w:space="0" w:color="auto"/>
        <w:right w:val="none" w:sz="0" w:space="0" w:color="auto"/>
      </w:divBdr>
    </w:div>
    <w:div w:id="663750355">
      <w:bodyDiv w:val="1"/>
      <w:marLeft w:val="0"/>
      <w:marRight w:val="0"/>
      <w:marTop w:val="0"/>
      <w:marBottom w:val="0"/>
      <w:divBdr>
        <w:top w:val="none" w:sz="0" w:space="0" w:color="auto"/>
        <w:left w:val="none" w:sz="0" w:space="0" w:color="auto"/>
        <w:bottom w:val="none" w:sz="0" w:space="0" w:color="auto"/>
        <w:right w:val="none" w:sz="0" w:space="0" w:color="auto"/>
      </w:divBdr>
    </w:div>
    <w:div w:id="666787338">
      <w:bodyDiv w:val="1"/>
      <w:marLeft w:val="0"/>
      <w:marRight w:val="0"/>
      <w:marTop w:val="0"/>
      <w:marBottom w:val="0"/>
      <w:divBdr>
        <w:top w:val="none" w:sz="0" w:space="0" w:color="auto"/>
        <w:left w:val="none" w:sz="0" w:space="0" w:color="auto"/>
        <w:bottom w:val="none" w:sz="0" w:space="0" w:color="auto"/>
        <w:right w:val="none" w:sz="0" w:space="0" w:color="auto"/>
      </w:divBdr>
    </w:div>
    <w:div w:id="667438514">
      <w:bodyDiv w:val="1"/>
      <w:marLeft w:val="0"/>
      <w:marRight w:val="0"/>
      <w:marTop w:val="0"/>
      <w:marBottom w:val="0"/>
      <w:divBdr>
        <w:top w:val="none" w:sz="0" w:space="0" w:color="auto"/>
        <w:left w:val="none" w:sz="0" w:space="0" w:color="auto"/>
        <w:bottom w:val="none" w:sz="0" w:space="0" w:color="auto"/>
        <w:right w:val="none" w:sz="0" w:space="0" w:color="auto"/>
      </w:divBdr>
    </w:div>
    <w:div w:id="667446299">
      <w:bodyDiv w:val="1"/>
      <w:marLeft w:val="0"/>
      <w:marRight w:val="0"/>
      <w:marTop w:val="0"/>
      <w:marBottom w:val="0"/>
      <w:divBdr>
        <w:top w:val="none" w:sz="0" w:space="0" w:color="auto"/>
        <w:left w:val="none" w:sz="0" w:space="0" w:color="auto"/>
        <w:bottom w:val="none" w:sz="0" w:space="0" w:color="auto"/>
        <w:right w:val="none" w:sz="0" w:space="0" w:color="auto"/>
      </w:divBdr>
    </w:div>
    <w:div w:id="668484868">
      <w:bodyDiv w:val="1"/>
      <w:marLeft w:val="0"/>
      <w:marRight w:val="0"/>
      <w:marTop w:val="0"/>
      <w:marBottom w:val="0"/>
      <w:divBdr>
        <w:top w:val="none" w:sz="0" w:space="0" w:color="auto"/>
        <w:left w:val="none" w:sz="0" w:space="0" w:color="auto"/>
        <w:bottom w:val="none" w:sz="0" w:space="0" w:color="auto"/>
        <w:right w:val="none" w:sz="0" w:space="0" w:color="auto"/>
      </w:divBdr>
    </w:div>
    <w:div w:id="669986442">
      <w:bodyDiv w:val="1"/>
      <w:marLeft w:val="0"/>
      <w:marRight w:val="0"/>
      <w:marTop w:val="0"/>
      <w:marBottom w:val="0"/>
      <w:divBdr>
        <w:top w:val="none" w:sz="0" w:space="0" w:color="auto"/>
        <w:left w:val="none" w:sz="0" w:space="0" w:color="auto"/>
        <w:bottom w:val="none" w:sz="0" w:space="0" w:color="auto"/>
        <w:right w:val="none" w:sz="0" w:space="0" w:color="auto"/>
      </w:divBdr>
    </w:div>
    <w:div w:id="670302822">
      <w:bodyDiv w:val="1"/>
      <w:marLeft w:val="0"/>
      <w:marRight w:val="0"/>
      <w:marTop w:val="0"/>
      <w:marBottom w:val="0"/>
      <w:divBdr>
        <w:top w:val="none" w:sz="0" w:space="0" w:color="auto"/>
        <w:left w:val="none" w:sz="0" w:space="0" w:color="auto"/>
        <w:bottom w:val="none" w:sz="0" w:space="0" w:color="auto"/>
        <w:right w:val="none" w:sz="0" w:space="0" w:color="auto"/>
      </w:divBdr>
    </w:div>
    <w:div w:id="671493488">
      <w:bodyDiv w:val="1"/>
      <w:marLeft w:val="0"/>
      <w:marRight w:val="0"/>
      <w:marTop w:val="0"/>
      <w:marBottom w:val="0"/>
      <w:divBdr>
        <w:top w:val="none" w:sz="0" w:space="0" w:color="auto"/>
        <w:left w:val="none" w:sz="0" w:space="0" w:color="auto"/>
        <w:bottom w:val="none" w:sz="0" w:space="0" w:color="auto"/>
        <w:right w:val="none" w:sz="0" w:space="0" w:color="auto"/>
      </w:divBdr>
    </w:div>
    <w:div w:id="674574944">
      <w:bodyDiv w:val="1"/>
      <w:marLeft w:val="0"/>
      <w:marRight w:val="0"/>
      <w:marTop w:val="0"/>
      <w:marBottom w:val="0"/>
      <w:divBdr>
        <w:top w:val="none" w:sz="0" w:space="0" w:color="auto"/>
        <w:left w:val="none" w:sz="0" w:space="0" w:color="auto"/>
        <w:bottom w:val="none" w:sz="0" w:space="0" w:color="auto"/>
        <w:right w:val="none" w:sz="0" w:space="0" w:color="auto"/>
      </w:divBdr>
    </w:div>
    <w:div w:id="675614979">
      <w:bodyDiv w:val="1"/>
      <w:marLeft w:val="0"/>
      <w:marRight w:val="0"/>
      <w:marTop w:val="0"/>
      <w:marBottom w:val="0"/>
      <w:divBdr>
        <w:top w:val="none" w:sz="0" w:space="0" w:color="auto"/>
        <w:left w:val="none" w:sz="0" w:space="0" w:color="auto"/>
        <w:bottom w:val="none" w:sz="0" w:space="0" w:color="auto"/>
        <w:right w:val="none" w:sz="0" w:space="0" w:color="auto"/>
      </w:divBdr>
    </w:div>
    <w:div w:id="675615884">
      <w:bodyDiv w:val="1"/>
      <w:marLeft w:val="0"/>
      <w:marRight w:val="0"/>
      <w:marTop w:val="0"/>
      <w:marBottom w:val="0"/>
      <w:divBdr>
        <w:top w:val="none" w:sz="0" w:space="0" w:color="auto"/>
        <w:left w:val="none" w:sz="0" w:space="0" w:color="auto"/>
        <w:bottom w:val="none" w:sz="0" w:space="0" w:color="auto"/>
        <w:right w:val="none" w:sz="0" w:space="0" w:color="auto"/>
      </w:divBdr>
    </w:div>
    <w:div w:id="676805703">
      <w:bodyDiv w:val="1"/>
      <w:marLeft w:val="0"/>
      <w:marRight w:val="0"/>
      <w:marTop w:val="0"/>
      <w:marBottom w:val="0"/>
      <w:divBdr>
        <w:top w:val="none" w:sz="0" w:space="0" w:color="auto"/>
        <w:left w:val="none" w:sz="0" w:space="0" w:color="auto"/>
        <w:bottom w:val="none" w:sz="0" w:space="0" w:color="auto"/>
        <w:right w:val="none" w:sz="0" w:space="0" w:color="auto"/>
      </w:divBdr>
    </w:div>
    <w:div w:id="677780836">
      <w:bodyDiv w:val="1"/>
      <w:marLeft w:val="0"/>
      <w:marRight w:val="0"/>
      <w:marTop w:val="0"/>
      <w:marBottom w:val="0"/>
      <w:divBdr>
        <w:top w:val="none" w:sz="0" w:space="0" w:color="auto"/>
        <w:left w:val="none" w:sz="0" w:space="0" w:color="auto"/>
        <w:bottom w:val="none" w:sz="0" w:space="0" w:color="auto"/>
        <w:right w:val="none" w:sz="0" w:space="0" w:color="auto"/>
      </w:divBdr>
    </w:div>
    <w:div w:id="680815496">
      <w:bodyDiv w:val="1"/>
      <w:marLeft w:val="0"/>
      <w:marRight w:val="0"/>
      <w:marTop w:val="0"/>
      <w:marBottom w:val="0"/>
      <w:divBdr>
        <w:top w:val="none" w:sz="0" w:space="0" w:color="auto"/>
        <w:left w:val="none" w:sz="0" w:space="0" w:color="auto"/>
        <w:bottom w:val="none" w:sz="0" w:space="0" w:color="auto"/>
        <w:right w:val="none" w:sz="0" w:space="0" w:color="auto"/>
      </w:divBdr>
    </w:div>
    <w:div w:id="681517701">
      <w:bodyDiv w:val="1"/>
      <w:marLeft w:val="0"/>
      <w:marRight w:val="0"/>
      <w:marTop w:val="0"/>
      <w:marBottom w:val="0"/>
      <w:divBdr>
        <w:top w:val="none" w:sz="0" w:space="0" w:color="auto"/>
        <w:left w:val="none" w:sz="0" w:space="0" w:color="auto"/>
        <w:bottom w:val="none" w:sz="0" w:space="0" w:color="auto"/>
        <w:right w:val="none" w:sz="0" w:space="0" w:color="auto"/>
      </w:divBdr>
    </w:div>
    <w:div w:id="683093303">
      <w:bodyDiv w:val="1"/>
      <w:marLeft w:val="0"/>
      <w:marRight w:val="0"/>
      <w:marTop w:val="0"/>
      <w:marBottom w:val="0"/>
      <w:divBdr>
        <w:top w:val="none" w:sz="0" w:space="0" w:color="auto"/>
        <w:left w:val="none" w:sz="0" w:space="0" w:color="auto"/>
        <w:bottom w:val="none" w:sz="0" w:space="0" w:color="auto"/>
        <w:right w:val="none" w:sz="0" w:space="0" w:color="auto"/>
      </w:divBdr>
    </w:div>
    <w:div w:id="683165781">
      <w:bodyDiv w:val="1"/>
      <w:marLeft w:val="0"/>
      <w:marRight w:val="0"/>
      <w:marTop w:val="0"/>
      <w:marBottom w:val="0"/>
      <w:divBdr>
        <w:top w:val="none" w:sz="0" w:space="0" w:color="auto"/>
        <w:left w:val="none" w:sz="0" w:space="0" w:color="auto"/>
        <w:bottom w:val="none" w:sz="0" w:space="0" w:color="auto"/>
        <w:right w:val="none" w:sz="0" w:space="0" w:color="auto"/>
      </w:divBdr>
    </w:div>
    <w:div w:id="686323433">
      <w:bodyDiv w:val="1"/>
      <w:marLeft w:val="0"/>
      <w:marRight w:val="0"/>
      <w:marTop w:val="0"/>
      <w:marBottom w:val="0"/>
      <w:divBdr>
        <w:top w:val="none" w:sz="0" w:space="0" w:color="auto"/>
        <w:left w:val="none" w:sz="0" w:space="0" w:color="auto"/>
        <w:bottom w:val="none" w:sz="0" w:space="0" w:color="auto"/>
        <w:right w:val="none" w:sz="0" w:space="0" w:color="auto"/>
      </w:divBdr>
    </w:div>
    <w:div w:id="687294789">
      <w:bodyDiv w:val="1"/>
      <w:marLeft w:val="0"/>
      <w:marRight w:val="0"/>
      <w:marTop w:val="0"/>
      <w:marBottom w:val="0"/>
      <w:divBdr>
        <w:top w:val="none" w:sz="0" w:space="0" w:color="auto"/>
        <w:left w:val="none" w:sz="0" w:space="0" w:color="auto"/>
        <w:bottom w:val="none" w:sz="0" w:space="0" w:color="auto"/>
        <w:right w:val="none" w:sz="0" w:space="0" w:color="auto"/>
      </w:divBdr>
    </w:div>
    <w:div w:id="690839701">
      <w:bodyDiv w:val="1"/>
      <w:marLeft w:val="0"/>
      <w:marRight w:val="0"/>
      <w:marTop w:val="0"/>
      <w:marBottom w:val="0"/>
      <w:divBdr>
        <w:top w:val="none" w:sz="0" w:space="0" w:color="auto"/>
        <w:left w:val="none" w:sz="0" w:space="0" w:color="auto"/>
        <w:bottom w:val="none" w:sz="0" w:space="0" w:color="auto"/>
        <w:right w:val="none" w:sz="0" w:space="0" w:color="auto"/>
      </w:divBdr>
    </w:div>
    <w:div w:id="691034120">
      <w:bodyDiv w:val="1"/>
      <w:marLeft w:val="0"/>
      <w:marRight w:val="0"/>
      <w:marTop w:val="0"/>
      <w:marBottom w:val="0"/>
      <w:divBdr>
        <w:top w:val="none" w:sz="0" w:space="0" w:color="auto"/>
        <w:left w:val="none" w:sz="0" w:space="0" w:color="auto"/>
        <w:bottom w:val="none" w:sz="0" w:space="0" w:color="auto"/>
        <w:right w:val="none" w:sz="0" w:space="0" w:color="auto"/>
      </w:divBdr>
    </w:div>
    <w:div w:id="691103047">
      <w:bodyDiv w:val="1"/>
      <w:marLeft w:val="0"/>
      <w:marRight w:val="0"/>
      <w:marTop w:val="0"/>
      <w:marBottom w:val="0"/>
      <w:divBdr>
        <w:top w:val="none" w:sz="0" w:space="0" w:color="auto"/>
        <w:left w:val="none" w:sz="0" w:space="0" w:color="auto"/>
        <w:bottom w:val="none" w:sz="0" w:space="0" w:color="auto"/>
        <w:right w:val="none" w:sz="0" w:space="0" w:color="auto"/>
      </w:divBdr>
    </w:div>
    <w:div w:id="691808256">
      <w:bodyDiv w:val="1"/>
      <w:marLeft w:val="0"/>
      <w:marRight w:val="0"/>
      <w:marTop w:val="0"/>
      <w:marBottom w:val="0"/>
      <w:divBdr>
        <w:top w:val="none" w:sz="0" w:space="0" w:color="auto"/>
        <w:left w:val="none" w:sz="0" w:space="0" w:color="auto"/>
        <w:bottom w:val="none" w:sz="0" w:space="0" w:color="auto"/>
        <w:right w:val="none" w:sz="0" w:space="0" w:color="auto"/>
      </w:divBdr>
    </w:div>
    <w:div w:id="695619816">
      <w:bodyDiv w:val="1"/>
      <w:marLeft w:val="0"/>
      <w:marRight w:val="0"/>
      <w:marTop w:val="0"/>
      <w:marBottom w:val="0"/>
      <w:divBdr>
        <w:top w:val="none" w:sz="0" w:space="0" w:color="auto"/>
        <w:left w:val="none" w:sz="0" w:space="0" w:color="auto"/>
        <w:bottom w:val="none" w:sz="0" w:space="0" w:color="auto"/>
        <w:right w:val="none" w:sz="0" w:space="0" w:color="auto"/>
      </w:divBdr>
    </w:div>
    <w:div w:id="697899405">
      <w:bodyDiv w:val="1"/>
      <w:marLeft w:val="0"/>
      <w:marRight w:val="0"/>
      <w:marTop w:val="0"/>
      <w:marBottom w:val="0"/>
      <w:divBdr>
        <w:top w:val="none" w:sz="0" w:space="0" w:color="auto"/>
        <w:left w:val="none" w:sz="0" w:space="0" w:color="auto"/>
        <w:bottom w:val="none" w:sz="0" w:space="0" w:color="auto"/>
        <w:right w:val="none" w:sz="0" w:space="0" w:color="auto"/>
      </w:divBdr>
    </w:div>
    <w:div w:id="699623799">
      <w:bodyDiv w:val="1"/>
      <w:marLeft w:val="0"/>
      <w:marRight w:val="0"/>
      <w:marTop w:val="0"/>
      <w:marBottom w:val="0"/>
      <w:divBdr>
        <w:top w:val="none" w:sz="0" w:space="0" w:color="auto"/>
        <w:left w:val="none" w:sz="0" w:space="0" w:color="auto"/>
        <w:bottom w:val="none" w:sz="0" w:space="0" w:color="auto"/>
        <w:right w:val="none" w:sz="0" w:space="0" w:color="auto"/>
      </w:divBdr>
    </w:div>
    <w:div w:id="702097431">
      <w:bodyDiv w:val="1"/>
      <w:marLeft w:val="0"/>
      <w:marRight w:val="0"/>
      <w:marTop w:val="0"/>
      <w:marBottom w:val="0"/>
      <w:divBdr>
        <w:top w:val="none" w:sz="0" w:space="0" w:color="auto"/>
        <w:left w:val="none" w:sz="0" w:space="0" w:color="auto"/>
        <w:bottom w:val="none" w:sz="0" w:space="0" w:color="auto"/>
        <w:right w:val="none" w:sz="0" w:space="0" w:color="auto"/>
      </w:divBdr>
    </w:div>
    <w:div w:id="702175222">
      <w:bodyDiv w:val="1"/>
      <w:marLeft w:val="0"/>
      <w:marRight w:val="0"/>
      <w:marTop w:val="0"/>
      <w:marBottom w:val="0"/>
      <w:divBdr>
        <w:top w:val="none" w:sz="0" w:space="0" w:color="auto"/>
        <w:left w:val="none" w:sz="0" w:space="0" w:color="auto"/>
        <w:bottom w:val="none" w:sz="0" w:space="0" w:color="auto"/>
        <w:right w:val="none" w:sz="0" w:space="0" w:color="auto"/>
      </w:divBdr>
    </w:div>
    <w:div w:id="703286344">
      <w:bodyDiv w:val="1"/>
      <w:marLeft w:val="0"/>
      <w:marRight w:val="0"/>
      <w:marTop w:val="0"/>
      <w:marBottom w:val="0"/>
      <w:divBdr>
        <w:top w:val="none" w:sz="0" w:space="0" w:color="auto"/>
        <w:left w:val="none" w:sz="0" w:space="0" w:color="auto"/>
        <w:bottom w:val="none" w:sz="0" w:space="0" w:color="auto"/>
        <w:right w:val="none" w:sz="0" w:space="0" w:color="auto"/>
      </w:divBdr>
    </w:div>
    <w:div w:id="706032023">
      <w:bodyDiv w:val="1"/>
      <w:marLeft w:val="0"/>
      <w:marRight w:val="0"/>
      <w:marTop w:val="0"/>
      <w:marBottom w:val="0"/>
      <w:divBdr>
        <w:top w:val="none" w:sz="0" w:space="0" w:color="auto"/>
        <w:left w:val="none" w:sz="0" w:space="0" w:color="auto"/>
        <w:bottom w:val="none" w:sz="0" w:space="0" w:color="auto"/>
        <w:right w:val="none" w:sz="0" w:space="0" w:color="auto"/>
      </w:divBdr>
    </w:div>
    <w:div w:id="706178403">
      <w:bodyDiv w:val="1"/>
      <w:marLeft w:val="0"/>
      <w:marRight w:val="0"/>
      <w:marTop w:val="0"/>
      <w:marBottom w:val="0"/>
      <w:divBdr>
        <w:top w:val="none" w:sz="0" w:space="0" w:color="auto"/>
        <w:left w:val="none" w:sz="0" w:space="0" w:color="auto"/>
        <w:bottom w:val="none" w:sz="0" w:space="0" w:color="auto"/>
        <w:right w:val="none" w:sz="0" w:space="0" w:color="auto"/>
      </w:divBdr>
    </w:div>
    <w:div w:id="708140630">
      <w:bodyDiv w:val="1"/>
      <w:marLeft w:val="0"/>
      <w:marRight w:val="0"/>
      <w:marTop w:val="0"/>
      <w:marBottom w:val="0"/>
      <w:divBdr>
        <w:top w:val="none" w:sz="0" w:space="0" w:color="auto"/>
        <w:left w:val="none" w:sz="0" w:space="0" w:color="auto"/>
        <w:bottom w:val="none" w:sz="0" w:space="0" w:color="auto"/>
        <w:right w:val="none" w:sz="0" w:space="0" w:color="auto"/>
      </w:divBdr>
    </w:div>
    <w:div w:id="710887598">
      <w:bodyDiv w:val="1"/>
      <w:marLeft w:val="0"/>
      <w:marRight w:val="0"/>
      <w:marTop w:val="0"/>
      <w:marBottom w:val="0"/>
      <w:divBdr>
        <w:top w:val="none" w:sz="0" w:space="0" w:color="auto"/>
        <w:left w:val="none" w:sz="0" w:space="0" w:color="auto"/>
        <w:bottom w:val="none" w:sz="0" w:space="0" w:color="auto"/>
        <w:right w:val="none" w:sz="0" w:space="0" w:color="auto"/>
      </w:divBdr>
    </w:div>
    <w:div w:id="713652581">
      <w:bodyDiv w:val="1"/>
      <w:marLeft w:val="0"/>
      <w:marRight w:val="0"/>
      <w:marTop w:val="0"/>
      <w:marBottom w:val="0"/>
      <w:divBdr>
        <w:top w:val="none" w:sz="0" w:space="0" w:color="auto"/>
        <w:left w:val="none" w:sz="0" w:space="0" w:color="auto"/>
        <w:bottom w:val="none" w:sz="0" w:space="0" w:color="auto"/>
        <w:right w:val="none" w:sz="0" w:space="0" w:color="auto"/>
      </w:divBdr>
    </w:div>
    <w:div w:id="714543900">
      <w:bodyDiv w:val="1"/>
      <w:marLeft w:val="0"/>
      <w:marRight w:val="0"/>
      <w:marTop w:val="0"/>
      <w:marBottom w:val="0"/>
      <w:divBdr>
        <w:top w:val="none" w:sz="0" w:space="0" w:color="auto"/>
        <w:left w:val="none" w:sz="0" w:space="0" w:color="auto"/>
        <w:bottom w:val="none" w:sz="0" w:space="0" w:color="auto"/>
        <w:right w:val="none" w:sz="0" w:space="0" w:color="auto"/>
      </w:divBdr>
    </w:div>
    <w:div w:id="719137678">
      <w:bodyDiv w:val="1"/>
      <w:marLeft w:val="0"/>
      <w:marRight w:val="0"/>
      <w:marTop w:val="0"/>
      <w:marBottom w:val="0"/>
      <w:divBdr>
        <w:top w:val="none" w:sz="0" w:space="0" w:color="auto"/>
        <w:left w:val="none" w:sz="0" w:space="0" w:color="auto"/>
        <w:bottom w:val="none" w:sz="0" w:space="0" w:color="auto"/>
        <w:right w:val="none" w:sz="0" w:space="0" w:color="auto"/>
      </w:divBdr>
    </w:div>
    <w:div w:id="722758359">
      <w:bodyDiv w:val="1"/>
      <w:marLeft w:val="0"/>
      <w:marRight w:val="0"/>
      <w:marTop w:val="0"/>
      <w:marBottom w:val="0"/>
      <w:divBdr>
        <w:top w:val="none" w:sz="0" w:space="0" w:color="auto"/>
        <w:left w:val="none" w:sz="0" w:space="0" w:color="auto"/>
        <w:bottom w:val="none" w:sz="0" w:space="0" w:color="auto"/>
        <w:right w:val="none" w:sz="0" w:space="0" w:color="auto"/>
      </w:divBdr>
    </w:div>
    <w:div w:id="724765307">
      <w:bodyDiv w:val="1"/>
      <w:marLeft w:val="0"/>
      <w:marRight w:val="0"/>
      <w:marTop w:val="0"/>
      <w:marBottom w:val="0"/>
      <w:divBdr>
        <w:top w:val="none" w:sz="0" w:space="0" w:color="auto"/>
        <w:left w:val="none" w:sz="0" w:space="0" w:color="auto"/>
        <w:bottom w:val="none" w:sz="0" w:space="0" w:color="auto"/>
        <w:right w:val="none" w:sz="0" w:space="0" w:color="auto"/>
      </w:divBdr>
    </w:div>
    <w:div w:id="725761107">
      <w:bodyDiv w:val="1"/>
      <w:marLeft w:val="0"/>
      <w:marRight w:val="0"/>
      <w:marTop w:val="0"/>
      <w:marBottom w:val="0"/>
      <w:divBdr>
        <w:top w:val="none" w:sz="0" w:space="0" w:color="auto"/>
        <w:left w:val="none" w:sz="0" w:space="0" w:color="auto"/>
        <w:bottom w:val="none" w:sz="0" w:space="0" w:color="auto"/>
        <w:right w:val="none" w:sz="0" w:space="0" w:color="auto"/>
      </w:divBdr>
    </w:div>
    <w:div w:id="727193833">
      <w:bodyDiv w:val="1"/>
      <w:marLeft w:val="0"/>
      <w:marRight w:val="0"/>
      <w:marTop w:val="0"/>
      <w:marBottom w:val="0"/>
      <w:divBdr>
        <w:top w:val="none" w:sz="0" w:space="0" w:color="auto"/>
        <w:left w:val="none" w:sz="0" w:space="0" w:color="auto"/>
        <w:bottom w:val="none" w:sz="0" w:space="0" w:color="auto"/>
        <w:right w:val="none" w:sz="0" w:space="0" w:color="auto"/>
      </w:divBdr>
    </w:div>
    <w:div w:id="727416499">
      <w:bodyDiv w:val="1"/>
      <w:marLeft w:val="0"/>
      <w:marRight w:val="0"/>
      <w:marTop w:val="0"/>
      <w:marBottom w:val="0"/>
      <w:divBdr>
        <w:top w:val="none" w:sz="0" w:space="0" w:color="auto"/>
        <w:left w:val="none" w:sz="0" w:space="0" w:color="auto"/>
        <w:bottom w:val="none" w:sz="0" w:space="0" w:color="auto"/>
        <w:right w:val="none" w:sz="0" w:space="0" w:color="auto"/>
      </w:divBdr>
    </w:div>
    <w:div w:id="728771172">
      <w:bodyDiv w:val="1"/>
      <w:marLeft w:val="0"/>
      <w:marRight w:val="0"/>
      <w:marTop w:val="0"/>
      <w:marBottom w:val="0"/>
      <w:divBdr>
        <w:top w:val="none" w:sz="0" w:space="0" w:color="auto"/>
        <w:left w:val="none" w:sz="0" w:space="0" w:color="auto"/>
        <w:bottom w:val="none" w:sz="0" w:space="0" w:color="auto"/>
        <w:right w:val="none" w:sz="0" w:space="0" w:color="auto"/>
      </w:divBdr>
    </w:div>
    <w:div w:id="730739260">
      <w:bodyDiv w:val="1"/>
      <w:marLeft w:val="0"/>
      <w:marRight w:val="0"/>
      <w:marTop w:val="0"/>
      <w:marBottom w:val="0"/>
      <w:divBdr>
        <w:top w:val="none" w:sz="0" w:space="0" w:color="auto"/>
        <w:left w:val="none" w:sz="0" w:space="0" w:color="auto"/>
        <w:bottom w:val="none" w:sz="0" w:space="0" w:color="auto"/>
        <w:right w:val="none" w:sz="0" w:space="0" w:color="auto"/>
      </w:divBdr>
    </w:div>
    <w:div w:id="735392479">
      <w:bodyDiv w:val="1"/>
      <w:marLeft w:val="0"/>
      <w:marRight w:val="0"/>
      <w:marTop w:val="0"/>
      <w:marBottom w:val="0"/>
      <w:divBdr>
        <w:top w:val="none" w:sz="0" w:space="0" w:color="auto"/>
        <w:left w:val="none" w:sz="0" w:space="0" w:color="auto"/>
        <w:bottom w:val="none" w:sz="0" w:space="0" w:color="auto"/>
        <w:right w:val="none" w:sz="0" w:space="0" w:color="auto"/>
      </w:divBdr>
    </w:div>
    <w:div w:id="736166732">
      <w:bodyDiv w:val="1"/>
      <w:marLeft w:val="0"/>
      <w:marRight w:val="0"/>
      <w:marTop w:val="0"/>
      <w:marBottom w:val="0"/>
      <w:divBdr>
        <w:top w:val="none" w:sz="0" w:space="0" w:color="auto"/>
        <w:left w:val="none" w:sz="0" w:space="0" w:color="auto"/>
        <w:bottom w:val="none" w:sz="0" w:space="0" w:color="auto"/>
        <w:right w:val="none" w:sz="0" w:space="0" w:color="auto"/>
      </w:divBdr>
    </w:div>
    <w:div w:id="736434345">
      <w:bodyDiv w:val="1"/>
      <w:marLeft w:val="0"/>
      <w:marRight w:val="0"/>
      <w:marTop w:val="0"/>
      <w:marBottom w:val="0"/>
      <w:divBdr>
        <w:top w:val="none" w:sz="0" w:space="0" w:color="auto"/>
        <w:left w:val="none" w:sz="0" w:space="0" w:color="auto"/>
        <w:bottom w:val="none" w:sz="0" w:space="0" w:color="auto"/>
        <w:right w:val="none" w:sz="0" w:space="0" w:color="auto"/>
      </w:divBdr>
    </w:div>
    <w:div w:id="737240811">
      <w:bodyDiv w:val="1"/>
      <w:marLeft w:val="0"/>
      <w:marRight w:val="0"/>
      <w:marTop w:val="0"/>
      <w:marBottom w:val="0"/>
      <w:divBdr>
        <w:top w:val="none" w:sz="0" w:space="0" w:color="auto"/>
        <w:left w:val="none" w:sz="0" w:space="0" w:color="auto"/>
        <w:bottom w:val="none" w:sz="0" w:space="0" w:color="auto"/>
        <w:right w:val="none" w:sz="0" w:space="0" w:color="auto"/>
      </w:divBdr>
    </w:div>
    <w:div w:id="737946529">
      <w:bodyDiv w:val="1"/>
      <w:marLeft w:val="0"/>
      <w:marRight w:val="0"/>
      <w:marTop w:val="0"/>
      <w:marBottom w:val="0"/>
      <w:divBdr>
        <w:top w:val="none" w:sz="0" w:space="0" w:color="auto"/>
        <w:left w:val="none" w:sz="0" w:space="0" w:color="auto"/>
        <w:bottom w:val="none" w:sz="0" w:space="0" w:color="auto"/>
        <w:right w:val="none" w:sz="0" w:space="0" w:color="auto"/>
      </w:divBdr>
    </w:div>
    <w:div w:id="741484043">
      <w:bodyDiv w:val="1"/>
      <w:marLeft w:val="0"/>
      <w:marRight w:val="0"/>
      <w:marTop w:val="0"/>
      <w:marBottom w:val="0"/>
      <w:divBdr>
        <w:top w:val="none" w:sz="0" w:space="0" w:color="auto"/>
        <w:left w:val="none" w:sz="0" w:space="0" w:color="auto"/>
        <w:bottom w:val="none" w:sz="0" w:space="0" w:color="auto"/>
        <w:right w:val="none" w:sz="0" w:space="0" w:color="auto"/>
      </w:divBdr>
    </w:div>
    <w:div w:id="746852327">
      <w:bodyDiv w:val="1"/>
      <w:marLeft w:val="0"/>
      <w:marRight w:val="0"/>
      <w:marTop w:val="0"/>
      <w:marBottom w:val="0"/>
      <w:divBdr>
        <w:top w:val="none" w:sz="0" w:space="0" w:color="auto"/>
        <w:left w:val="none" w:sz="0" w:space="0" w:color="auto"/>
        <w:bottom w:val="none" w:sz="0" w:space="0" w:color="auto"/>
        <w:right w:val="none" w:sz="0" w:space="0" w:color="auto"/>
      </w:divBdr>
    </w:div>
    <w:div w:id="747463908">
      <w:bodyDiv w:val="1"/>
      <w:marLeft w:val="0"/>
      <w:marRight w:val="0"/>
      <w:marTop w:val="0"/>
      <w:marBottom w:val="0"/>
      <w:divBdr>
        <w:top w:val="none" w:sz="0" w:space="0" w:color="auto"/>
        <w:left w:val="none" w:sz="0" w:space="0" w:color="auto"/>
        <w:bottom w:val="none" w:sz="0" w:space="0" w:color="auto"/>
        <w:right w:val="none" w:sz="0" w:space="0" w:color="auto"/>
      </w:divBdr>
    </w:div>
    <w:div w:id="748580200">
      <w:bodyDiv w:val="1"/>
      <w:marLeft w:val="0"/>
      <w:marRight w:val="0"/>
      <w:marTop w:val="0"/>
      <w:marBottom w:val="0"/>
      <w:divBdr>
        <w:top w:val="none" w:sz="0" w:space="0" w:color="auto"/>
        <w:left w:val="none" w:sz="0" w:space="0" w:color="auto"/>
        <w:bottom w:val="none" w:sz="0" w:space="0" w:color="auto"/>
        <w:right w:val="none" w:sz="0" w:space="0" w:color="auto"/>
      </w:divBdr>
    </w:div>
    <w:div w:id="749470573">
      <w:bodyDiv w:val="1"/>
      <w:marLeft w:val="0"/>
      <w:marRight w:val="0"/>
      <w:marTop w:val="0"/>
      <w:marBottom w:val="0"/>
      <w:divBdr>
        <w:top w:val="none" w:sz="0" w:space="0" w:color="auto"/>
        <w:left w:val="none" w:sz="0" w:space="0" w:color="auto"/>
        <w:bottom w:val="none" w:sz="0" w:space="0" w:color="auto"/>
        <w:right w:val="none" w:sz="0" w:space="0" w:color="auto"/>
      </w:divBdr>
    </w:div>
    <w:div w:id="752550553">
      <w:bodyDiv w:val="1"/>
      <w:marLeft w:val="0"/>
      <w:marRight w:val="0"/>
      <w:marTop w:val="0"/>
      <w:marBottom w:val="0"/>
      <w:divBdr>
        <w:top w:val="none" w:sz="0" w:space="0" w:color="auto"/>
        <w:left w:val="none" w:sz="0" w:space="0" w:color="auto"/>
        <w:bottom w:val="none" w:sz="0" w:space="0" w:color="auto"/>
        <w:right w:val="none" w:sz="0" w:space="0" w:color="auto"/>
      </w:divBdr>
    </w:div>
    <w:div w:id="754127746">
      <w:bodyDiv w:val="1"/>
      <w:marLeft w:val="0"/>
      <w:marRight w:val="0"/>
      <w:marTop w:val="0"/>
      <w:marBottom w:val="0"/>
      <w:divBdr>
        <w:top w:val="none" w:sz="0" w:space="0" w:color="auto"/>
        <w:left w:val="none" w:sz="0" w:space="0" w:color="auto"/>
        <w:bottom w:val="none" w:sz="0" w:space="0" w:color="auto"/>
        <w:right w:val="none" w:sz="0" w:space="0" w:color="auto"/>
      </w:divBdr>
    </w:div>
    <w:div w:id="754672922">
      <w:bodyDiv w:val="1"/>
      <w:marLeft w:val="0"/>
      <w:marRight w:val="0"/>
      <w:marTop w:val="0"/>
      <w:marBottom w:val="0"/>
      <w:divBdr>
        <w:top w:val="none" w:sz="0" w:space="0" w:color="auto"/>
        <w:left w:val="none" w:sz="0" w:space="0" w:color="auto"/>
        <w:bottom w:val="none" w:sz="0" w:space="0" w:color="auto"/>
        <w:right w:val="none" w:sz="0" w:space="0" w:color="auto"/>
      </w:divBdr>
    </w:div>
    <w:div w:id="755319546">
      <w:bodyDiv w:val="1"/>
      <w:marLeft w:val="0"/>
      <w:marRight w:val="0"/>
      <w:marTop w:val="0"/>
      <w:marBottom w:val="0"/>
      <w:divBdr>
        <w:top w:val="none" w:sz="0" w:space="0" w:color="auto"/>
        <w:left w:val="none" w:sz="0" w:space="0" w:color="auto"/>
        <w:bottom w:val="none" w:sz="0" w:space="0" w:color="auto"/>
        <w:right w:val="none" w:sz="0" w:space="0" w:color="auto"/>
      </w:divBdr>
    </w:div>
    <w:div w:id="756439494">
      <w:bodyDiv w:val="1"/>
      <w:marLeft w:val="0"/>
      <w:marRight w:val="0"/>
      <w:marTop w:val="0"/>
      <w:marBottom w:val="0"/>
      <w:divBdr>
        <w:top w:val="none" w:sz="0" w:space="0" w:color="auto"/>
        <w:left w:val="none" w:sz="0" w:space="0" w:color="auto"/>
        <w:bottom w:val="none" w:sz="0" w:space="0" w:color="auto"/>
        <w:right w:val="none" w:sz="0" w:space="0" w:color="auto"/>
      </w:divBdr>
    </w:div>
    <w:div w:id="760949880">
      <w:bodyDiv w:val="1"/>
      <w:marLeft w:val="0"/>
      <w:marRight w:val="0"/>
      <w:marTop w:val="0"/>
      <w:marBottom w:val="0"/>
      <w:divBdr>
        <w:top w:val="none" w:sz="0" w:space="0" w:color="auto"/>
        <w:left w:val="none" w:sz="0" w:space="0" w:color="auto"/>
        <w:bottom w:val="none" w:sz="0" w:space="0" w:color="auto"/>
        <w:right w:val="none" w:sz="0" w:space="0" w:color="auto"/>
      </w:divBdr>
    </w:div>
    <w:div w:id="761532263">
      <w:bodyDiv w:val="1"/>
      <w:marLeft w:val="0"/>
      <w:marRight w:val="0"/>
      <w:marTop w:val="0"/>
      <w:marBottom w:val="0"/>
      <w:divBdr>
        <w:top w:val="none" w:sz="0" w:space="0" w:color="auto"/>
        <w:left w:val="none" w:sz="0" w:space="0" w:color="auto"/>
        <w:bottom w:val="none" w:sz="0" w:space="0" w:color="auto"/>
        <w:right w:val="none" w:sz="0" w:space="0" w:color="auto"/>
      </w:divBdr>
    </w:div>
    <w:div w:id="764227161">
      <w:bodyDiv w:val="1"/>
      <w:marLeft w:val="0"/>
      <w:marRight w:val="0"/>
      <w:marTop w:val="0"/>
      <w:marBottom w:val="0"/>
      <w:divBdr>
        <w:top w:val="none" w:sz="0" w:space="0" w:color="auto"/>
        <w:left w:val="none" w:sz="0" w:space="0" w:color="auto"/>
        <w:bottom w:val="none" w:sz="0" w:space="0" w:color="auto"/>
        <w:right w:val="none" w:sz="0" w:space="0" w:color="auto"/>
      </w:divBdr>
    </w:div>
    <w:div w:id="769279766">
      <w:bodyDiv w:val="1"/>
      <w:marLeft w:val="0"/>
      <w:marRight w:val="0"/>
      <w:marTop w:val="0"/>
      <w:marBottom w:val="0"/>
      <w:divBdr>
        <w:top w:val="none" w:sz="0" w:space="0" w:color="auto"/>
        <w:left w:val="none" w:sz="0" w:space="0" w:color="auto"/>
        <w:bottom w:val="none" w:sz="0" w:space="0" w:color="auto"/>
        <w:right w:val="none" w:sz="0" w:space="0" w:color="auto"/>
      </w:divBdr>
    </w:div>
    <w:div w:id="769393612">
      <w:bodyDiv w:val="1"/>
      <w:marLeft w:val="0"/>
      <w:marRight w:val="0"/>
      <w:marTop w:val="0"/>
      <w:marBottom w:val="0"/>
      <w:divBdr>
        <w:top w:val="none" w:sz="0" w:space="0" w:color="auto"/>
        <w:left w:val="none" w:sz="0" w:space="0" w:color="auto"/>
        <w:bottom w:val="none" w:sz="0" w:space="0" w:color="auto"/>
        <w:right w:val="none" w:sz="0" w:space="0" w:color="auto"/>
      </w:divBdr>
    </w:div>
    <w:div w:id="770855316">
      <w:bodyDiv w:val="1"/>
      <w:marLeft w:val="0"/>
      <w:marRight w:val="0"/>
      <w:marTop w:val="0"/>
      <w:marBottom w:val="0"/>
      <w:divBdr>
        <w:top w:val="none" w:sz="0" w:space="0" w:color="auto"/>
        <w:left w:val="none" w:sz="0" w:space="0" w:color="auto"/>
        <w:bottom w:val="none" w:sz="0" w:space="0" w:color="auto"/>
        <w:right w:val="none" w:sz="0" w:space="0" w:color="auto"/>
      </w:divBdr>
    </w:div>
    <w:div w:id="771391313">
      <w:bodyDiv w:val="1"/>
      <w:marLeft w:val="0"/>
      <w:marRight w:val="0"/>
      <w:marTop w:val="0"/>
      <w:marBottom w:val="0"/>
      <w:divBdr>
        <w:top w:val="none" w:sz="0" w:space="0" w:color="auto"/>
        <w:left w:val="none" w:sz="0" w:space="0" w:color="auto"/>
        <w:bottom w:val="none" w:sz="0" w:space="0" w:color="auto"/>
        <w:right w:val="none" w:sz="0" w:space="0" w:color="auto"/>
      </w:divBdr>
    </w:div>
    <w:div w:id="771507753">
      <w:bodyDiv w:val="1"/>
      <w:marLeft w:val="0"/>
      <w:marRight w:val="0"/>
      <w:marTop w:val="0"/>
      <w:marBottom w:val="0"/>
      <w:divBdr>
        <w:top w:val="none" w:sz="0" w:space="0" w:color="auto"/>
        <w:left w:val="none" w:sz="0" w:space="0" w:color="auto"/>
        <w:bottom w:val="none" w:sz="0" w:space="0" w:color="auto"/>
        <w:right w:val="none" w:sz="0" w:space="0" w:color="auto"/>
      </w:divBdr>
    </w:div>
    <w:div w:id="772478620">
      <w:bodyDiv w:val="1"/>
      <w:marLeft w:val="0"/>
      <w:marRight w:val="0"/>
      <w:marTop w:val="0"/>
      <w:marBottom w:val="0"/>
      <w:divBdr>
        <w:top w:val="none" w:sz="0" w:space="0" w:color="auto"/>
        <w:left w:val="none" w:sz="0" w:space="0" w:color="auto"/>
        <w:bottom w:val="none" w:sz="0" w:space="0" w:color="auto"/>
        <w:right w:val="none" w:sz="0" w:space="0" w:color="auto"/>
      </w:divBdr>
    </w:div>
    <w:div w:id="772870082">
      <w:bodyDiv w:val="1"/>
      <w:marLeft w:val="0"/>
      <w:marRight w:val="0"/>
      <w:marTop w:val="0"/>
      <w:marBottom w:val="0"/>
      <w:divBdr>
        <w:top w:val="none" w:sz="0" w:space="0" w:color="auto"/>
        <w:left w:val="none" w:sz="0" w:space="0" w:color="auto"/>
        <w:bottom w:val="none" w:sz="0" w:space="0" w:color="auto"/>
        <w:right w:val="none" w:sz="0" w:space="0" w:color="auto"/>
      </w:divBdr>
    </w:div>
    <w:div w:id="773133121">
      <w:bodyDiv w:val="1"/>
      <w:marLeft w:val="0"/>
      <w:marRight w:val="0"/>
      <w:marTop w:val="0"/>
      <w:marBottom w:val="0"/>
      <w:divBdr>
        <w:top w:val="none" w:sz="0" w:space="0" w:color="auto"/>
        <w:left w:val="none" w:sz="0" w:space="0" w:color="auto"/>
        <w:bottom w:val="none" w:sz="0" w:space="0" w:color="auto"/>
        <w:right w:val="none" w:sz="0" w:space="0" w:color="auto"/>
      </w:divBdr>
    </w:div>
    <w:div w:id="774905151">
      <w:bodyDiv w:val="1"/>
      <w:marLeft w:val="0"/>
      <w:marRight w:val="0"/>
      <w:marTop w:val="0"/>
      <w:marBottom w:val="0"/>
      <w:divBdr>
        <w:top w:val="none" w:sz="0" w:space="0" w:color="auto"/>
        <w:left w:val="none" w:sz="0" w:space="0" w:color="auto"/>
        <w:bottom w:val="none" w:sz="0" w:space="0" w:color="auto"/>
        <w:right w:val="none" w:sz="0" w:space="0" w:color="auto"/>
      </w:divBdr>
    </w:div>
    <w:div w:id="779648209">
      <w:bodyDiv w:val="1"/>
      <w:marLeft w:val="0"/>
      <w:marRight w:val="0"/>
      <w:marTop w:val="0"/>
      <w:marBottom w:val="0"/>
      <w:divBdr>
        <w:top w:val="none" w:sz="0" w:space="0" w:color="auto"/>
        <w:left w:val="none" w:sz="0" w:space="0" w:color="auto"/>
        <w:bottom w:val="none" w:sz="0" w:space="0" w:color="auto"/>
        <w:right w:val="none" w:sz="0" w:space="0" w:color="auto"/>
      </w:divBdr>
    </w:div>
    <w:div w:id="781649533">
      <w:bodyDiv w:val="1"/>
      <w:marLeft w:val="0"/>
      <w:marRight w:val="0"/>
      <w:marTop w:val="0"/>
      <w:marBottom w:val="0"/>
      <w:divBdr>
        <w:top w:val="none" w:sz="0" w:space="0" w:color="auto"/>
        <w:left w:val="none" w:sz="0" w:space="0" w:color="auto"/>
        <w:bottom w:val="none" w:sz="0" w:space="0" w:color="auto"/>
        <w:right w:val="none" w:sz="0" w:space="0" w:color="auto"/>
      </w:divBdr>
    </w:div>
    <w:div w:id="784035613">
      <w:bodyDiv w:val="1"/>
      <w:marLeft w:val="0"/>
      <w:marRight w:val="0"/>
      <w:marTop w:val="0"/>
      <w:marBottom w:val="0"/>
      <w:divBdr>
        <w:top w:val="none" w:sz="0" w:space="0" w:color="auto"/>
        <w:left w:val="none" w:sz="0" w:space="0" w:color="auto"/>
        <w:bottom w:val="none" w:sz="0" w:space="0" w:color="auto"/>
        <w:right w:val="none" w:sz="0" w:space="0" w:color="auto"/>
      </w:divBdr>
    </w:div>
    <w:div w:id="785545108">
      <w:bodyDiv w:val="1"/>
      <w:marLeft w:val="0"/>
      <w:marRight w:val="0"/>
      <w:marTop w:val="0"/>
      <w:marBottom w:val="0"/>
      <w:divBdr>
        <w:top w:val="none" w:sz="0" w:space="0" w:color="auto"/>
        <w:left w:val="none" w:sz="0" w:space="0" w:color="auto"/>
        <w:bottom w:val="none" w:sz="0" w:space="0" w:color="auto"/>
        <w:right w:val="none" w:sz="0" w:space="0" w:color="auto"/>
      </w:divBdr>
    </w:div>
    <w:div w:id="787088052">
      <w:bodyDiv w:val="1"/>
      <w:marLeft w:val="0"/>
      <w:marRight w:val="0"/>
      <w:marTop w:val="0"/>
      <w:marBottom w:val="0"/>
      <w:divBdr>
        <w:top w:val="none" w:sz="0" w:space="0" w:color="auto"/>
        <w:left w:val="none" w:sz="0" w:space="0" w:color="auto"/>
        <w:bottom w:val="none" w:sz="0" w:space="0" w:color="auto"/>
        <w:right w:val="none" w:sz="0" w:space="0" w:color="auto"/>
      </w:divBdr>
    </w:div>
    <w:div w:id="788742789">
      <w:bodyDiv w:val="1"/>
      <w:marLeft w:val="0"/>
      <w:marRight w:val="0"/>
      <w:marTop w:val="0"/>
      <w:marBottom w:val="0"/>
      <w:divBdr>
        <w:top w:val="none" w:sz="0" w:space="0" w:color="auto"/>
        <w:left w:val="none" w:sz="0" w:space="0" w:color="auto"/>
        <w:bottom w:val="none" w:sz="0" w:space="0" w:color="auto"/>
        <w:right w:val="none" w:sz="0" w:space="0" w:color="auto"/>
      </w:divBdr>
    </w:div>
    <w:div w:id="789477821">
      <w:bodyDiv w:val="1"/>
      <w:marLeft w:val="0"/>
      <w:marRight w:val="0"/>
      <w:marTop w:val="0"/>
      <w:marBottom w:val="0"/>
      <w:divBdr>
        <w:top w:val="none" w:sz="0" w:space="0" w:color="auto"/>
        <w:left w:val="none" w:sz="0" w:space="0" w:color="auto"/>
        <w:bottom w:val="none" w:sz="0" w:space="0" w:color="auto"/>
        <w:right w:val="none" w:sz="0" w:space="0" w:color="auto"/>
      </w:divBdr>
    </w:div>
    <w:div w:id="789591010">
      <w:bodyDiv w:val="1"/>
      <w:marLeft w:val="0"/>
      <w:marRight w:val="0"/>
      <w:marTop w:val="0"/>
      <w:marBottom w:val="0"/>
      <w:divBdr>
        <w:top w:val="none" w:sz="0" w:space="0" w:color="auto"/>
        <w:left w:val="none" w:sz="0" w:space="0" w:color="auto"/>
        <w:bottom w:val="none" w:sz="0" w:space="0" w:color="auto"/>
        <w:right w:val="none" w:sz="0" w:space="0" w:color="auto"/>
      </w:divBdr>
    </w:div>
    <w:div w:id="793211475">
      <w:bodyDiv w:val="1"/>
      <w:marLeft w:val="0"/>
      <w:marRight w:val="0"/>
      <w:marTop w:val="0"/>
      <w:marBottom w:val="0"/>
      <w:divBdr>
        <w:top w:val="none" w:sz="0" w:space="0" w:color="auto"/>
        <w:left w:val="none" w:sz="0" w:space="0" w:color="auto"/>
        <w:bottom w:val="none" w:sz="0" w:space="0" w:color="auto"/>
        <w:right w:val="none" w:sz="0" w:space="0" w:color="auto"/>
      </w:divBdr>
    </w:div>
    <w:div w:id="793324937">
      <w:bodyDiv w:val="1"/>
      <w:marLeft w:val="0"/>
      <w:marRight w:val="0"/>
      <w:marTop w:val="0"/>
      <w:marBottom w:val="0"/>
      <w:divBdr>
        <w:top w:val="none" w:sz="0" w:space="0" w:color="auto"/>
        <w:left w:val="none" w:sz="0" w:space="0" w:color="auto"/>
        <w:bottom w:val="none" w:sz="0" w:space="0" w:color="auto"/>
        <w:right w:val="none" w:sz="0" w:space="0" w:color="auto"/>
      </w:divBdr>
    </w:div>
    <w:div w:id="796606154">
      <w:bodyDiv w:val="1"/>
      <w:marLeft w:val="0"/>
      <w:marRight w:val="0"/>
      <w:marTop w:val="0"/>
      <w:marBottom w:val="0"/>
      <w:divBdr>
        <w:top w:val="none" w:sz="0" w:space="0" w:color="auto"/>
        <w:left w:val="none" w:sz="0" w:space="0" w:color="auto"/>
        <w:bottom w:val="none" w:sz="0" w:space="0" w:color="auto"/>
        <w:right w:val="none" w:sz="0" w:space="0" w:color="auto"/>
      </w:divBdr>
    </w:div>
    <w:div w:id="797187796">
      <w:bodyDiv w:val="1"/>
      <w:marLeft w:val="0"/>
      <w:marRight w:val="0"/>
      <w:marTop w:val="0"/>
      <w:marBottom w:val="0"/>
      <w:divBdr>
        <w:top w:val="none" w:sz="0" w:space="0" w:color="auto"/>
        <w:left w:val="none" w:sz="0" w:space="0" w:color="auto"/>
        <w:bottom w:val="none" w:sz="0" w:space="0" w:color="auto"/>
        <w:right w:val="none" w:sz="0" w:space="0" w:color="auto"/>
      </w:divBdr>
    </w:div>
    <w:div w:id="801000570">
      <w:bodyDiv w:val="1"/>
      <w:marLeft w:val="0"/>
      <w:marRight w:val="0"/>
      <w:marTop w:val="0"/>
      <w:marBottom w:val="0"/>
      <w:divBdr>
        <w:top w:val="none" w:sz="0" w:space="0" w:color="auto"/>
        <w:left w:val="none" w:sz="0" w:space="0" w:color="auto"/>
        <w:bottom w:val="none" w:sz="0" w:space="0" w:color="auto"/>
        <w:right w:val="none" w:sz="0" w:space="0" w:color="auto"/>
      </w:divBdr>
    </w:div>
    <w:div w:id="804158118">
      <w:bodyDiv w:val="1"/>
      <w:marLeft w:val="0"/>
      <w:marRight w:val="0"/>
      <w:marTop w:val="0"/>
      <w:marBottom w:val="0"/>
      <w:divBdr>
        <w:top w:val="none" w:sz="0" w:space="0" w:color="auto"/>
        <w:left w:val="none" w:sz="0" w:space="0" w:color="auto"/>
        <w:bottom w:val="none" w:sz="0" w:space="0" w:color="auto"/>
        <w:right w:val="none" w:sz="0" w:space="0" w:color="auto"/>
      </w:divBdr>
    </w:div>
    <w:div w:id="806898593">
      <w:bodyDiv w:val="1"/>
      <w:marLeft w:val="0"/>
      <w:marRight w:val="0"/>
      <w:marTop w:val="0"/>
      <w:marBottom w:val="0"/>
      <w:divBdr>
        <w:top w:val="none" w:sz="0" w:space="0" w:color="auto"/>
        <w:left w:val="none" w:sz="0" w:space="0" w:color="auto"/>
        <w:bottom w:val="none" w:sz="0" w:space="0" w:color="auto"/>
        <w:right w:val="none" w:sz="0" w:space="0" w:color="auto"/>
      </w:divBdr>
    </w:div>
    <w:div w:id="807936526">
      <w:bodyDiv w:val="1"/>
      <w:marLeft w:val="0"/>
      <w:marRight w:val="0"/>
      <w:marTop w:val="0"/>
      <w:marBottom w:val="0"/>
      <w:divBdr>
        <w:top w:val="none" w:sz="0" w:space="0" w:color="auto"/>
        <w:left w:val="none" w:sz="0" w:space="0" w:color="auto"/>
        <w:bottom w:val="none" w:sz="0" w:space="0" w:color="auto"/>
        <w:right w:val="none" w:sz="0" w:space="0" w:color="auto"/>
      </w:divBdr>
    </w:div>
    <w:div w:id="808017691">
      <w:bodyDiv w:val="1"/>
      <w:marLeft w:val="0"/>
      <w:marRight w:val="0"/>
      <w:marTop w:val="0"/>
      <w:marBottom w:val="0"/>
      <w:divBdr>
        <w:top w:val="none" w:sz="0" w:space="0" w:color="auto"/>
        <w:left w:val="none" w:sz="0" w:space="0" w:color="auto"/>
        <w:bottom w:val="none" w:sz="0" w:space="0" w:color="auto"/>
        <w:right w:val="none" w:sz="0" w:space="0" w:color="auto"/>
      </w:divBdr>
    </w:div>
    <w:div w:id="809054569">
      <w:bodyDiv w:val="1"/>
      <w:marLeft w:val="0"/>
      <w:marRight w:val="0"/>
      <w:marTop w:val="0"/>
      <w:marBottom w:val="0"/>
      <w:divBdr>
        <w:top w:val="none" w:sz="0" w:space="0" w:color="auto"/>
        <w:left w:val="none" w:sz="0" w:space="0" w:color="auto"/>
        <w:bottom w:val="none" w:sz="0" w:space="0" w:color="auto"/>
        <w:right w:val="none" w:sz="0" w:space="0" w:color="auto"/>
      </w:divBdr>
    </w:div>
    <w:div w:id="809712368">
      <w:bodyDiv w:val="1"/>
      <w:marLeft w:val="0"/>
      <w:marRight w:val="0"/>
      <w:marTop w:val="0"/>
      <w:marBottom w:val="0"/>
      <w:divBdr>
        <w:top w:val="none" w:sz="0" w:space="0" w:color="auto"/>
        <w:left w:val="none" w:sz="0" w:space="0" w:color="auto"/>
        <w:bottom w:val="none" w:sz="0" w:space="0" w:color="auto"/>
        <w:right w:val="none" w:sz="0" w:space="0" w:color="auto"/>
      </w:divBdr>
    </w:div>
    <w:div w:id="812452427">
      <w:bodyDiv w:val="1"/>
      <w:marLeft w:val="0"/>
      <w:marRight w:val="0"/>
      <w:marTop w:val="0"/>
      <w:marBottom w:val="0"/>
      <w:divBdr>
        <w:top w:val="none" w:sz="0" w:space="0" w:color="auto"/>
        <w:left w:val="none" w:sz="0" w:space="0" w:color="auto"/>
        <w:bottom w:val="none" w:sz="0" w:space="0" w:color="auto"/>
        <w:right w:val="none" w:sz="0" w:space="0" w:color="auto"/>
      </w:divBdr>
    </w:div>
    <w:div w:id="812672567">
      <w:bodyDiv w:val="1"/>
      <w:marLeft w:val="0"/>
      <w:marRight w:val="0"/>
      <w:marTop w:val="0"/>
      <w:marBottom w:val="0"/>
      <w:divBdr>
        <w:top w:val="none" w:sz="0" w:space="0" w:color="auto"/>
        <w:left w:val="none" w:sz="0" w:space="0" w:color="auto"/>
        <w:bottom w:val="none" w:sz="0" w:space="0" w:color="auto"/>
        <w:right w:val="none" w:sz="0" w:space="0" w:color="auto"/>
      </w:divBdr>
    </w:div>
    <w:div w:id="812869415">
      <w:bodyDiv w:val="1"/>
      <w:marLeft w:val="0"/>
      <w:marRight w:val="0"/>
      <w:marTop w:val="0"/>
      <w:marBottom w:val="0"/>
      <w:divBdr>
        <w:top w:val="none" w:sz="0" w:space="0" w:color="auto"/>
        <w:left w:val="none" w:sz="0" w:space="0" w:color="auto"/>
        <w:bottom w:val="none" w:sz="0" w:space="0" w:color="auto"/>
        <w:right w:val="none" w:sz="0" w:space="0" w:color="auto"/>
      </w:divBdr>
    </w:div>
    <w:div w:id="815101225">
      <w:bodyDiv w:val="1"/>
      <w:marLeft w:val="0"/>
      <w:marRight w:val="0"/>
      <w:marTop w:val="0"/>
      <w:marBottom w:val="0"/>
      <w:divBdr>
        <w:top w:val="none" w:sz="0" w:space="0" w:color="auto"/>
        <w:left w:val="none" w:sz="0" w:space="0" w:color="auto"/>
        <w:bottom w:val="none" w:sz="0" w:space="0" w:color="auto"/>
        <w:right w:val="none" w:sz="0" w:space="0" w:color="auto"/>
      </w:divBdr>
    </w:div>
    <w:div w:id="817919874">
      <w:bodyDiv w:val="1"/>
      <w:marLeft w:val="0"/>
      <w:marRight w:val="0"/>
      <w:marTop w:val="0"/>
      <w:marBottom w:val="0"/>
      <w:divBdr>
        <w:top w:val="none" w:sz="0" w:space="0" w:color="auto"/>
        <w:left w:val="none" w:sz="0" w:space="0" w:color="auto"/>
        <w:bottom w:val="none" w:sz="0" w:space="0" w:color="auto"/>
        <w:right w:val="none" w:sz="0" w:space="0" w:color="auto"/>
      </w:divBdr>
    </w:div>
    <w:div w:id="819462184">
      <w:bodyDiv w:val="1"/>
      <w:marLeft w:val="0"/>
      <w:marRight w:val="0"/>
      <w:marTop w:val="0"/>
      <w:marBottom w:val="0"/>
      <w:divBdr>
        <w:top w:val="none" w:sz="0" w:space="0" w:color="auto"/>
        <w:left w:val="none" w:sz="0" w:space="0" w:color="auto"/>
        <w:bottom w:val="none" w:sz="0" w:space="0" w:color="auto"/>
        <w:right w:val="none" w:sz="0" w:space="0" w:color="auto"/>
      </w:divBdr>
    </w:div>
    <w:div w:id="820853209">
      <w:bodyDiv w:val="1"/>
      <w:marLeft w:val="0"/>
      <w:marRight w:val="0"/>
      <w:marTop w:val="0"/>
      <w:marBottom w:val="0"/>
      <w:divBdr>
        <w:top w:val="none" w:sz="0" w:space="0" w:color="auto"/>
        <w:left w:val="none" w:sz="0" w:space="0" w:color="auto"/>
        <w:bottom w:val="none" w:sz="0" w:space="0" w:color="auto"/>
        <w:right w:val="none" w:sz="0" w:space="0" w:color="auto"/>
      </w:divBdr>
    </w:div>
    <w:div w:id="821120037">
      <w:bodyDiv w:val="1"/>
      <w:marLeft w:val="0"/>
      <w:marRight w:val="0"/>
      <w:marTop w:val="0"/>
      <w:marBottom w:val="0"/>
      <w:divBdr>
        <w:top w:val="none" w:sz="0" w:space="0" w:color="auto"/>
        <w:left w:val="none" w:sz="0" w:space="0" w:color="auto"/>
        <w:bottom w:val="none" w:sz="0" w:space="0" w:color="auto"/>
        <w:right w:val="none" w:sz="0" w:space="0" w:color="auto"/>
      </w:divBdr>
    </w:div>
    <w:div w:id="828253826">
      <w:bodyDiv w:val="1"/>
      <w:marLeft w:val="0"/>
      <w:marRight w:val="0"/>
      <w:marTop w:val="0"/>
      <w:marBottom w:val="0"/>
      <w:divBdr>
        <w:top w:val="none" w:sz="0" w:space="0" w:color="auto"/>
        <w:left w:val="none" w:sz="0" w:space="0" w:color="auto"/>
        <w:bottom w:val="none" w:sz="0" w:space="0" w:color="auto"/>
        <w:right w:val="none" w:sz="0" w:space="0" w:color="auto"/>
      </w:divBdr>
    </w:div>
    <w:div w:id="828987460">
      <w:bodyDiv w:val="1"/>
      <w:marLeft w:val="0"/>
      <w:marRight w:val="0"/>
      <w:marTop w:val="0"/>
      <w:marBottom w:val="0"/>
      <w:divBdr>
        <w:top w:val="none" w:sz="0" w:space="0" w:color="auto"/>
        <w:left w:val="none" w:sz="0" w:space="0" w:color="auto"/>
        <w:bottom w:val="none" w:sz="0" w:space="0" w:color="auto"/>
        <w:right w:val="none" w:sz="0" w:space="0" w:color="auto"/>
      </w:divBdr>
    </w:div>
    <w:div w:id="831146701">
      <w:bodyDiv w:val="1"/>
      <w:marLeft w:val="0"/>
      <w:marRight w:val="0"/>
      <w:marTop w:val="0"/>
      <w:marBottom w:val="0"/>
      <w:divBdr>
        <w:top w:val="none" w:sz="0" w:space="0" w:color="auto"/>
        <w:left w:val="none" w:sz="0" w:space="0" w:color="auto"/>
        <w:bottom w:val="none" w:sz="0" w:space="0" w:color="auto"/>
        <w:right w:val="none" w:sz="0" w:space="0" w:color="auto"/>
      </w:divBdr>
    </w:div>
    <w:div w:id="831604812">
      <w:bodyDiv w:val="1"/>
      <w:marLeft w:val="0"/>
      <w:marRight w:val="0"/>
      <w:marTop w:val="0"/>
      <w:marBottom w:val="0"/>
      <w:divBdr>
        <w:top w:val="none" w:sz="0" w:space="0" w:color="auto"/>
        <w:left w:val="none" w:sz="0" w:space="0" w:color="auto"/>
        <w:bottom w:val="none" w:sz="0" w:space="0" w:color="auto"/>
        <w:right w:val="none" w:sz="0" w:space="0" w:color="auto"/>
      </w:divBdr>
    </w:div>
    <w:div w:id="834027008">
      <w:bodyDiv w:val="1"/>
      <w:marLeft w:val="0"/>
      <w:marRight w:val="0"/>
      <w:marTop w:val="0"/>
      <w:marBottom w:val="0"/>
      <w:divBdr>
        <w:top w:val="none" w:sz="0" w:space="0" w:color="auto"/>
        <w:left w:val="none" w:sz="0" w:space="0" w:color="auto"/>
        <w:bottom w:val="none" w:sz="0" w:space="0" w:color="auto"/>
        <w:right w:val="none" w:sz="0" w:space="0" w:color="auto"/>
      </w:divBdr>
    </w:div>
    <w:div w:id="834342903">
      <w:bodyDiv w:val="1"/>
      <w:marLeft w:val="0"/>
      <w:marRight w:val="0"/>
      <w:marTop w:val="0"/>
      <w:marBottom w:val="0"/>
      <w:divBdr>
        <w:top w:val="none" w:sz="0" w:space="0" w:color="auto"/>
        <w:left w:val="none" w:sz="0" w:space="0" w:color="auto"/>
        <w:bottom w:val="none" w:sz="0" w:space="0" w:color="auto"/>
        <w:right w:val="none" w:sz="0" w:space="0" w:color="auto"/>
      </w:divBdr>
    </w:div>
    <w:div w:id="834346921">
      <w:bodyDiv w:val="1"/>
      <w:marLeft w:val="0"/>
      <w:marRight w:val="0"/>
      <w:marTop w:val="0"/>
      <w:marBottom w:val="0"/>
      <w:divBdr>
        <w:top w:val="none" w:sz="0" w:space="0" w:color="auto"/>
        <w:left w:val="none" w:sz="0" w:space="0" w:color="auto"/>
        <w:bottom w:val="none" w:sz="0" w:space="0" w:color="auto"/>
        <w:right w:val="none" w:sz="0" w:space="0" w:color="auto"/>
      </w:divBdr>
    </w:div>
    <w:div w:id="835920991">
      <w:bodyDiv w:val="1"/>
      <w:marLeft w:val="0"/>
      <w:marRight w:val="0"/>
      <w:marTop w:val="0"/>
      <w:marBottom w:val="0"/>
      <w:divBdr>
        <w:top w:val="none" w:sz="0" w:space="0" w:color="auto"/>
        <w:left w:val="none" w:sz="0" w:space="0" w:color="auto"/>
        <w:bottom w:val="none" w:sz="0" w:space="0" w:color="auto"/>
        <w:right w:val="none" w:sz="0" w:space="0" w:color="auto"/>
      </w:divBdr>
    </w:div>
    <w:div w:id="841506003">
      <w:bodyDiv w:val="1"/>
      <w:marLeft w:val="0"/>
      <w:marRight w:val="0"/>
      <w:marTop w:val="0"/>
      <w:marBottom w:val="0"/>
      <w:divBdr>
        <w:top w:val="none" w:sz="0" w:space="0" w:color="auto"/>
        <w:left w:val="none" w:sz="0" w:space="0" w:color="auto"/>
        <w:bottom w:val="none" w:sz="0" w:space="0" w:color="auto"/>
        <w:right w:val="none" w:sz="0" w:space="0" w:color="auto"/>
      </w:divBdr>
    </w:div>
    <w:div w:id="841896723">
      <w:bodyDiv w:val="1"/>
      <w:marLeft w:val="0"/>
      <w:marRight w:val="0"/>
      <w:marTop w:val="0"/>
      <w:marBottom w:val="0"/>
      <w:divBdr>
        <w:top w:val="none" w:sz="0" w:space="0" w:color="auto"/>
        <w:left w:val="none" w:sz="0" w:space="0" w:color="auto"/>
        <w:bottom w:val="none" w:sz="0" w:space="0" w:color="auto"/>
        <w:right w:val="none" w:sz="0" w:space="0" w:color="auto"/>
      </w:divBdr>
    </w:div>
    <w:div w:id="842628340">
      <w:bodyDiv w:val="1"/>
      <w:marLeft w:val="0"/>
      <w:marRight w:val="0"/>
      <w:marTop w:val="0"/>
      <w:marBottom w:val="0"/>
      <w:divBdr>
        <w:top w:val="none" w:sz="0" w:space="0" w:color="auto"/>
        <w:left w:val="none" w:sz="0" w:space="0" w:color="auto"/>
        <w:bottom w:val="none" w:sz="0" w:space="0" w:color="auto"/>
        <w:right w:val="none" w:sz="0" w:space="0" w:color="auto"/>
      </w:divBdr>
    </w:div>
    <w:div w:id="844127438">
      <w:bodyDiv w:val="1"/>
      <w:marLeft w:val="0"/>
      <w:marRight w:val="0"/>
      <w:marTop w:val="0"/>
      <w:marBottom w:val="0"/>
      <w:divBdr>
        <w:top w:val="none" w:sz="0" w:space="0" w:color="auto"/>
        <w:left w:val="none" w:sz="0" w:space="0" w:color="auto"/>
        <w:bottom w:val="none" w:sz="0" w:space="0" w:color="auto"/>
        <w:right w:val="none" w:sz="0" w:space="0" w:color="auto"/>
      </w:divBdr>
    </w:div>
    <w:div w:id="844589077">
      <w:bodyDiv w:val="1"/>
      <w:marLeft w:val="0"/>
      <w:marRight w:val="0"/>
      <w:marTop w:val="0"/>
      <w:marBottom w:val="0"/>
      <w:divBdr>
        <w:top w:val="none" w:sz="0" w:space="0" w:color="auto"/>
        <w:left w:val="none" w:sz="0" w:space="0" w:color="auto"/>
        <w:bottom w:val="none" w:sz="0" w:space="0" w:color="auto"/>
        <w:right w:val="none" w:sz="0" w:space="0" w:color="auto"/>
      </w:divBdr>
    </w:div>
    <w:div w:id="848913967">
      <w:bodyDiv w:val="1"/>
      <w:marLeft w:val="0"/>
      <w:marRight w:val="0"/>
      <w:marTop w:val="0"/>
      <w:marBottom w:val="0"/>
      <w:divBdr>
        <w:top w:val="none" w:sz="0" w:space="0" w:color="auto"/>
        <w:left w:val="none" w:sz="0" w:space="0" w:color="auto"/>
        <w:bottom w:val="none" w:sz="0" w:space="0" w:color="auto"/>
        <w:right w:val="none" w:sz="0" w:space="0" w:color="auto"/>
      </w:divBdr>
    </w:div>
    <w:div w:id="852719097">
      <w:bodyDiv w:val="1"/>
      <w:marLeft w:val="0"/>
      <w:marRight w:val="0"/>
      <w:marTop w:val="0"/>
      <w:marBottom w:val="0"/>
      <w:divBdr>
        <w:top w:val="none" w:sz="0" w:space="0" w:color="auto"/>
        <w:left w:val="none" w:sz="0" w:space="0" w:color="auto"/>
        <w:bottom w:val="none" w:sz="0" w:space="0" w:color="auto"/>
        <w:right w:val="none" w:sz="0" w:space="0" w:color="auto"/>
      </w:divBdr>
    </w:div>
    <w:div w:id="853222886">
      <w:bodyDiv w:val="1"/>
      <w:marLeft w:val="0"/>
      <w:marRight w:val="0"/>
      <w:marTop w:val="0"/>
      <w:marBottom w:val="0"/>
      <w:divBdr>
        <w:top w:val="none" w:sz="0" w:space="0" w:color="auto"/>
        <w:left w:val="none" w:sz="0" w:space="0" w:color="auto"/>
        <w:bottom w:val="none" w:sz="0" w:space="0" w:color="auto"/>
        <w:right w:val="none" w:sz="0" w:space="0" w:color="auto"/>
      </w:divBdr>
    </w:div>
    <w:div w:id="855189599">
      <w:bodyDiv w:val="1"/>
      <w:marLeft w:val="0"/>
      <w:marRight w:val="0"/>
      <w:marTop w:val="0"/>
      <w:marBottom w:val="0"/>
      <w:divBdr>
        <w:top w:val="none" w:sz="0" w:space="0" w:color="auto"/>
        <w:left w:val="none" w:sz="0" w:space="0" w:color="auto"/>
        <w:bottom w:val="none" w:sz="0" w:space="0" w:color="auto"/>
        <w:right w:val="none" w:sz="0" w:space="0" w:color="auto"/>
      </w:divBdr>
    </w:div>
    <w:div w:id="857549498">
      <w:bodyDiv w:val="1"/>
      <w:marLeft w:val="0"/>
      <w:marRight w:val="0"/>
      <w:marTop w:val="0"/>
      <w:marBottom w:val="0"/>
      <w:divBdr>
        <w:top w:val="none" w:sz="0" w:space="0" w:color="auto"/>
        <w:left w:val="none" w:sz="0" w:space="0" w:color="auto"/>
        <w:bottom w:val="none" w:sz="0" w:space="0" w:color="auto"/>
        <w:right w:val="none" w:sz="0" w:space="0" w:color="auto"/>
      </w:divBdr>
    </w:div>
    <w:div w:id="858083805">
      <w:bodyDiv w:val="1"/>
      <w:marLeft w:val="0"/>
      <w:marRight w:val="0"/>
      <w:marTop w:val="0"/>
      <w:marBottom w:val="0"/>
      <w:divBdr>
        <w:top w:val="none" w:sz="0" w:space="0" w:color="auto"/>
        <w:left w:val="none" w:sz="0" w:space="0" w:color="auto"/>
        <w:bottom w:val="none" w:sz="0" w:space="0" w:color="auto"/>
        <w:right w:val="none" w:sz="0" w:space="0" w:color="auto"/>
      </w:divBdr>
    </w:div>
    <w:div w:id="858422746">
      <w:bodyDiv w:val="1"/>
      <w:marLeft w:val="0"/>
      <w:marRight w:val="0"/>
      <w:marTop w:val="0"/>
      <w:marBottom w:val="0"/>
      <w:divBdr>
        <w:top w:val="none" w:sz="0" w:space="0" w:color="auto"/>
        <w:left w:val="none" w:sz="0" w:space="0" w:color="auto"/>
        <w:bottom w:val="none" w:sz="0" w:space="0" w:color="auto"/>
        <w:right w:val="none" w:sz="0" w:space="0" w:color="auto"/>
      </w:divBdr>
    </w:div>
    <w:div w:id="859394246">
      <w:bodyDiv w:val="1"/>
      <w:marLeft w:val="0"/>
      <w:marRight w:val="0"/>
      <w:marTop w:val="0"/>
      <w:marBottom w:val="0"/>
      <w:divBdr>
        <w:top w:val="none" w:sz="0" w:space="0" w:color="auto"/>
        <w:left w:val="none" w:sz="0" w:space="0" w:color="auto"/>
        <w:bottom w:val="none" w:sz="0" w:space="0" w:color="auto"/>
        <w:right w:val="none" w:sz="0" w:space="0" w:color="auto"/>
      </w:divBdr>
    </w:div>
    <w:div w:id="862746861">
      <w:bodyDiv w:val="1"/>
      <w:marLeft w:val="0"/>
      <w:marRight w:val="0"/>
      <w:marTop w:val="0"/>
      <w:marBottom w:val="0"/>
      <w:divBdr>
        <w:top w:val="none" w:sz="0" w:space="0" w:color="auto"/>
        <w:left w:val="none" w:sz="0" w:space="0" w:color="auto"/>
        <w:bottom w:val="none" w:sz="0" w:space="0" w:color="auto"/>
        <w:right w:val="none" w:sz="0" w:space="0" w:color="auto"/>
      </w:divBdr>
    </w:div>
    <w:div w:id="865169886">
      <w:bodyDiv w:val="1"/>
      <w:marLeft w:val="0"/>
      <w:marRight w:val="0"/>
      <w:marTop w:val="0"/>
      <w:marBottom w:val="0"/>
      <w:divBdr>
        <w:top w:val="none" w:sz="0" w:space="0" w:color="auto"/>
        <w:left w:val="none" w:sz="0" w:space="0" w:color="auto"/>
        <w:bottom w:val="none" w:sz="0" w:space="0" w:color="auto"/>
        <w:right w:val="none" w:sz="0" w:space="0" w:color="auto"/>
      </w:divBdr>
    </w:div>
    <w:div w:id="867059151">
      <w:bodyDiv w:val="1"/>
      <w:marLeft w:val="0"/>
      <w:marRight w:val="0"/>
      <w:marTop w:val="0"/>
      <w:marBottom w:val="0"/>
      <w:divBdr>
        <w:top w:val="none" w:sz="0" w:space="0" w:color="auto"/>
        <w:left w:val="none" w:sz="0" w:space="0" w:color="auto"/>
        <w:bottom w:val="none" w:sz="0" w:space="0" w:color="auto"/>
        <w:right w:val="none" w:sz="0" w:space="0" w:color="auto"/>
      </w:divBdr>
    </w:div>
    <w:div w:id="868449577">
      <w:bodyDiv w:val="1"/>
      <w:marLeft w:val="0"/>
      <w:marRight w:val="0"/>
      <w:marTop w:val="0"/>
      <w:marBottom w:val="0"/>
      <w:divBdr>
        <w:top w:val="none" w:sz="0" w:space="0" w:color="auto"/>
        <w:left w:val="none" w:sz="0" w:space="0" w:color="auto"/>
        <w:bottom w:val="none" w:sz="0" w:space="0" w:color="auto"/>
        <w:right w:val="none" w:sz="0" w:space="0" w:color="auto"/>
      </w:divBdr>
    </w:div>
    <w:div w:id="869341715">
      <w:bodyDiv w:val="1"/>
      <w:marLeft w:val="0"/>
      <w:marRight w:val="0"/>
      <w:marTop w:val="0"/>
      <w:marBottom w:val="0"/>
      <w:divBdr>
        <w:top w:val="none" w:sz="0" w:space="0" w:color="auto"/>
        <w:left w:val="none" w:sz="0" w:space="0" w:color="auto"/>
        <w:bottom w:val="none" w:sz="0" w:space="0" w:color="auto"/>
        <w:right w:val="none" w:sz="0" w:space="0" w:color="auto"/>
      </w:divBdr>
    </w:div>
    <w:div w:id="869882686">
      <w:bodyDiv w:val="1"/>
      <w:marLeft w:val="0"/>
      <w:marRight w:val="0"/>
      <w:marTop w:val="0"/>
      <w:marBottom w:val="0"/>
      <w:divBdr>
        <w:top w:val="none" w:sz="0" w:space="0" w:color="auto"/>
        <w:left w:val="none" w:sz="0" w:space="0" w:color="auto"/>
        <w:bottom w:val="none" w:sz="0" w:space="0" w:color="auto"/>
        <w:right w:val="none" w:sz="0" w:space="0" w:color="auto"/>
      </w:divBdr>
    </w:div>
    <w:div w:id="870611448">
      <w:bodyDiv w:val="1"/>
      <w:marLeft w:val="0"/>
      <w:marRight w:val="0"/>
      <w:marTop w:val="0"/>
      <w:marBottom w:val="0"/>
      <w:divBdr>
        <w:top w:val="none" w:sz="0" w:space="0" w:color="auto"/>
        <w:left w:val="none" w:sz="0" w:space="0" w:color="auto"/>
        <w:bottom w:val="none" w:sz="0" w:space="0" w:color="auto"/>
        <w:right w:val="none" w:sz="0" w:space="0" w:color="auto"/>
      </w:divBdr>
    </w:div>
    <w:div w:id="872038779">
      <w:bodyDiv w:val="1"/>
      <w:marLeft w:val="0"/>
      <w:marRight w:val="0"/>
      <w:marTop w:val="0"/>
      <w:marBottom w:val="0"/>
      <w:divBdr>
        <w:top w:val="none" w:sz="0" w:space="0" w:color="auto"/>
        <w:left w:val="none" w:sz="0" w:space="0" w:color="auto"/>
        <w:bottom w:val="none" w:sz="0" w:space="0" w:color="auto"/>
        <w:right w:val="none" w:sz="0" w:space="0" w:color="auto"/>
      </w:divBdr>
    </w:div>
    <w:div w:id="877204590">
      <w:bodyDiv w:val="1"/>
      <w:marLeft w:val="0"/>
      <w:marRight w:val="0"/>
      <w:marTop w:val="0"/>
      <w:marBottom w:val="0"/>
      <w:divBdr>
        <w:top w:val="none" w:sz="0" w:space="0" w:color="auto"/>
        <w:left w:val="none" w:sz="0" w:space="0" w:color="auto"/>
        <w:bottom w:val="none" w:sz="0" w:space="0" w:color="auto"/>
        <w:right w:val="none" w:sz="0" w:space="0" w:color="auto"/>
      </w:divBdr>
    </w:div>
    <w:div w:id="877595185">
      <w:bodyDiv w:val="1"/>
      <w:marLeft w:val="0"/>
      <w:marRight w:val="0"/>
      <w:marTop w:val="0"/>
      <w:marBottom w:val="0"/>
      <w:divBdr>
        <w:top w:val="none" w:sz="0" w:space="0" w:color="auto"/>
        <w:left w:val="none" w:sz="0" w:space="0" w:color="auto"/>
        <w:bottom w:val="none" w:sz="0" w:space="0" w:color="auto"/>
        <w:right w:val="none" w:sz="0" w:space="0" w:color="auto"/>
      </w:divBdr>
    </w:div>
    <w:div w:id="879515464">
      <w:bodyDiv w:val="1"/>
      <w:marLeft w:val="0"/>
      <w:marRight w:val="0"/>
      <w:marTop w:val="0"/>
      <w:marBottom w:val="0"/>
      <w:divBdr>
        <w:top w:val="none" w:sz="0" w:space="0" w:color="auto"/>
        <w:left w:val="none" w:sz="0" w:space="0" w:color="auto"/>
        <w:bottom w:val="none" w:sz="0" w:space="0" w:color="auto"/>
        <w:right w:val="none" w:sz="0" w:space="0" w:color="auto"/>
      </w:divBdr>
    </w:div>
    <w:div w:id="879560211">
      <w:bodyDiv w:val="1"/>
      <w:marLeft w:val="0"/>
      <w:marRight w:val="0"/>
      <w:marTop w:val="0"/>
      <w:marBottom w:val="0"/>
      <w:divBdr>
        <w:top w:val="none" w:sz="0" w:space="0" w:color="auto"/>
        <w:left w:val="none" w:sz="0" w:space="0" w:color="auto"/>
        <w:bottom w:val="none" w:sz="0" w:space="0" w:color="auto"/>
        <w:right w:val="none" w:sz="0" w:space="0" w:color="auto"/>
      </w:divBdr>
    </w:div>
    <w:div w:id="881594204">
      <w:bodyDiv w:val="1"/>
      <w:marLeft w:val="0"/>
      <w:marRight w:val="0"/>
      <w:marTop w:val="0"/>
      <w:marBottom w:val="0"/>
      <w:divBdr>
        <w:top w:val="none" w:sz="0" w:space="0" w:color="auto"/>
        <w:left w:val="none" w:sz="0" w:space="0" w:color="auto"/>
        <w:bottom w:val="none" w:sz="0" w:space="0" w:color="auto"/>
        <w:right w:val="none" w:sz="0" w:space="0" w:color="auto"/>
      </w:divBdr>
    </w:div>
    <w:div w:id="882062244">
      <w:bodyDiv w:val="1"/>
      <w:marLeft w:val="0"/>
      <w:marRight w:val="0"/>
      <w:marTop w:val="0"/>
      <w:marBottom w:val="0"/>
      <w:divBdr>
        <w:top w:val="none" w:sz="0" w:space="0" w:color="auto"/>
        <w:left w:val="none" w:sz="0" w:space="0" w:color="auto"/>
        <w:bottom w:val="none" w:sz="0" w:space="0" w:color="auto"/>
        <w:right w:val="none" w:sz="0" w:space="0" w:color="auto"/>
      </w:divBdr>
    </w:div>
    <w:div w:id="889069687">
      <w:bodyDiv w:val="1"/>
      <w:marLeft w:val="0"/>
      <w:marRight w:val="0"/>
      <w:marTop w:val="0"/>
      <w:marBottom w:val="0"/>
      <w:divBdr>
        <w:top w:val="none" w:sz="0" w:space="0" w:color="auto"/>
        <w:left w:val="none" w:sz="0" w:space="0" w:color="auto"/>
        <w:bottom w:val="none" w:sz="0" w:space="0" w:color="auto"/>
        <w:right w:val="none" w:sz="0" w:space="0" w:color="auto"/>
      </w:divBdr>
    </w:div>
    <w:div w:id="889532126">
      <w:bodyDiv w:val="1"/>
      <w:marLeft w:val="0"/>
      <w:marRight w:val="0"/>
      <w:marTop w:val="0"/>
      <w:marBottom w:val="0"/>
      <w:divBdr>
        <w:top w:val="none" w:sz="0" w:space="0" w:color="auto"/>
        <w:left w:val="none" w:sz="0" w:space="0" w:color="auto"/>
        <w:bottom w:val="none" w:sz="0" w:space="0" w:color="auto"/>
        <w:right w:val="none" w:sz="0" w:space="0" w:color="auto"/>
      </w:divBdr>
    </w:div>
    <w:div w:id="890269799">
      <w:bodyDiv w:val="1"/>
      <w:marLeft w:val="0"/>
      <w:marRight w:val="0"/>
      <w:marTop w:val="0"/>
      <w:marBottom w:val="0"/>
      <w:divBdr>
        <w:top w:val="none" w:sz="0" w:space="0" w:color="auto"/>
        <w:left w:val="none" w:sz="0" w:space="0" w:color="auto"/>
        <w:bottom w:val="none" w:sz="0" w:space="0" w:color="auto"/>
        <w:right w:val="none" w:sz="0" w:space="0" w:color="auto"/>
      </w:divBdr>
    </w:div>
    <w:div w:id="893584925">
      <w:bodyDiv w:val="1"/>
      <w:marLeft w:val="0"/>
      <w:marRight w:val="0"/>
      <w:marTop w:val="0"/>
      <w:marBottom w:val="0"/>
      <w:divBdr>
        <w:top w:val="none" w:sz="0" w:space="0" w:color="auto"/>
        <w:left w:val="none" w:sz="0" w:space="0" w:color="auto"/>
        <w:bottom w:val="none" w:sz="0" w:space="0" w:color="auto"/>
        <w:right w:val="none" w:sz="0" w:space="0" w:color="auto"/>
      </w:divBdr>
    </w:div>
    <w:div w:id="896479888">
      <w:bodyDiv w:val="1"/>
      <w:marLeft w:val="0"/>
      <w:marRight w:val="0"/>
      <w:marTop w:val="0"/>
      <w:marBottom w:val="0"/>
      <w:divBdr>
        <w:top w:val="none" w:sz="0" w:space="0" w:color="auto"/>
        <w:left w:val="none" w:sz="0" w:space="0" w:color="auto"/>
        <w:bottom w:val="none" w:sz="0" w:space="0" w:color="auto"/>
        <w:right w:val="none" w:sz="0" w:space="0" w:color="auto"/>
      </w:divBdr>
    </w:div>
    <w:div w:id="898520958">
      <w:bodyDiv w:val="1"/>
      <w:marLeft w:val="0"/>
      <w:marRight w:val="0"/>
      <w:marTop w:val="0"/>
      <w:marBottom w:val="0"/>
      <w:divBdr>
        <w:top w:val="none" w:sz="0" w:space="0" w:color="auto"/>
        <w:left w:val="none" w:sz="0" w:space="0" w:color="auto"/>
        <w:bottom w:val="none" w:sz="0" w:space="0" w:color="auto"/>
        <w:right w:val="none" w:sz="0" w:space="0" w:color="auto"/>
      </w:divBdr>
    </w:div>
    <w:div w:id="898898628">
      <w:bodyDiv w:val="1"/>
      <w:marLeft w:val="0"/>
      <w:marRight w:val="0"/>
      <w:marTop w:val="0"/>
      <w:marBottom w:val="0"/>
      <w:divBdr>
        <w:top w:val="none" w:sz="0" w:space="0" w:color="auto"/>
        <w:left w:val="none" w:sz="0" w:space="0" w:color="auto"/>
        <w:bottom w:val="none" w:sz="0" w:space="0" w:color="auto"/>
        <w:right w:val="none" w:sz="0" w:space="0" w:color="auto"/>
      </w:divBdr>
    </w:div>
    <w:div w:id="906956670">
      <w:bodyDiv w:val="1"/>
      <w:marLeft w:val="0"/>
      <w:marRight w:val="0"/>
      <w:marTop w:val="0"/>
      <w:marBottom w:val="0"/>
      <w:divBdr>
        <w:top w:val="none" w:sz="0" w:space="0" w:color="auto"/>
        <w:left w:val="none" w:sz="0" w:space="0" w:color="auto"/>
        <w:bottom w:val="none" w:sz="0" w:space="0" w:color="auto"/>
        <w:right w:val="none" w:sz="0" w:space="0" w:color="auto"/>
      </w:divBdr>
    </w:div>
    <w:div w:id="908268388">
      <w:bodyDiv w:val="1"/>
      <w:marLeft w:val="0"/>
      <w:marRight w:val="0"/>
      <w:marTop w:val="0"/>
      <w:marBottom w:val="0"/>
      <w:divBdr>
        <w:top w:val="none" w:sz="0" w:space="0" w:color="auto"/>
        <w:left w:val="none" w:sz="0" w:space="0" w:color="auto"/>
        <w:bottom w:val="none" w:sz="0" w:space="0" w:color="auto"/>
        <w:right w:val="none" w:sz="0" w:space="0" w:color="auto"/>
      </w:divBdr>
    </w:div>
    <w:div w:id="908425846">
      <w:bodyDiv w:val="1"/>
      <w:marLeft w:val="0"/>
      <w:marRight w:val="0"/>
      <w:marTop w:val="0"/>
      <w:marBottom w:val="0"/>
      <w:divBdr>
        <w:top w:val="none" w:sz="0" w:space="0" w:color="auto"/>
        <w:left w:val="none" w:sz="0" w:space="0" w:color="auto"/>
        <w:bottom w:val="none" w:sz="0" w:space="0" w:color="auto"/>
        <w:right w:val="none" w:sz="0" w:space="0" w:color="auto"/>
      </w:divBdr>
    </w:div>
    <w:div w:id="909384285">
      <w:bodyDiv w:val="1"/>
      <w:marLeft w:val="0"/>
      <w:marRight w:val="0"/>
      <w:marTop w:val="0"/>
      <w:marBottom w:val="0"/>
      <w:divBdr>
        <w:top w:val="none" w:sz="0" w:space="0" w:color="auto"/>
        <w:left w:val="none" w:sz="0" w:space="0" w:color="auto"/>
        <w:bottom w:val="none" w:sz="0" w:space="0" w:color="auto"/>
        <w:right w:val="none" w:sz="0" w:space="0" w:color="auto"/>
      </w:divBdr>
    </w:div>
    <w:div w:id="909582860">
      <w:bodyDiv w:val="1"/>
      <w:marLeft w:val="0"/>
      <w:marRight w:val="0"/>
      <w:marTop w:val="0"/>
      <w:marBottom w:val="0"/>
      <w:divBdr>
        <w:top w:val="none" w:sz="0" w:space="0" w:color="auto"/>
        <w:left w:val="none" w:sz="0" w:space="0" w:color="auto"/>
        <w:bottom w:val="none" w:sz="0" w:space="0" w:color="auto"/>
        <w:right w:val="none" w:sz="0" w:space="0" w:color="auto"/>
      </w:divBdr>
    </w:div>
    <w:div w:id="909972353">
      <w:bodyDiv w:val="1"/>
      <w:marLeft w:val="0"/>
      <w:marRight w:val="0"/>
      <w:marTop w:val="0"/>
      <w:marBottom w:val="0"/>
      <w:divBdr>
        <w:top w:val="none" w:sz="0" w:space="0" w:color="auto"/>
        <w:left w:val="none" w:sz="0" w:space="0" w:color="auto"/>
        <w:bottom w:val="none" w:sz="0" w:space="0" w:color="auto"/>
        <w:right w:val="none" w:sz="0" w:space="0" w:color="auto"/>
      </w:divBdr>
    </w:div>
    <w:div w:id="911238897">
      <w:bodyDiv w:val="1"/>
      <w:marLeft w:val="0"/>
      <w:marRight w:val="0"/>
      <w:marTop w:val="0"/>
      <w:marBottom w:val="0"/>
      <w:divBdr>
        <w:top w:val="none" w:sz="0" w:space="0" w:color="auto"/>
        <w:left w:val="none" w:sz="0" w:space="0" w:color="auto"/>
        <w:bottom w:val="none" w:sz="0" w:space="0" w:color="auto"/>
        <w:right w:val="none" w:sz="0" w:space="0" w:color="auto"/>
      </w:divBdr>
    </w:div>
    <w:div w:id="913666585">
      <w:bodyDiv w:val="1"/>
      <w:marLeft w:val="0"/>
      <w:marRight w:val="0"/>
      <w:marTop w:val="0"/>
      <w:marBottom w:val="0"/>
      <w:divBdr>
        <w:top w:val="none" w:sz="0" w:space="0" w:color="auto"/>
        <w:left w:val="none" w:sz="0" w:space="0" w:color="auto"/>
        <w:bottom w:val="none" w:sz="0" w:space="0" w:color="auto"/>
        <w:right w:val="none" w:sz="0" w:space="0" w:color="auto"/>
      </w:divBdr>
    </w:div>
    <w:div w:id="914314487">
      <w:bodyDiv w:val="1"/>
      <w:marLeft w:val="0"/>
      <w:marRight w:val="0"/>
      <w:marTop w:val="0"/>
      <w:marBottom w:val="0"/>
      <w:divBdr>
        <w:top w:val="none" w:sz="0" w:space="0" w:color="auto"/>
        <w:left w:val="none" w:sz="0" w:space="0" w:color="auto"/>
        <w:bottom w:val="none" w:sz="0" w:space="0" w:color="auto"/>
        <w:right w:val="none" w:sz="0" w:space="0" w:color="auto"/>
      </w:divBdr>
    </w:div>
    <w:div w:id="915938245">
      <w:bodyDiv w:val="1"/>
      <w:marLeft w:val="0"/>
      <w:marRight w:val="0"/>
      <w:marTop w:val="0"/>
      <w:marBottom w:val="0"/>
      <w:divBdr>
        <w:top w:val="none" w:sz="0" w:space="0" w:color="auto"/>
        <w:left w:val="none" w:sz="0" w:space="0" w:color="auto"/>
        <w:bottom w:val="none" w:sz="0" w:space="0" w:color="auto"/>
        <w:right w:val="none" w:sz="0" w:space="0" w:color="auto"/>
      </w:divBdr>
    </w:div>
    <w:div w:id="916019672">
      <w:bodyDiv w:val="1"/>
      <w:marLeft w:val="0"/>
      <w:marRight w:val="0"/>
      <w:marTop w:val="0"/>
      <w:marBottom w:val="0"/>
      <w:divBdr>
        <w:top w:val="none" w:sz="0" w:space="0" w:color="auto"/>
        <w:left w:val="none" w:sz="0" w:space="0" w:color="auto"/>
        <w:bottom w:val="none" w:sz="0" w:space="0" w:color="auto"/>
        <w:right w:val="none" w:sz="0" w:space="0" w:color="auto"/>
      </w:divBdr>
    </w:div>
    <w:div w:id="917790403">
      <w:bodyDiv w:val="1"/>
      <w:marLeft w:val="0"/>
      <w:marRight w:val="0"/>
      <w:marTop w:val="0"/>
      <w:marBottom w:val="0"/>
      <w:divBdr>
        <w:top w:val="none" w:sz="0" w:space="0" w:color="auto"/>
        <w:left w:val="none" w:sz="0" w:space="0" w:color="auto"/>
        <w:bottom w:val="none" w:sz="0" w:space="0" w:color="auto"/>
        <w:right w:val="none" w:sz="0" w:space="0" w:color="auto"/>
      </w:divBdr>
    </w:div>
    <w:div w:id="918252944">
      <w:bodyDiv w:val="1"/>
      <w:marLeft w:val="0"/>
      <w:marRight w:val="0"/>
      <w:marTop w:val="0"/>
      <w:marBottom w:val="0"/>
      <w:divBdr>
        <w:top w:val="none" w:sz="0" w:space="0" w:color="auto"/>
        <w:left w:val="none" w:sz="0" w:space="0" w:color="auto"/>
        <w:bottom w:val="none" w:sz="0" w:space="0" w:color="auto"/>
        <w:right w:val="none" w:sz="0" w:space="0" w:color="auto"/>
      </w:divBdr>
    </w:div>
    <w:div w:id="920060617">
      <w:bodyDiv w:val="1"/>
      <w:marLeft w:val="0"/>
      <w:marRight w:val="0"/>
      <w:marTop w:val="0"/>
      <w:marBottom w:val="0"/>
      <w:divBdr>
        <w:top w:val="none" w:sz="0" w:space="0" w:color="auto"/>
        <w:left w:val="none" w:sz="0" w:space="0" w:color="auto"/>
        <w:bottom w:val="none" w:sz="0" w:space="0" w:color="auto"/>
        <w:right w:val="none" w:sz="0" w:space="0" w:color="auto"/>
      </w:divBdr>
    </w:div>
    <w:div w:id="920796753">
      <w:bodyDiv w:val="1"/>
      <w:marLeft w:val="0"/>
      <w:marRight w:val="0"/>
      <w:marTop w:val="0"/>
      <w:marBottom w:val="0"/>
      <w:divBdr>
        <w:top w:val="none" w:sz="0" w:space="0" w:color="auto"/>
        <w:left w:val="none" w:sz="0" w:space="0" w:color="auto"/>
        <w:bottom w:val="none" w:sz="0" w:space="0" w:color="auto"/>
        <w:right w:val="none" w:sz="0" w:space="0" w:color="auto"/>
      </w:divBdr>
    </w:div>
    <w:div w:id="927083510">
      <w:bodyDiv w:val="1"/>
      <w:marLeft w:val="0"/>
      <w:marRight w:val="0"/>
      <w:marTop w:val="0"/>
      <w:marBottom w:val="0"/>
      <w:divBdr>
        <w:top w:val="none" w:sz="0" w:space="0" w:color="auto"/>
        <w:left w:val="none" w:sz="0" w:space="0" w:color="auto"/>
        <w:bottom w:val="none" w:sz="0" w:space="0" w:color="auto"/>
        <w:right w:val="none" w:sz="0" w:space="0" w:color="auto"/>
      </w:divBdr>
    </w:div>
    <w:div w:id="928661625">
      <w:bodyDiv w:val="1"/>
      <w:marLeft w:val="0"/>
      <w:marRight w:val="0"/>
      <w:marTop w:val="0"/>
      <w:marBottom w:val="0"/>
      <w:divBdr>
        <w:top w:val="none" w:sz="0" w:space="0" w:color="auto"/>
        <w:left w:val="none" w:sz="0" w:space="0" w:color="auto"/>
        <w:bottom w:val="none" w:sz="0" w:space="0" w:color="auto"/>
        <w:right w:val="none" w:sz="0" w:space="0" w:color="auto"/>
      </w:divBdr>
    </w:div>
    <w:div w:id="930360670">
      <w:bodyDiv w:val="1"/>
      <w:marLeft w:val="0"/>
      <w:marRight w:val="0"/>
      <w:marTop w:val="0"/>
      <w:marBottom w:val="0"/>
      <w:divBdr>
        <w:top w:val="none" w:sz="0" w:space="0" w:color="auto"/>
        <w:left w:val="none" w:sz="0" w:space="0" w:color="auto"/>
        <w:bottom w:val="none" w:sz="0" w:space="0" w:color="auto"/>
        <w:right w:val="none" w:sz="0" w:space="0" w:color="auto"/>
      </w:divBdr>
    </w:div>
    <w:div w:id="932129108">
      <w:bodyDiv w:val="1"/>
      <w:marLeft w:val="0"/>
      <w:marRight w:val="0"/>
      <w:marTop w:val="0"/>
      <w:marBottom w:val="0"/>
      <w:divBdr>
        <w:top w:val="none" w:sz="0" w:space="0" w:color="auto"/>
        <w:left w:val="none" w:sz="0" w:space="0" w:color="auto"/>
        <w:bottom w:val="none" w:sz="0" w:space="0" w:color="auto"/>
        <w:right w:val="none" w:sz="0" w:space="0" w:color="auto"/>
      </w:divBdr>
    </w:div>
    <w:div w:id="933056666">
      <w:bodyDiv w:val="1"/>
      <w:marLeft w:val="0"/>
      <w:marRight w:val="0"/>
      <w:marTop w:val="0"/>
      <w:marBottom w:val="0"/>
      <w:divBdr>
        <w:top w:val="none" w:sz="0" w:space="0" w:color="auto"/>
        <w:left w:val="none" w:sz="0" w:space="0" w:color="auto"/>
        <w:bottom w:val="none" w:sz="0" w:space="0" w:color="auto"/>
        <w:right w:val="none" w:sz="0" w:space="0" w:color="auto"/>
      </w:divBdr>
    </w:div>
    <w:div w:id="933899400">
      <w:bodyDiv w:val="1"/>
      <w:marLeft w:val="0"/>
      <w:marRight w:val="0"/>
      <w:marTop w:val="0"/>
      <w:marBottom w:val="0"/>
      <w:divBdr>
        <w:top w:val="none" w:sz="0" w:space="0" w:color="auto"/>
        <w:left w:val="none" w:sz="0" w:space="0" w:color="auto"/>
        <w:bottom w:val="none" w:sz="0" w:space="0" w:color="auto"/>
        <w:right w:val="none" w:sz="0" w:space="0" w:color="auto"/>
      </w:divBdr>
    </w:div>
    <w:div w:id="936524134">
      <w:bodyDiv w:val="1"/>
      <w:marLeft w:val="0"/>
      <w:marRight w:val="0"/>
      <w:marTop w:val="0"/>
      <w:marBottom w:val="0"/>
      <w:divBdr>
        <w:top w:val="none" w:sz="0" w:space="0" w:color="auto"/>
        <w:left w:val="none" w:sz="0" w:space="0" w:color="auto"/>
        <w:bottom w:val="none" w:sz="0" w:space="0" w:color="auto"/>
        <w:right w:val="none" w:sz="0" w:space="0" w:color="auto"/>
      </w:divBdr>
    </w:div>
    <w:div w:id="939213992">
      <w:bodyDiv w:val="1"/>
      <w:marLeft w:val="0"/>
      <w:marRight w:val="0"/>
      <w:marTop w:val="0"/>
      <w:marBottom w:val="0"/>
      <w:divBdr>
        <w:top w:val="none" w:sz="0" w:space="0" w:color="auto"/>
        <w:left w:val="none" w:sz="0" w:space="0" w:color="auto"/>
        <w:bottom w:val="none" w:sz="0" w:space="0" w:color="auto"/>
        <w:right w:val="none" w:sz="0" w:space="0" w:color="auto"/>
      </w:divBdr>
    </w:div>
    <w:div w:id="940141227">
      <w:bodyDiv w:val="1"/>
      <w:marLeft w:val="0"/>
      <w:marRight w:val="0"/>
      <w:marTop w:val="0"/>
      <w:marBottom w:val="0"/>
      <w:divBdr>
        <w:top w:val="none" w:sz="0" w:space="0" w:color="auto"/>
        <w:left w:val="none" w:sz="0" w:space="0" w:color="auto"/>
        <w:bottom w:val="none" w:sz="0" w:space="0" w:color="auto"/>
        <w:right w:val="none" w:sz="0" w:space="0" w:color="auto"/>
      </w:divBdr>
    </w:div>
    <w:div w:id="941719410">
      <w:bodyDiv w:val="1"/>
      <w:marLeft w:val="0"/>
      <w:marRight w:val="0"/>
      <w:marTop w:val="0"/>
      <w:marBottom w:val="0"/>
      <w:divBdr>
        <w:top w:val="none" w:sz="0" w:space="0" w:color="auto"/>
        <w:left w:val="none" w:sz="0" w:space="0" w:color="auto"/>
        <w:bottom w:val="none" w:sz="0" w:space="0" w:color="auto"/>
        <w:right w:val="none" w:sz="0" w:space="0" w:color="auto"/>
      </w:divBdr>
    </w:div>
    <w:div w:id="942498731">
      <w:bodyDiv w:val="1"/>
      <w:marLeft w:val="0"/>
      <w:marRight w:val="0"/>
      <w:marTop w:val="0"/>
      <w:marBottom w:val="0"/>
      <w:divBdr>
        <w:top w:val="none" w:sz="0" w:space="0" w:color="auto"/>
        <w:left w:val="none" w:sz="0" w:space="0" w:color="auto"/>
        <w:bottom w:val="none" w:sz="0" w:space="0" w:color="auto"/>
        <w:right w:val="none" w:sz="0" w:space="0" w:color="auto"/>
      </w:divBdr>
    </w:div>
    <w:div w:id="948700168">
      <w:bodyDiv w:val="1"/>
      <w:marLeft w:val="0"/>
      <w:marRight w:val="0"/>
      <w:marTop w:val="0"/>
      <w:marBottom w:val="0"/>
      <w:divBdr>
        <w:top w:val="none" w:sz="0" w:space="0" w:color="auto"/>
        <w:left w:val="none" w:sz="0" w:space="0" w:color="auto"/>
        <w:bottom w:val="none" w:sz="0" w:space="0" w:color="auto"/>
        <w:right w:val="none" w:sz="0" w:space="0" w:color="auto"/>
      </w:divBdr>
    </w:div>
    <w:div w:id="951320686">
      <w:bodyDiv w:val="1"/>
      <w:marLeft w:val="0"/>
      <w:marRight w:val="0"/>
      <w:marTop w:val="0"/>
      <w:marBottom w:val="0"/>
      <w:divBdr>
        <w:top w:val="none" w:sz="0" w:space="0" w:color="auto"/>
        <w:left w:val="none" w:sz="0" w:space="0" w:color="auto"/>
        <w:bottom w:val="none" w:sz="0" w:space="0" w:color="auto"/>
        <w:right w:val="none" w:sz="0" w:space="0" w:color="auto"/>
      </w:divBdr>
    </w:div>
    <w:div w:id="951546007">
      <w:bodyDiv w:val="1"/>
      <w:marLeft w:val="0"/>
      <w:marRight w:val="0"/>
      <w:marTop w:val="0"/>
      <w:marBottom w:val="0"/>
      <w:divBdr>
        <w:top w:val="none" w:sz="0" w:space="0" w:color="auto"/>
        <w:left w:val="none" w:sz="0" w:space="0" w:color="auto"/>
        <w:bottom w:val="none" w:sz="0" w:space="0" w:color="auto"/>
        <w:right w:val="none" w:sz="0" w:space="0" w:color="auto"/>
      </w:divBdr>
    </w:div>
    <w:div w:id="952325902">
      <w:bodyDiv w:val="1"/>
      <w:marLeft w:val="0"/>
      <w:marRight w:val="0"/>
      <w:marTop w:val="0"/>
      <w:marBottom w:val="0"/>
      <w:divBdr>
        <w:top w:val="none" w:sz="0" w:space="0" w:color="auto"/>
        <w:left w:val="none" w:sz="0" w:space="0" w:color="auto"/>
        <w:bottom w:val="none" w:sz="0" w:space="0" w:color="auto"/>
        <w:right w:val="none" w:sz="0" w:space="0" w:color="auto"/>
      </w:divBdr>
    </w:div>
    <w:div w:id="955716291">
      <w:bodyDiv w:val="1"/>
      <w:marLeft w:val="0"/>
      <w:marRight w:val="0"/>
      <w:marTop w:val="0"/>
      <w:marBottom w:val="0"/>
      <w:divBdr>
        <w:top w:val="none" w:sz="0" w:space="0" w:color="auto"/>
        <w:left w:val="none" w:sz="0" w:space="0" w:color="auto"/>
        <w:bottom w:val="none" w:sz="0" w:space="0" w:color="auto"/>
        <w:right w:val="none" w:sz="0" w:space="0" w:color="auto"/>
      </w:divBdr>
    </w:div>
    <w:div w:id="958300157">
      <w:bodyDiv w:val="1"/>
      <w:marLeft w:val="0"/>
      <w:marRight w:val="0"/>
      <w:marTop w:val="0"/>
      <w:marBottom w:val="0"/>
      <w:divBdr>
        <w:top w:val="none" w:sz="0" w:space="0" w:color="auto"/>
        <w:left w:val="none" w:sz="0" w:space="0" w:color="auto"/>
        <w:bottom w:val="none" w:sz="0" w:space="0" w:color="auto"/>
        <w:right w:val="none" w:sz="0" w:space="0" w:color="auto"/>
      </w:divBdr>
    </w:div>
    <w:div w:id="960722465">
      <w:bodyDiv w:val="1"/>
      <w:marLeft w:val="0"/>
      <w:marRight w:val="0"/>
      <w:marTop w:val="0"/>
      <w:marBottom w:val="0"/>
      <w:divBdr>
        <w:top w:val="none" w:sz="0" w:space="0" w:color="auto"/>
        <w:left w:val="none" w:sz="0" w:space="0" w:color="auto"/>
        <w:bottom w:val="none" w:sz="0" w:space="0" w:color="auto"/>
        <w:right w:val="none" w:sz="0" w:space="0" w:color="auto"/>
      </w:divBdr>
    </w:div>
    <w:div w:id="964505601">
      <w:bodyDiv w:val="1"/>
      <w:marLeft w:val="0"/>
      <w:marRight w:val="0"/>
      <w:marTop w:val="0"/>
      <w:marBottom w:val="0"/>
      <w:divBdr>
        <w:top w:val="none" w:sz="0" w:space="0" w:color="auto"/>
        <w:left w:val="none" w:sz="0" w:space="0" w:color="auto"/>
        <w:bottom w:val="none" w:sz="0" w:space="0" w:color="auto"/>
        <w:right w:val="none" w:sz="0" w:space="0" w:color="auto"/>
      </w:divBdr>
    </w:div>
    <w:div w:id="964653172">
      <w:bodyDiv w:val="1"/>
      <w:marLeft w:val="0"/>
      <w:marRight w:val="0"/>
      <w:marTop w:val="0"/>
      <w:marBottom w:val="0"/>
      <w:divBdr>
        <w:top w:val="none" w:sz="0" w:space="0" w:color="auto"/>
        <w:left w:val="none" w:sz="0" w:space="0" w:color="auto"/>
        <w:bottom w:val="none" w:sz="0" w:space="0" w:color="auto"/>
        <w:right w:val="none" w:sz="0" w:space="0" w:color="auto"/>
      </w:divBdr>
    </w:div>
    <w:div w:id="966277401">
      <w:bodyDiv w:val="1"/>
      <w:marLeft w:val="0"/>
      <w:marRight w:val="0"/>
      <w:marTop w:val="0"/>
      <w:marBottom w:val="0"/>
      <w:divBdr>
        <w:top w:val="none" w:sz="0" w:space="0" w:color="auto"/>
        <w:left w:val="none" w:sz="0" w:space="0" w:color="auto"/>
        <w:bottom w:val="none" w:sz="0" w:space="0" w:color="auto"/>
        <w:right w:val="none" w:sz="0" w:space="0" w:color="auto"/>
      </w:divBdr>
    </w:div>
    <w:div w:id="967471404">
      <w:bodyDiv w:val="1"/>
      <w:marLeft w:val="0"/>
      <w:marRight w:val="0"/>
      <w:marTop w:val="0"/>
      <w:marBottom w:val="0"/>
      <w:divBdr>
        <w:top w:val="none" w:sz="0" w:space="0" w:color="auto"/>
        <w:left w:val="none" w:sz="0" w:space="0" w:color="auto"/>
        <w:bottom w:val="none" w:sz="0" w:space="0" w:color="auto"/>
        <w:right w:val="none" w:sz="0" w:space="0" w:color="auto"/>
      </w:divBdr>
    </w:div>
    <w:div w:id="969440914">
      <w:bodyDiv w:val="1"/>
      <w:marLeft w:val="0"/>
      <w:marRight w:val="0"/>
      <w:marTop w:val="0"/>
      <w:marBottom w:val="0"/>
      <w:divBdr>
        <w:top w:val="none" w:sz="0" w:space="0" w:color="auto"/>
        <w:left w:val="none" w:sz="0" w:space="0" w:color="auto"/>
        <w:bottom w:val="none" w:sz="0" w:space="0" w:color="auto"/>
        <w:right w:val="none" w:sz="0" w:space="0" w:color="auto"/>
      </w:divBdr>
    </w:div>
    <w:div w:id="970096158">
      <w:bodyDiv w:val="1"/>
      <w:marLeft w:val="0"/>
      <w:marRight w:val="0"/>
      <w:marTop w:val="0"/>
      <w:marBottom w:val="0"/>
      <w:divBdr>
        <w:top w:val="none" w:sz="0" w:space="0" w:color="auto"/>
        <w:left w:val="none" w:sz="0" w:space="0" w:color="auto"/>
        <w:bottom w:val="none" w:sz="0" w:space="0" w:color="auto"/>
        <w:right w:val="none" w:sz="0" w:space="0" w:color="auto"/>
      </w:divBdr>
    </w:div>
    <w:div w:id="972097297">
      <w:bodyDiv w:val="1"/>
      <w:marLeft w:val="0"/>
      <w:marRight w:val="0"/>
      <w:marTop w:val="0"/>
      <w:marBottom w:val="0"/>
      <w:divBdr>
        <w:top w:val="none" w:sz="0" w:space="0" w:color="auto"/>
        <w:left w:val="none" w:sz="0" w:space="0" w:color="auto"/>
        <w:bottom w:val="none" w:sz="0" w:space="0" w:color="auto"/>
        <w:right w:val="none" w:sz="0" w:space="0" w:color="auto"/>
      </w:divBdr>
    </w:div>
    <w:div w:id="973294516">
      <w:bodyDiv w:val="1"/>
      <w:marLeft w:val="0"/>
      <w:marRight w:val="0"/>
      <w:marTop w:val="0"/>
      <w:marBottom w:val="0"/>
      <w:divBdr>
        <w:top w:val="none" w:sz="0" w:space="0" w:color="auto"/>
        <w:left w:val="none" w:sz="0" w:space="0" w:color="auto"/>
        <w:bottom w:val="none" w:sz="0" w:space="0" w:color="auto"/>
        <w:right w:val="none" w:sz="0" w:space="0" w:color="auto"/>
      </w:divBdr>
    </w:div>
    <w:div w:id="973371302">
      <w:bodyDiv w:val="1"/>
      <w:marLeft w:val="0"/>
      <w:marRight w:val="0"/>
      <w:marTop w:val="0"/>
      <w:marBottom w:val="0"/>
      <w:divBdr>
        <w:top w:val="none" w:sz="0" w:space="0" w:color="auto"/>
        <w:left w:val="none" w:sz="0" w:space="0" w:color="auto"/>
        <w:bottom w:val="none" w:sz="0" w:space="0" w:color="auto"/>
        <w:right w:val="none" w:sz="0" w:space="0" w:color="auto"/>
      </w:divBdr>
    </w:div>
    <w:div w:id="974599621">
      <w:bodyDiv w:val="1"/>
      <w:marLeft w:val="0"/>
      <w:marRight w:val="0"/>
      <w:marTop w:val="0"/>
      <w:marBottom w:val="0"/>
      <w:divBdr>
        <w:top w:val="none" w:sz="0" w:space="0" w:color="auto"/>
        <w:left w:val="none" w:sz="0" w:space="0" w:color="auto"/>
        <w:bottom w:val="none" w:sz="0" w:space="0" w:color="auto"/>
        <w:right w:val="none" w:sz="0" w:space="0" w:color="auto"/>
      </w:divBdr>
    </w:div>
    <w:div w:id="974916864">
      <w:bodyDiv w:val="1"/>
      <w:marLeft w:val="0"/>
      <w:marRight w:val="0"/>
      <w:marTop w:val="0"/>
      <w:marBottom w:val="0"/>
      <w:divBdr>
        <w:top w:val="none" w:sz="0" w:space="0" w:color="auto"/>
        <w:left w:val="none" w:sz="0" w:space="0" w:color="auto"/>
        <w:bottom w:val="none" w:sz="0" w:space="0" w:color="auto"/>
        <w:right w:val="none" w:sz="0" w:space="0" w:color="auto"/>
      </w:divBdr>
    </w:div>
    <w:div w:id="975377203">
      <w:bodyDiv w:val="1"/>
      <w:marLeft w:val="0"/>
      <w:marRight w:val="0"/>
      <w:marTop w:val="0"/>
      <w:marBottom w:val="0"/>
      <w:divBdr>
        <w:top w:val="none" w:sz="0" w:space="0" w:color="auto"/>
        <w:left w:val="none" w:sz="0" w:space="0" w:color="auto"/>
        <w:bottom w:val="none" w:sz="0" w:space="0" w:color="auto"/>
        <w:right w:val="none" w:sz="0" w:space="0" w:color="auto"/>
      </w:divBdr>
    </w:div>
    <w:div w:id="975452025">
      <w:bodyDiv w:val="1"/>
      <w:marLeft w:val="0"/>
      <w:marRight w:val="0"/>
      <w:marTop w:val="0"/>
      <w:marBottom w:val="0"/>
      <w:divBdr>
        <w:top w:val="none" w:sz="0" w:space="0" w:color="auto"/>
        <w:left w:val="none" w:sz="0" w:space="0" w:color="auto"/>
        <w:bottom w:val="none" w:sz="0" w:space="0" w:color="auto"/>
        <w:right w:val="none" w:sz="0" w:space="0" w:color="auto"/>
      </w:divBdr>
    </w:div>
    <w:div w:id="975645271">
      <w:bodyDiv w:val="1"/>
      <w:marLeft w:val="0"/>
      <w:marRight w:val="0"/>
      <w:marTop w:val="0"/>
      <w:marBottom w:val="0"/>
      <w:divBdr>
        <w:top w:val="none" w:sz="0" w:space="0" w:color="auto"/>
        <w:left w:val="none" w:sz="0" w:space="0" w:color="auto"/>
        <w:bottom w:val="none" w:sz="0" w:space="0" w:color="auto"/>
        <w:right w:val="none" w:sz="0" w:space="0" w:color="auto"/>
      </w:divBdr>
    </w:div>
    <w:div w:id="976566619">
      <w:bodyDiv w:val="1"/>
      <w:marLeft w:val="0"/>
      <w:marRight w:val="0"/>
      <w:marTop w:val="0"/>
      <w:marBottom w:val="0"/>
      <w:divBdr>
        <w:top w:val="none" w:sz="0" w:space="0" w:color="auto"/>
        <w:left w:val="none" w:sz="0" w:space="0" w:color="auto"/>
        <w:bottom w:val="none" w:sz="0" w:space="0" w:color="auto"/>
        <w:right w:val="none" w:sz="0" w:space="0" w:color="auto"/>
      </w:divBdr>
    </w:div>
    <w:div w:id="976880443">
      <w:bodyDiv w:val="1"/>
      <w:marLeft w:val="0"/>
      <w:marRight w:val="0"/>
      <w:marTop w:val="0"/>
      <w:marBottom w:val="0"/>
      <w:divBdr>
        <w:top w:val="none" w:sz="0" w:space="0" w:color="auto"/>
        <w:left w:val="none" w:sz="0" w:space="0" w:color="auto"/>
        <w:bottom w:val="none" w:sz="0" w:space="0" w:color="auto"/>
        <w:right w:val="none" w:sz="0" w:space="0" w:color="auto"/>
      </w:divBdr>
    </w:div>
    <w:div w:id="977417629">
      <w:bodyDiv w:val="1"/>
      <w:marLeft w:val="0"/>
      <w:marRight w:val="0"/>
      <w:marTop w:val="0"/>
      <w:marBottom w:val="0"/>
      <w:divBdr>
        <w:top w:val="none" w:sz="0" w:space="0" w:color="auto"/>
        <w:left w:val="none" w:sz="0" w:space="0" w:color="auto"/>
        <w:bottom w:val="none" w:sz="0" w:space="0" w:color="auto"/>
        <w:right w:val="none" w:sz="0" w:space="0" w:color="auto"/>
      </w:divBdr>
    </w:div>
    <w:div w:id="982154205">
      <w:bodyDiv w:val="1"/>
      <w:marLeft w:val="0"/>
      <w:marRight w:val="0"/>
      <w:marTop w:val="0"/>
      <w:marBottom w:val="0"/>
      <w:divBdr>
        <w:top w:val="none" w:sz="0" w:space="0" w:color="auto"/>
        <w:left w:val="none" w:sz="0" w:space="0" w:color="auto"/>
        <w:bottom w:val="none" w:sz="0" w:space="0" w:color="auto"/>
        <w:right w:val="none" w:sz="0" w:space="0" w:color="auto"/>
      </w:divBdr>
    </w:div>
    <w:div w:id="983318699">
      <w:bodyDiv w:val="1"/>
      <w:marLeft w:val="0"/>
      <w:marRight w:val="0"/>
      <w:marTop w:val="0"/>
      <w:marBottom w:val="0"/>
      <w:divBdr>
        <w:top w:val="none" w:sz="0" w:space="0" w:color="auto"/>
        <w:left w:val="none" w:sz="0" w:space="0" w:color="auto"/>
        <w:bottom w:val="none" w:sz="0" w:space="0" w:color="auto"/>
        <w:right w:val="none" w:sz="0" w:space="0" w:color="auto"/>
      </w:divBdr>
    </w:div>
    <w:div w:id="985545294">
      <w:bodyDiv w:val="1"/>
      <w:marLeft w:val="0"/>
      <w:marRight w:val="0"/>
      <w:marTop w:val="0"/>
      <w:marBottom w:val="0"/>
      <w:divBdr>
        <w:top w:val="none" w:sz="0" w:space="0" w:color="auto"/>
        <w:left w:val="none" w:sz="0" w:space="0" w:color="auto"/>
        <w:bottom w:val="none" w:sz="0" w:space="0" w:color="auto"/>
        <w:right w:val="none" w:sz="0" w:space="0" w:color="auto"/>
      </w:divBdr>
    </w:div>
    <w:div w:id="988166664">
      <w:bodyDiv w:val="1"/>
      <w:marLeft w:val="0"/>
      <w:marRight w:val="0"/>
      <w:marTop w:val="0"/>
      <w:marBottom w:val="0"/>
      <w:divBdr>
        <w:top w:val="none" w:sz="0" w:space="0" w:color="auto"/>
        <w:left w:val="none" w:sz="0" w:space="0" w:color="auto"/>
        <w:bottom w:val="none" w:sz="0" w:space="0" w:color="auto"/>
        <w:right w:val="none" w:sz="0" w:space="0" w:color="auto"/>
      </w:divBdr>
    </w:div>
    <w:div w:id="992489811">
      <w:bodyDiv w:val="1"/>
      <w:marLeft w:val="0"/>
      <w:marRight w:val="0"/>
      <w:marTop w:val="0"/>
      <w:marBottom w:val="0"/>
      <w:divBdr>
        <w:top w:val="none" w:sz="0" w:space="0" w:color="auto"/>
        <w:left w:val="none" w:sz="0" w:space="0" w:color="auto"/>
        <w:bottom w:val="none" w:sz="0" w:space="0" w:color="auto"/>
        <w:right w:val="none" w:sz="0" w:space="0" w:color="auto"/>
      </w:divBdr>
    </w:div>
    <w:div w:id="992954078">
      <w:bodyDiv w:val="1"/>
      <w:marLeft w:val="0"/>
      <w:marRight w:val="0"/>
      <w:marTop w:val="0"/>
      <w:marBottom w:val="0"/>
      <w:divBdr>
        <w:top w:val="none" w:sz="0" w:space="0" w:color="auto"/>
        <w:left w:val="none" w:sz="0" w:space="0" w:color="auto"/>
        <w:bottom w:val="none" w:sz="0" w:space="0" w:color="auto"/>
        <w:right w:val="none" w:sz="0" w:space="0" w:color="auto"/>
      </w:divBdr>
    </w:div>
    <w:div w:id="994189675">
      <w:bodyDiv w:val="1"/>
      <w:marLeft w:val="0"/>
      <w:marRight w:val="0"/>
      <w:marTop w:val="0"/>
      <w:marBottom w:val="0"/>
      <w:divBdr>
        <w:top w:val="none" w:sz="0" w:space="0" w:color="auto"/>
        <w:left w:val="none" w:sz="0" w:space="0" w:color="auto"/>
        <w:bottom w:val="none" w:sz="0" w:space="0" w:color="auto"/>
        <w:right w:val="none" w:sz="0" w:space="0" w:color="auto"/>
      </w:divBdr>
    </w:div>
    <w:div w:id="1003430955">
      <w:bodyDiv w:val="1"/>
      <w:marLeft w:val="0"/>
      <w:marRight w:val="0"/>
      <w:marTop w:val="0"/>
      <w:marBottom w:val="0"/>
      <w:divBdr>
        <w:top w:val="none" w:sz="0" w:space="0" w:color="auto"/>
        <w:left w:val="none" w:sz="0" w:space="0" w:color="auto"/>
        <w:bottom w:val="none" w:sz="0" w:space="0" w:color="auto"/>
        <w:right w:val="none" w:sz="0" w:space="0" w:color="auto"/>
      </w:divBdr>
    </w:div>
    <w:div w:id="1005549639">
      <w:bodyDiv w:val="1"/>
      <w:marLeft w:val="0"/>
      <w:marRight w:val="0"/>
      <w:marTop w:val="0"/>
      <w:marBottom w:val="0"/>
      <w:divBdr>
        <w:top w:val="none" w:sz="0" w:space="0" w:color="auto"/>
        <w:left w:val="none" w:sz="0" w:space="0" w:color="auto"/>
        <w:bottom w:val="none" w:sz="0" w:space="0" w:color="auto"/>
        <w:right w:val="none" w:sz="0" w:space="0" w:color="auto"/>
      </w:divBdr>
    </w:div>
    <w:div w:id="1008144797">
      <w:bodyDiv w:val="1"/>
      <w:marLeft w:val="0"/>
      <w:marRight w:val="0"/>
      <w:marTop w:val="0"/>
      <w:marBottom w:val="0"/>
      <w:divBdr>
        <w:top w:val="none" w:sz="0" w:space="0" w:color="auto"/>
        <w:left w:val="none" w:sz="0" w:space="0" w:color="auto"/>
        <w:bottom w:val="none" w:sz="0" w:space="0" w:color="auto"/>
        <w:right w:val="none" w:sz="0" w:space="0" w:color="auto"/>
      </w:divBdr>
    </w:div>
    <w:div w:id="1008171492">
      <w:bodyDiv w:val="1"/>
      <w:marLeft w:val="0"/>
      <w:marRight w:val="0"/>
      <w:marTop w:val="0"/>
      <w:marBottom w:val="0"/>
      <w:divBdr>
        <w:top w:val="none" w:sz="0" w:space="0" w:color="auto"/>
        <w:left w:val="none" w:sz="0" w:space="0" w:color="auto"/>
        <w:bottom w:val="none" w:sz="0" w:space="0" w:color="auto"/>
        <w:right w:val="none" w:sz="0" w:space="0" w:color="auto"/>
      </w:divBdr>
    </w:div>
    <w:div w:id="1008218708">
      <w:bodyDiv w:val="1"/>
      <w:marLeft w:val="0"/>
      <w:marRight w:val="0"/>
      <w:marTop w:val="0"/>
      <w:marBottom w:val="0"/>
      <w:divBdr>
        <w:top w:val="none" w:sz="0" w:space="0" w:color="auto"/>
        <w:left w:val="none" w:sz="0" w:space="0" w:color="auto"/>
        <w:bottom w:val="none" w:sz="0" w:space="0" w:color="auto"/>
        <w:right w:val="none" w:sz="0" w:space="0" w:color="auto"/>
      </w:divBdr>
    </w:div>
    <w:div w:id="1008752600">
      <w:bodyDiv w:val="1"/>
      <w:marLeft w:val="0"/>
      <w:marRight w:val="0"/>
      <w:marTop w:val="0"/>
      <w:marBottom w:val="0"/>
      <w:divBdr>
        <w:top w:val="none" w:sz="0" w:space="0" w:color="auto"/>
        <w:left w:val="none" w:sz="0" w:space="0" w:color="auto"/>
        <w:bottom w:val="none" w:sz="0" w:space="0" w:color="auto"/>
        <w:right w:val="none" w:sz="0" w:space="0" w:color="auto"/>
      </w:divBdr>
    </w:div>
    <w:div w:id="1009068292">
      <w:bodyDiv w:val="1"/>
      <w:marLeft w:val="0"/>
      <w:marRight w:val="0"/>
      <w:marTop w:val="0"/>
      <w:marBottom w:val="0"/>
      <w:divBdr>
        <w:top w:val="none" w:sz="0" w:space="0" w:color="auto"/>
        <w:left w:val="none" w:sz="0" w:space="0" w:color="auto"/>
        <w:bottom w:val="none" w:sz="0" w:space="0" w:color="auto"/>
        <w:right w:val="none" w:sz="0" w:space="0" w:color="auto"/>
      </w:divBdr>
    </w:div>
    <w:div w:id="1011101010">
      <w:bodyDiv w:val="1"/>
      <w:marLeft w:val="0"/>
      <w:marRight w:val="0"/>
      <w:marTop w:val="0"/>
      <w:marBottom w:val="0"/>
      <w:divBdr>
        <w:top w:val="none" w:sz="0" w:space="0" w:color="auto"/>
        <w:left w:val="none" w:sz="0" w:space="0" w:color="auto"/>
        <w:bottom w:val="none" w:sz="0" w:space="0" w:color="auto"/>
        <w:right w:val="none" w:sz="0" w:space="0" w:color="auto"/>
      </w:divBdr>
    </w:div>
    <w:div w:id="1011645521">
      <w:bodyDiv w:val="1"/>
      <w:marLeft w:val="0"/>
      <w:marRight w:val="0"/>
      <w:marTop w:val="0"/>
      <w:marBottom w:val="0"/>
      <w:divBdr>
        <w:top w:val="none" w:sz="0" w:space="0" w:color="auto"/>
        <w:left w:val="none" w:sz="0" w:space="0" w:color="auto"/>
        <w:bottom w:val="none" w:sz="0" w:space="0" w:color="auto"/>
        <w:right w:val="none" w:sz="0" w:space="0" w:color="auto"/>
      </w:divBdr>
    </w:div>
    <w:div w:id="1013410315">
      <w:bodyDiv w:val="1"/>
      <w:marLeft w:val="0"/>
      <w:marRight w:val="0"/>
      <w:marTop w:val="0"/>
      <w:marBottom w:val="0"/>
      <w:divBdr>
        <w:top w:val="none" w:sz="0" w:space="0" w:color="auto"/>
        <w:left w:val="none" w:sz="0" w:space="0" w:color="auto"/>
        <w:bottom w:val="none" w:sz="0" w:space="0" w:color="auto"/>
        <w:right w:val="none" w:sz="0" w:space="0" w:color="auto"/>
      </w:divBdr>
    </w:div>
    <w:div w:id="1014381561">
      <w:bodyDiv w:val="1"/>
      <w:marLeft w:val="0"/>
      <w:marRight w:val="0"/>
      <w:marTop w:val="0"/>
      <w:marBottom w:val="0"/>
      <w:divBdr>
        <w:top w:val="none" w:sz="0" w:space="0" w:color="auto"/>
        <w:left w:val="none" w:sz="0" w:space="0" w:color="auto"/>
        <w:bottom w:val="none" w:sz="0" w:space="0" w:color="auto"/>
        <w:right w:val="none" w:sz="0" w:space="0" w:color="auto"/>
      </w:divBdr>
    </w:div>
    <w:div w:id="1015377706">
      <w:bodyDiv w:val="1"/>
      <w:marLeft w:val="0"/>
      <w:marRight w:val="0"/>
      <w:marTop w:val="0"/>
      <w:marBottom w:val="0"/>
      <w:divBdr>
        <w:top w:val="none" w:sz="0" w:space="0" w:color="auto"/>
        <w:left w:val="none" w:sz="0" w:space="0" w:color="auto"/>
        <w:bottom w:val="none" w:sz="0" w:space="0" w:color="auto"/>
        <w:right w:val="none" w:sz="0" w:space="0" w:color="auto"/>
      </w:divBdr>
    </w:div>
    <w:div w:id="1015421294">
      <w:bodyDiv w:val="1"/>
      <w:marLeft w:val="0"/>
      <w:marRight w:val="0"/>
      <w:marTop w:val="0"/>
      <w:marBottom w:val="0"/>
      <w:divBdr>
        <w:top w:val="none" w:sz="0" w:space="0" w:color="auto"/>
        <w:left w:val="none" w:sz="0" w:space="0" w:color="auto"/>
        <w:bottom w:val="none" w:sz="0" w:space="0" w:color="auto"/>
        <w:right w:val="none" w:sz="0" w:space="0" w:color="auto"/>
      </w:divBdr>
    </w:div>
    <w:div w:id="1019893131">
      <w:bodyDiv w:val="1"/>
      <w:marLeft w:val="0"/>
      <w:marRight w:val="0"/>
      <w:marTop w:val="0"/>
      <w:marBottom w:val="0"/>
      <w:divBdr>
        <w:top w:val="none" w:sz="0" w:space="0" w:color="auto"/>
        <w:left w:val="none" w:sz="0" w:space="0" w:color="auto"/>
        <w:bottom w:val="none" w:sz="0" w:space="0" w:color="auto"/>
        <w:right w:val="none" w:sz="0" w:space="0" w:color="auto"/>
      </w:divBdr>
    </w:div>
    <w:div w:id="1022708361">
      <w:bodyDiv w:val="1"/>
      <w:marLeft w:val="0"/>
      <w:marRight w:val="0"/>
      <w:marTop w:val="0"/>
      <w:marBottom w:val="0"/>
      <w:divBdr>
        <w:top w:val="none" w:sz="0" w:space="0" w:color="auto"/>
        <w:left w:val="none" w:sz="0" w:space="0" w:color="auto"/>
        <w:bottom w:val="none" w:sz="0" w:space="0" w:color="auto"/>
        <w:right w:val="none" w:sz="0" w:space="0" w:color="auto"/>
      </w:divBdr>
    </w:div>
    <w:div w:id="1023942011">
      <w:bodyDiv w:val="1"/>
      <w:marLeft w:val="0"/>
      <w:marRight w:val="0"/>
      <w:marTop w:val="0"/>
      <w:marBottom w:val="0"/>
      <w:divBdr>
        <w:top w:val="none" w:sz="0" w:space="0" w:color="auto"/>
        <w:left w:val="none" w:sz="0" w:space="0" w:color="auto"/>
        <w:bottom w:val="none" w:sz="0" w:space="0" w:color="auto"/>
        <w:right w:val="none" w:sz="0" w:space="0" w:color="auto"/>
      </w:divBdr>
    </w:div>
    <w:div w:id="1024525879">
      <w:bodyDiv w:val="1"/>
      <w:marLeft w:val="0"/>
      <w:marRight w:val="0"/>
      <w:marTop w:val="0"/>
      <w:marBottom w:val="0"/>
      <w:divBdr>
        <w:top w:val="none" w:sz="0" w:space="0" w:color="auto"/>
        <w:left w:val="none" w:sz="0" w:space="0" w:color="auto"/>
        <w:bottom w:val="none" w:sz="0" w:space="0" w:color="auto"/>
        <w:right w:val="none" w:sz="0" w:space="0" w:color="auto"/>
      </w:divBdr>
    </w:div>
    <w:div w:id="1026322158">
      <w:bodyDiv w:val="1"/>
      <w:marLeft w:val="0"/>
      <w:marRight w:val="0"/>
      <w:marTop w:val="0"/>
      <w:marBottom w:val="0"/>
      <w:divBdr>
        <w:top w:val="none" w:sz="0" w:space="0" w:color="auto"/>
        <w:left w:val="none" w:sz="0" w:space="0" w:color="auto"/>
        <w:bottom w:val="none" w:sz="0" w:space="0" w:color="auto"/>
        <w:right w:val="none" w:sz="0" w:space="0" w:color="auto"/>
      </w:divBdr>
    </w:div>
    <w:div w:id="1027410393">
      <w:bodyDiv w:val="1"/>
      <w:marLeft w:val="0"/>
      <w:marRight w:val="0"/>
      <w:marTop w:val="0"/>
      <w:marBottom w:val="0"/>
      <w:divBdr>
        <w:top w:val="none" w:sz="0" w:space="0" w:color="auto"/>
        <w:left w:val="none" w:sz="0" w:space="0" w:color="auto"/>
        <w:bottom w:val="none" w:sz="0" w:space="0" w:color="auto"/>
        <w:right w:val="none" w:sz="0" w:space="0" w:color="auto"/>
      </w:divBdr>
    </w:div>
    <w:div w:id="1030835050">
      <w:bodyDiv w:val="1"/>
      <w:marLeft w:val="0"/>
      <w:marRight w:val="0"/>
      <w:marTop w:val="0"/>
      <w:marBottom w:val="0"/>
      <w:divBdr>
        <w:top w:val="none" w:sz="0" w:space="0" w:color="auto"/>
        <w:left w:val="none" w:sz="0" w:space="0" w:color="auto"/>
        <w:bottom w:val="none" w:sz="0" w:space="0" w:color="auto"/>
        <w:right w:val="none" w:sz="0" w:space="0" w:color="auto"/>
      </w:divBdr>
    </w:div>
    <w:div w:id="1032805338">
      <w:bodyDiv w:val="1"/>
      <w:marLeft w:val="0"/>
      <w:marRight w:val="0"/>
      <w:marTop w:val="0"/>
      <w:marBottom w:val="0"/>
      <w:divBdr>
        <w:top w:val="none" w:sz="0" w:space="0" w:color="auto"/>
        <w:left w:val="none" w:sz="0" w:space="0" w:color="auto"/>
        <w:bottom w:val="none" w:sz="0" w:space="0" w:color="auto"/>
        <w:right w:val="none" w:sz="0" w:space="0" w:color="auto"/>
      </w:divBdr>
    </w:div>
    <w:div w:id="1033575108">
      <w:bodyDiv w:val="1"/>
      <w:marLeft w:val="0"/>
      <w:marRight w:val="0"/>
      <w:marTop w:val="0"/>
      <w:marBottom w:val="0"/>
      <w:divBdr>
        <w:top w:val="none" w:sz="0" w:space="0" w:color="auto"/>
        <w:left w:val="none" w:sz="0" w:space="0" w:color="auto"/>
        <w:bottom w:val="none" w:sz="0" w:space="0" w:color="auto"/>
        <w:right w:val="none" w:sz="0" w:space="0" w:color="auto"/>
      </w:divBdr>
    </w:div>
    <w:div w:id="1035228536">
      <w:bodyDiv w:val="1"/>
      <w:marLeft w:val="0"/>
      <w:marRight w:val="0"/>
      <w:marTop w:val="0"/>
      <w:marBottom w:val="0"/>
      <w:divBdr>
        <w:top w:val="none" w:sz="0" w:space="0" w:color="auto"/>
        <w:left w:val="none" w:sz="0" w:space="0" w:color="auto"/>
        <w:bottom w:val="none" w:sz="0" w:space="0" w:color="auto"/>
        <w:right w:val="none" w:sz="0" w:space="0" w:color="auto"/>
      </w:divBdr>
    </w:div>
    <w:div w:id="1036546547">
      <w:bodyDiv w:val="1"/>
      <w:marLeft w:val="0"/>
      <w:marRight w:val="0"/>
      <w:marTop w:val="0"/>
      <w:marBottom w:val="0"/>
      <w:divBdr>
        <w:top w:val="none" w:sz="0" w:space="0" w:color="auto"/>
        <w:left w:val="none" w:sz="0" w:space="0" w:color="auto"/>
        <w:bottom w:val="none" w:sz="0" w:space="0" w:color="auto"/>
        <w:right w:val="none" w:sz="0" w:space="0" w:color="auto"/>
      </w:divBdr>
    </w:div>
    <w:div w:id="1037200803">
      <w:bodyDiv w:val="1"/>
      <w:marLeft w:val="0"/>
      <w:marRight w:val="0"/>
      <w:marTop w:val="0"/>
      <w:marBottom w:val="0"/>
      <w:divBdr>
        <w:top w:val="none" w:sz="0" w:space="0" w:color="auto"/>
        <w:left w:val="none" w:sz="0" w:space="0" w:color="auto"/>
        <w:bottom w:val="none" w:sz="0" w:space="0" w:color="auto"/>
        <w:right w:val="none" w:sz="0" w:space="0" w:color="auto"/>
      </w:divBdr>
    </w:div>
    <w:div w:id="1039206889">
      <w:bodyDiv w:val="1"/>
      <w:marLeft w:val="0"/>
      <w:marRight w:val="0"/>
      <w:marTop w:val="0"/>
      <w:marBottom w:val="0"/>
      <w:divBdr>
        <w:top w:val="none" w:sz="0" w:space="0" w:color="auto"/>
        <w:left w:val="none" w:sz="0" w:space="0" w:color="auto"/>
        <w:bottom w:val="none" w:sz="0" w:space="0" w:color="auto"/>
        <w:right w:val="none" w:sz="0" w:space="0" w:color="auto"/>
      </w:divBdr>
    </w:div>
    <w:div w:id="1039358539">
      <w:bodyDiv w:val="1"/>
      <w:marLeft w:val="0"/>
      <w:marRight w:val="0"/>
      <w:marTop w:val="0"/>
      <w:marBottom w:val="0"/>
      <w:divBdr>
        <w:top w:val="none" w:sz="0" w:space="0" w:color="auto"/>
        <w:left w:val="none" w:sz="0" w:space="0" w:color="auto"/>
        <w:bottom w:val="none" w:sz="0" w:space="0" w:color="auto"/>
        <w:right w:val="none" w:sz="0" w:space="0" w:color="auto"/>
      </w:divBdr>
    </w:div>
    <w:div w:id="1039935059">
      <w:bodyDiv w:val="1"/>
      <w:marLeft w:val="0"/>
      <w:marRight w:val="0"/>
      <w:marTop w:val="0"/>
      <w:marBottom w:val="0"/>
      <w:divBdr>
        <w:top w:val="none" w:sz="0" w:space="0" w:color="auto"/>
        <w:left w:val="none" w:sz="0" w:space="0" w:color="auto"/>
        <w:bottom w:val="none" w:sz="0" w:space="0" w:color="auto"/>
        <w:right w:val="none" w:sz="0" w:space="0" w:color="auto"/>
      </w:divBdr>
    </w:div>
    <w:div w:id="1041977438">
      <w:bodyDiv w:val="1"/>
      <w:marLeft w:val="0"/>
      <w:marRight w:val="0"/>
      <w:marTop w:val="0"/>
      <w:marBottom w:val="0"/>
      <w:divBdr>
        <w:top w:val="none" w:sz="0" w:space="0" w:color="auto"/>
        <w:left w:val="none" w:sz="0" w:space="0" w:color="auto"/>
        <w:bottom w:val="none" w:sz="0" w:space="0" w:color="auto"/>
        <w:right w:val="none" w:sz="0" w:space="0" w:color="auto"/>
      </w:divBdr>
    </w:div>
    <w:div w:id="1043822993">
      <w:bodyDiv w:val="1"/>
      <w:marLeft w:val="0"/>
      <w:marRight w:val="0"/>
      <w:marTop w:val="0"/>
      <w:marBottom w:val="0"/>
      <w:divBdr>
        <w:top w:val="none" w:sz="0" w:space="0" w:color="auto"/>
        <w:left w:val="none" w:sz="0" w:space="0" w:color="auto"/>
        <w:bottom w:val="none" w:sz="0" w:space="0" w:color="auto"/>
        <w:right w:val="none" w:sz="0" w:space="0" w:color="auto"/>
      </w:divBdr>
    </w:div>
    <w:div w:id="1044449430">
      <w:bodyDiv w:val="1"/>
      <w:marLeft w:val="0"/>
      <w:marRight w:val="0"/>
      <w:marTop w:val="0"/>
      <w:marBottom w:val="0"/>
      <w:divBdr>
        <w:top w:val="none" w:sz="0" w:space="0" w:color="auto"/>
        <w:left w:val="none" w:sz="0" w:space="0" w:color="auto"/>
        <w:bottom w:val="none" w:sz="0" w:space="0" w:color="auto"/>
        <w:right w:val="none" w:sz="0" w:space="0" w:color="auto"/>
      </w:divBdr>
    </w:div>
    <w:div w:id="1045174737">
      <w:bodyDiv w:val="1"/>
      <w:marLeft w:val="0"/>
      <w:marRight w:val="0"/>
      <w:marTop w:val="0"/>
      <w:marBottom w:val="0"/>
      <w:divBdr>
        <w:top w:val="none" w:sz="0" w:space="0" w:color="auto"/>
        <w:left w:val="none" w:sz="0" w:space="0" w:color="auto"/>
        <w:bottom w:val="none" w:sz="0" w:space="0" w:color="auto"/>
        <w:right w:val="none" w:sz="0" w:space="0" w:color="auto"/>
      </w:divBdr>
    </w:div>
    <w:div w:id="1045368250">
      <w:bodyDiv w:val="1"/>
      <w:marLeft w:val="0"/>
      <w:marRight w:val="0"/>
      <w:marTop w:val="0"/>
      <w:marBottom w:val="0"/>
      <w:divBdr>
        <w:top w:val="none" w:sz="0" w:space="0" w:color="auto"/>
        <w:left w:val="none" w:sz="0" w:space="0" w:color="auto"/>
        <w:bottom w:val="none" w:sz="0" w:space="0" w:color="auto"/>
        <w:right w:val="none" w:sz="0" w:space="0" w:color="auto"/>
      </w:divBdr>
    </w:div>
    <w:div w:id="1045645140">
      <w:bodyDiv w:val="1"/>
      <w:marLeft w:val="0"/>
      <w:marRight w:val="0"/>
      <w:marTop w:val="0"/>
      <w:marBottom w:val="0"/>
      <w:divBdr>
        <w:top w:val="none" w:sz="0" w:space="0" w:color="auto"/>
        <w:left w:val="none" w:sz="0" w:space="0" w:color="auto"/>
        <w:bottom w:val="none" w:sz="0" w:space="0" w:color="auto"/>
        <w:right w:val="none" w:sz="0" w:space="0" w:color="auto"/>
      </w:divBdr>
    </w:div>
    <w:div w:id="1049231607">
      <w:bodyDiv w:val="1"/>
      <w:marLeft w:val="0"/>
      <w:marRight w:val="0"/>
      <w:marTop w:val="0"/>
      <w:marBottom w:val="0"/>
      <w:divBdr>
        <w:top w:val="none" w:sz="0" w:space="0" w:color="auto"/>
        <w:left w:val="none" w:sz="0" w:space="0" w:color="auto"/>
        <w:bottom w:val="none" w:sz="0" w:space="0" w:color="auto"/>
        <w:right w:val="none" w:sz="0" w:space="0" w:color="auto"/>
      </w:divBdr>
    </w:div>
    <w:div w:id="1053194745">
      <w:bodyDiv w:val="1"/>
      <w:marLeft w:val="0"/>
      <w:marRight w:val="0"/>
      <w:marTop w:val="0"/>
      <w:marBottom w:val="0"/>
      <w:divBdr>
        <w:top w:val="none" w:sz="0" w:space="0" w:color="auto"/>
        <w:left w:val="none" w:sz="0" w:space="0" w:color="auto"/>
        <w:bottom w:val="none" w:sz="0" w:space="0" w:color="auto"/>
        <w:right w:val="none" w:sz="0" w:space="0" w:color="auto"/>
      </w:divBdr>
    </w:div>
    <w:div w:id="1053581510">
      <w:bodyDiv w:val="1"/>
      <w:marLeft w:val="0"/>
      <w:marRight w:val="0"/>
      <w:marTop w:val="0"/>
      <w:marBottom w:val="0"/>
      <w:divBdr>
        <w:top w:val="none" w:sz="0" w:space="0" w:color="auto"/>
        <w:left w:val="none" w:sz="0" w:space="0" w:color="auto"/>
        <w:bottom w:val="none" w:sz="0" w:space="0" w:color="auto"/>
        <w:right w:val="none" w:sz="0" w:space="0" w:color="auto"/>
      </w:divBdr>
    </w:div>
    <w:div w:id="1056003711">
      <w:bodyDiv w:val="1"/>
      <w:marLeft w:val="0"/>
      <w:marRight w:val="0"/>
      <w:marTop w:val="0"/>
      <w:marBottom w:val="0"/>
      <w:divBdr>
        <w:top w:val="none" w:sz="0" w:space="0" w:color="auto"/>
        <w:left w:val="none" w:sz="0" w:space="0" w:color="auto"/>
        <w:bottom w:val="none" w:sz="0" w:space="0" w:color="auto"/>
        <w:right w:val="none" w:sz="0" w:space="0" w:color="auto"/>
      </w:divBdr>
    </w:div>
    <w:div w:id="1057048717">
      <w:bodyDiv w:val="1"/>
      <w:marLeft w:val="0"/>
      <w:marRight w:val="0"/>
      <w:marTop w:val="0"/>
      <w:marBottom w:val="0"/>
      <w:divBdr>
        <w:top w:val="none" w:sz="0" w:space="0" w:color="auto"/>
        <w:left w:val="none" w:sz="0" w:space="0" w:color="auto"/>
        <w:bottom w:val="none" w:sz="0" w:space="0" w:color="auto"/>
        <w:right w:val="none" w:sz="0" w:space="0" w:color="auto"/>
      </w:divBdr>
    </w:div>
    <w:div w:id="1057508298">
      <w:bodyDiv w:val="1"/>
      <w:marLeft w:val="0"/>
      <w:marRight w:val="0"/>
      <w:marTop w:val="0"/>
      <w:marBottom w:val="0"/>
      <w:divBdr>
        <w:top w:val="none" w:sz="0" w:space="0" w:color="auto"/>
        <w:left w:val="none" w:sz="0" w:space="0" w:color="auto"/>
        <w:bottom w:val="none" w:sz="0" w:space="0" w:color="auto"/>
        <w:right w:val="none" w:sz="0" w:space="0" w:color="auto"/>
      </w:divBdr>
    </w:div>
    <w:div w:id="1063144268">
      <w:bodyDiv w:val="1"/>
      <w:marLeft w:val="0"/>
      <w:marRight w:val="0"/>
      <w:marTop w:val="0"/>
      <w:marBottom w:val="0"/>
      <w:divBdr>
        <w:top w:val="none" w:sz="0" w:space="0" w:color="auto"/>
        <w:left w:val="none" w:sz="0" w:space="0" w:color="auto"/>
        <w:bottom w:val="none" w:sz="0" w:space="0" w:color="auto"/>
        <w:right w:val="none" w:sz="0" w:space="0" w:color="auto"/>
      </w:divBdr>
    </w:div>
    <w:div w:id="1063262078">
      <w:bodyDiv w:val="1"/>
      <w:marLeft w:val="0"/>
      <w:marRight w:val="0"/>
      <w:marTop w:val="0"/>
      <w:marBottom w:val="0"/>
      <w:divBdr>
        <w:top w:val="none" w:sz="0" w:space="0" w:color="auto"/>
        <w:left w:val="none" w:sz="0" w:space="0" w:color="auto"/>
        <w:bottom w:val="none" w:sz="0" w:space="0" w:color="auto"/>
        <w:right w:val="none" w:sz="0" w:space="0" w:color="auto"/>
      </w:divBdr>
    </w:div>
    <w:div w:id="1065836231">
      <w:bodyDiv w:val="1"/>
      <w:marLeft w:val="0"/>
      <w:marRight w:val="0"/>
      <w:marTop w:val="0"/>
      <w:marBottom w:val="0"/>
      <w:divBdr>
        <w:top w:val="none" w:sz="0" w:space="0" w:color="auto"/>
        <w:left w:val="none" w:sz="0" w:space="0" w:color="auto"/>
        <w:bottom w:val="none" w:sz="0" w:space="0" w:color="auto"/>
        <w:right w:val="none" w:sz="0" w:space="0" w:color="auto"/>
      </w:divBdr>
    </w:div>
    <w:div w:id="1065906850">
      <w:bodyDiv w:val="1"/>
      <w:marLeft w:val="0"/>
      <w:marRight w:val="0"/>
      <w:marTop w:val="0"/>
      <w:marBottom w:val="0"/>
      <w:divBdr>
        <w:top w:val="none" w:sz="0" w:space="0" w:color="auto"/>
        <w:left w:val="none" w:sz="0" w:space="0" w:color="auto"/>
        <w:bottom w:val="none" w:sz="0" w:space="0" w:color="auto"/>
        <w:right w:val="none" w:sz="0" w:space="0" w:color="auto"/>
      </w:divBdr>
    </w:div>
    <w:div w:id="1066145090">
      <w:bodyDiv w:val="1"/>
      <w:marLeft w:val="0"/>
      <w:marRight w:val="0"/>
      <w:marTop w:val="0"/>
      <w:marBottom w:val="0"/>
      <w:divBdr>
        <w:top w:val="none" w:sz="0" w:space="0" w:color="auto"/>
        <w:left w:val="none" w:sz="0" w:space="0" w:color="auto"/>
        <w:bottom w:val="none" w:sz="0" w:space="0" w:color="auto"/>
        <w:right w:val="none" w:sz="0" w:space="0" w:color="auto"/>
      </w:divBdr>
    </w:div>
    <w:div w:id="1067189433">
      <w:bodyDiv w:val="1"/>
      <w:marLeft w:val="0"/>
      <w:marRight w:val="0"/>
      <w:marTop w:val="0"/>
      <w:marBottom w:val="0"/>
      <w:divBdr>
        <w:top w:val="none" w:sz="0" w:space="0" w:color="auto"/>
        <w:left w:val="none" w:sz="0" w:space="0" w:color="auto"/>
        <w:bottom w:val="none" w:sz="0" w:space="0" w:color="auto"/>
        <w:right w:val="none" w:sz="0" w:space="0" w:color="auto"/>
      </w:divBdr>
    </w:div>
    <w:div w:id="1067805553">
      <w:bodyDiv w:val="1"/>
      <w:marLeft w:val="0"/>
      <w:marRight w:val="0"/>
      <w:marTop w:val="0"/>
      <w:marBottom w:val="0"/>
      <w:divBdr>
        <w:top w:val="none" w:sz="0" w:space="0" w:color="auto"/>
        <w:left w:val="none" w:sz="0" w:space="0" w:color="auto"/>
        <w:bottom w:val="none" w:sz="0" w:space="0" w:color="auto"/>
        <w:right w:val="none" w:sz="0" w:space="0" w:color="auto"/>
      </w:divBdr>
    </w:div>
    <w:div w:id="1069308626">
      <w:bodyDiv w:val="1"/>
      <w:marLeft w:val="0"/>
      <w:marRight w:val="0"/>
      <w:marTop w:val="0"/>
      <w:marBottom w:val="0"/>
      <w:divBdr>
        <w:top w:val="none" w:sz="0" w:space="0" w:color="auto"/>
        <w:left w:val="none" w:sz="0" w:space="0" w:color="auto"/>
        <w:bottom w:val="none" w:sz="0" w:space="0" w:color="auto"/>
        <w:right w:val="none" w:sz="0" w:space="0" w:color="auto"/>
      </w:divBdr>
    </w:div>
    <w:div w:id="1069812368">
      <w:bodyDiv w:val="1"/>
      <w:marLeft w:val="0"/>
      <w:marRight w:val="0"/>
      <w:marTop w:val="0"/>
      <w:marBottom w:val="0"/>
      <w:divBdr>
        <w:top w:val="none" w:sz="0" w:space="0" w:color="auto"/>
        <w:left w:val="none" w:sz="0" w:space="0" w:color="auto"/>
        <w:bottom w:val="none" w:sz="0" w:space="0" w:color="auto"/>
        <w:right w:val="none" w:sz="0" w:space="0" w:color="auto"/>
      </w:divBdr>
    </w:div>
    <w:div w:id="1070228088">
      <w:bodyDiv w:val="1"/>
      <w:marLeft w:val="0"/>
      <w:marRight w:val="0"/>
      <w:marTop w:val="0"/>
      <w:marBottom w:val="0"/>
      <w:divBdr>
        <w:top w:val="none" w:sz="0" w:space="0" w:color="auto"/>
        <w:left w:val="none" w:sz="0" w:space="0" w:color="auto"/>
        <w:bottom w:val="none" w:sz="0" w:space="0" w:color="auto"/>
        <w:right w:val="none" w:sz="0" w:space="0" w:color="auto"/>
      </w:divBdr>
    </w:div>
    <w:div w:id="1070426067">
      <w:bodyDiv w:val="1"/>
      <w:marLeft w:val="0"/>
      <w:marRight w:val="0"/>
      <w:marTop w:val="0"/>
      <w:marBottom w:val="0"/>
      <w:divBdr>
        <w:top w:val="none" w:sz="0" w:space="0" w:color="auto"/>
        <w:left w:val="none" w:sz="0" w:space="0" w:color="auto"/>
        <w:bottom w:val="none" w:sz="0" w:space="0" w:color="auto"/>
        <w:right w:val="none" w:sz="0" w:space="0" w:color="auto"/>
      </w:divBdr>
    </w:div>
    <w:div w:id="1071192314">
      <w:bodyDiv w:val="1"/>
      <w:marLeft w:val="0"/>
      <w:marRight w:val="0"/>
      <w:marTop w:val="0"/>
      <w:marBottom w:val="0"/>
      <w:divBdr>
        <w:top w:val="none" w:sz="0" w:space="0" w:color="auto"/>
        <w:left w:val="none" w:sz="0" w:space="0" w:color="auto"/>
        <w:bottom w:val="none" w:sz="0" w:space="0" w:color="auto"/>
        <w:right w:val="none" w:sz="0" w:space="0" w:color="auto"/>
      </w:divBdr>
    </w:div>
    <w:div w:id="1076630439">
      <w:bodyDiv w:val="1"/>
      <w:marLeft w:val="0"/>
      <w:marRight w:val="0"/>
      <w:marTop w:val="0"/>
      <w:marBottom w:val="0"/>
      <w:divBdr>
        <w:top w:val="none" w:sz="0" w:space="0" w:color="auto"/>
        <w:left w:val="none" w:sz="0" w:space="0" w:color="auto"/>
        <w:bottom w:val="none" w:sz="0" w:space="0" w:color="auto"/>
        <w:right w:val="none" w:sz="0" w:space="0" w:color="auto"/>
      </w:divBdr>
    </w:div>
    <w:div w:id="1083262194">
      <w:bodyDiv w:val="1"/>
      <w:marLeft w:val="0"/>
      <w:marRight w:val="0"/>
      <w:marTop w:val="0"/>
      <w:marBottom w:val="0"/>
      <w:divBdr>
        <w:top w:val="none" w:sz="0" w:space="0" w:color="auto"/>
        <w:left w:val="none" w:sz="0" w:space="0" w:color="auto"/>
        <w:bottom w:val="none" w:sz="0" w:space="0" w:color="auto"/>
        <w:right w:val="none" w:sz="0" w:space="0" w:color="auto"/>
      </w:divBdr>
    </w:div>
    <w:div w:id="1083912084">
      <w:bodyDiv w:val="1"/>
      <w:marLeft w:val="0"/>
      <w:marRight w:val="0"/>
      <w:marTop w:val="0"/>
      <w:marBottom w:val="0"/>
      <w:divBdr>
        <w:top w:val="none" w:sz="0" w:space="0" w:color="auto"/>
        <w:left w:val="none" w:sz="0" w:space="0" w:color="auto"/>
        <w:bottom w:val="none" w:sz="0" w:space="0" w:color="auto"/>
        <w:right w:val="none" w:sz="0" w:space="0" w:color="auto"/>
      </w:divBdr>
    </w:div>
    <w:div w:id="1084302786">
      <w:bodyDiv w:val="1"/>
      <w:marLeft w:val="0"/>
      <w:marRight w:val="0"/>
      <w:marTop w:val="0"/>
      <w:marBottom w:val="0"/>
      <w:divBdr>
        <w:top w:val="none" w:sz="0" w:space="0" w:color="auto"/>
        <w:left w:val="none" w:sz="0" w:space="0" w:color="auto"/>
        <w:bottom w:val="none" w:sz="0" w:space="0" w:color="auto"/>
        <w:right w:val="none" w:sz="0" w:space="0" w:color="auto"/>
      </w:divBdr>
    </w:div>
    <w:div w:id="1085109124">
      <w:bodyDiv w:val="1"/>
      <w:marLeft w:val="0"/>
      <w:marRight w:val="0"/>
      <w:marTop w:val="0"/>
      <w:marBottom w:val="0"/>
      <w:divBdr>
        <w:top w:val="none" w:sz="0" w:space="0" w:color="auto"/>
        <w:left w:val="none" w:sz="0" w:space="0" w:color="auto"/>
        <w:bottom w:val="none" w:sz="0" w:space="0" w:color="auto"/>
        <w:right w:val="none" w:sz="0" w:space="0" w:color="auto"/>
      </w:divBdr>
    </w:div>
    <w:div w:id="1087114274">
      <w:bodyDiv w:val="1"/>
      <w:marLeft w:val="0"/>
      <w:marRight w:val="0"/>
      <w:marTop w:val="0"/>
      <w:marBottom w:val="0"/>
      <w:divBdr>
        <w:top w:val="none" w:sz="0" w:space="0" w:color="auto"/>
        <w:left w:val="none" w:sz="0" w:space="0" w:color="auto"/>
        <w:bottom w:val="none" w:sz="0" w:space="0" w:color="auto"/>
        <w:right w:val="none" w:sz="0" w:space="0" w:color="auto"/>
      </w:divBdr>
    </w:div>
    <w:div w:id="1092431048">
      <w:bodyDiv w:val="1"/>
      <w:marLeft w:val="0"/>
      <w:marRight w:val="0"/>
      <w:marTop w:val="0"/>
      <w:marBottom w:val="0"/>
      <w:divBdr>
        <w:top w:val="none" w:sz="0" w:space="0" w:color="auto"/>
        <w:left w:val="none" w:sz="0" w:space="0" w:color="auto"/>
        <w:bottom w:val="none" w:sz="0" w:space="0" w:color="auto"/>
        <w:right w:val="none" w:sz="0" w:space="0" w:color="auto"/>
      </w:divBdr>
    </w:div>
    <w:div w:id="1095327518">
      <w:bodyDiv w:val="1"/>
      <w:marLeft w:val="0"/>
      <w:marRight w:val="0"/>
      <w:marTop w:val="0"/>
      <w:marBottom w:val="0"/>
      <w:divBdr>
        <w:top w:val="none" w:sz="0" w:space="0" w:color="auto"/>
        <w:left w:val="none" w:sz="0" w:space="0" w:color="auto"/>
        <w:bottom w:val="none" w:sz="0" w:space="0" w:color="auto"/>
        <w:right w:val="none" w:sz="0" w:space="0" w:color="auto"/>
      </w:divBdr>
    </w:div>
    <w:div w:id="1098019740">
      <w:bodyDiv w:val="1"/>
      <w:marLeft w:val="0"/>
      <w:marRight w:val="0"/>
      <w:marTop w:val="0"/>
      <w:marBottom w:val="0"/>
      <w:divBdr>
        <w:top w:val="none" w:sz="0" w:space="0" w:color="auto"/>
        <w:left w:val="none" w:sz="0" w:space="0" w:color="auto"/>
        <w:bottom w:val="none" w:sz="0" w:space="0" w:color="auto"/>
        <w:right w:val="none" w:sz="0" w:space="0" w:color="auto"/>
      </w:divBdr>
    </w:div>
    <w:div w:id="1099179767">
      <w:bodyDiv w:val="1"/>
      <w:marLeft w:val="0"/>
      <w:marRight w:val="0"/>
      <w:marTop w:val="0"/>
      <w:marBottom w:val="0"/>
      <w:divBdr>
        <w:top w:val="none" w:sz="0" w:space="0" w:color="auto"/>
        <w:left w:val="none" w:sz="0" w:space="0" w:color="auto"/>
        <w:bottom w:val="none" w:sz="0" w:space="0" w:color="auto"/>
        <w:right w:val="none" w:sz="0" w:space="0" w:color="auto"/>
      </w:divBdr>
    </w:div>
    <w:div w:id="1101874450">
      <w:bodyDiv w:val="1"/>
      <w:marLeft w:val="0"/>
      <w:marRight w:val="0"/>
      <w:marTop w:val="0"/>
      <w:marBottom w:val="0"/>
      <w:divBdr>
        <w:top w:val="none" w:sz="0" w:space="0" w:color="auto"/>
        <w:left w:val="none" w:sz="0" w:space="0" w:color="auto"/>
        <w:bottom w:val="none" w:sz="0" w:space="0" w:color="auto"/>
        <w:right w:val="none" w:sz="0" w:space="0" w:color="auto"/>
      </w:divBdr>
    </w:div>
    <w:div w:id="1101995042">
      <w:bodyDiv w:val="1"/>
      <w:marLeft w:val="0"/>
      <w:marRight w:val="0"/>
      <w:marTop w:val="0"/>
      <w:marBottom w:val="0"/>
      <w:divBdr>
        <w:top w:val="none" w:sz="0" w:space="0" w:color="auto"/>
        <w:left w:val="none" w:sz="0" w:space="0" w:color="auto"/>
        <w:bottom w:val="none" w:sz="0" w:space="0" w:color="auto"/>
        <w:right w:val="none" w:sz="0" w:space="0" w:color="auto"/>
      </w:divBdr>
    </w:div>
    <w:div w:id="1102996575">
      <w:bodyDiv w:val="1"/>
      <w:marLeft w:val="0"/>
      <w:marRight w:val="0"/>
      <w:marTop w:val="0"/>
      <w:marBottom w:val="0"/>
      <w:divBdr>
        <w:top w:val="none" w:sz="0" w:space="0" w:color="auto"/>
        <w:left w:val="none" w:sz="0" w:space="0" w:color="auto"/>
        <w:bottom w:val="none" w:sz="0" w:space="0" w:color="auto"/>
        <w:right w:val="none" w:sz="0" w:space="0" w:color="auto"/>
      </w:divBdr>
    </w:div>
    <w:div w:id="1103453655">
      <w:bodyDiv w:val="1"/>
      <w:marLeft w:val="0"/>
      <w:marRight w:val="0"/>
      <w:marTop w:val="0"/>
      <w:marBottom w:val="0"/>
      <w:divBdr>
        <w:top w:val="none" w:sz="0" w:space="0" w:color="auto"/>
        <w:left w:val="none" w:sz="0" w:space="0" w:color="auto"/>
        <w:bottom w:val="none" w:sz="0" w:space="0" w:color="auto"/>
        <w:right w:val="none" w:sz="0" w:space="0" w:color="auto"/>
      </w:divBdr>
    </w:div>
    <w:div w:id="1105929043">
      <w:bodyDiv w:val="1"/>
      <w:marLeft w:val="0"/>
      <w:marRight w:val="0"/>
      <w:marTop w:val="0"/>
      <w:marBottom w:val="0"/>
      <w:divBdr>
        <w:top w:val="none" w:sz="0" w:space="0" w:color="auto"/>
        <w:left w:val="none" w:sz="0" w:space="0" w:color="auto"/>
        <w:bottom w:val="none" w:sz="0" w:space="0" w:color="auto"/>
        <w:right w:val="none" w:sz="0" w:space="0" w:color="auto"/>
      </w:divBdr>
    </w:div>
    <w:div w:id="1108507870">
      <w:bodyDiv w:val="1"/>
      <w:marLeft w:val="0"/>
      <w:marRight w:val="0"/>
      <w:marTop w:val="0"/>
      <w:marBottom w:val="0"/>
      <w:divBdr>
        <w:top w:val="none" w:sz="0" w:space="0" w:color="auto"/>
        <w:left w:val="none" w:sz="0" w:space="0" w:color="auto"/>
        <w:bottom w:val="none" w:sz="0" w:space="0" w:color="auto"/>
        <w:right w:val="none" w:sz="0" w:space="0" w:color="auto"/>
      </w:divBdr>
    </w:div>
    <w:div w:id="1108935857">
      <w:bodyDiv w:val="1"/>
      <w:marLeft w:val="0"/>
      <w:marRight w:val="0"/>
      <w:marTop w:val="0"/>
      <w:marBottom w:val="0"/>
      <w:divBdr>
        <w:top w:val="none" w:sz="0" w:space="0" w:color="auto"/>
        <w:left w:val="none" w:sz="0" w:space="0" w:color="auto"/>
        <w:bottom w:val="none" w:sz="0" w:space="0" w:color="auto"/>
        <w:right w:val="none" w:sz="0" w:space="0" w:color="auto"/>
      </w:divBdr>
    </w:div>
    <w:div w:id="1109858862">
      <w:bodyDiv w:val="1"/>
      <w:marLeft w:val="0"/>
      <w:marRight w:val="0"/>
      <w:marTop w:val="0"/>
      <w:marBottom w:val="0"/>
      <w:divBdr>
        <w:top w:val="none" w:sz="0" w:space="0" w:color="auto"/>
        <w:left w:val="none" w:sz="0" w:space="0" w:color="auto"/>
        <w:bottom w:val="none" w:sz="0" w:space="0" w:color="auto"/>
        <w:right w:val="none" w:sz="0" w:space="0" w:color="auto"/>
      </w:divBdr>
    </w:div>
    <w:div w:id="1110708188">
      <w:bodyDiv w:val="1"/>
      <w:marLeft w:val="0"/>
      <w:marRight w:val="0"/>
      <w:marTop w:val="0"/>
      <w:marBottom w:val="0"/>
      <w:divBdr>
        <w:top w:val="none" w:sz="0" w:space="0" w:color="auto"/>
        <w:left w:val="none" w:sz="0" w:space="0" w:color="auto"/>
        <w:bottom w:val="none" w:sz="0" w:space="0" w:color="auto"/>
        <w:right w:val="none" w:sz="0" w:space="0" w:color="auto"/>
      </w:divBdr>
    </w:div>
    <w:div w:id="1111165037">
      <w:bodyDiv w:val="1"/>
      <w:marLeft w:val="0"/>
      <w:marRight w:val="0"/>
      <w:marTop w:val="0"/>
      <w:marBottom w:val="0"/>
      <w:divBdr>
        <w:top w:val="none" w:sz="0" w:space="0" w:color="auto"/>
        <w:left w:val="none" w:sz="0" w:space="0" w:color="auto"/>
        <w:bottom w:val="none" w:sz="0" w:space="0" w:color="auto"/>
        <w:right w:val="none" w:sz="0" w:space="0" w:color="auto"/>
      </w:divBdr>
    </w:div>
    <w:div w:id="1111507019">
      <w:bodyDiv w:val="1"/>
      <w:marLeft w:val="0"/>
      <w:marRight w:val="0"/>
      <w:marTop w:val="0"/>
      <w:marBottom w:val="0"/>
      <w:divBdr>
        <w:top w:val="none" w:sz="0" w:space="0" w:color="auto"/>
        <w:left w:val="none" w:sz="0" w:space="0" w:color="auto"/>
        <w:bottom w:val="none" w:sz="0" w:space="0" w:color="auto"/>
        <w:right w:val="none" w:sz="0" w:space="0" w:color="auto"/>
      </w:divBdr>
    </w:div>
    <w:div w:id="1111975427">
      <w:bodyDiv w:val="1"/>
      <w:marLeft w:val="0"/>
      <w:marRight w:val="0"/>
      <w:marTop w:val="0"/>
      <w:marBottom w:val="0"/>
      <w:divBdr>
        <w:top w:val="none" w:sz="0" w:space="0" w:color="auto"/>
        <w:left w:val="none" w:sz="0" w:space="0" w:color="auto"/>
        <w:bottom w:val="none" w:sz="0" w:space="0" w:color="auto"/>
        <w:right w:val="none" w:sz="0" w:space="0" w:color="auto"/>
      </w:divBdr>
    </w:div>
    <w:div w:id="1112164362">
      <w:bodyDiv w:val="1"/>
      <w:marLeft w:val="0"/>
      <w:marRight w:val="0"/>
      <w:marTop w:val="0"/>
      <w:marBottom w:val="0"/>
      <w:divBdr>
        <w:top w:val="none" w:sz="0" w:space="0" w:color="auto"/>
        <w:left w:val="none" w:sz="0" w:space="0" w:color="auto"/>
        <w:bottom w:val="none" w:sz="0" w:space="0" w:color="auto"/>
        <w:right w:val="none" w:sz="0" w:space="0" w:color="auto"/>
      </w:divBdr>
    </w:div>
    <w:div w:id="1112289059">
      <w:bodyDiv w:val="1"/>
      <w:marLeft w:val="0"/>
      <w:marRight w:val="0"/>
      <w:marTop w:val="0"/>
      <w:marBottom w:val="0"/>
      <w:divBdr>
        <w:top w:val="none" w:sz="0" w:space="0" w:color="auto"/>
        <w:left w:val="none" w:sz="0" w:space="0" w:color="auto"/>
        <w:bottom w:val="none" w:sz="0" w:space="0" w:color="auto"/>
        <w:right w:val="none" w:sz="0" w:space="0" w:color="auto"/>
      </w:divBdr>
    </w:div>
    <w:div w:id="1113746719">
      <w:bodyDiv w:val="1"/>
      <w:marLeft w:val="0"/>
      <w:marRight w:val="0"/>
      <w:marTop w:val="0"/>
      <w:marBottom w:val="0"/>
      <w:divBdr>
        <w:top w:val="none" w:sz="0" w:space="0" w:color="auto"/>
        <w:left w:val="none" w:sz="0" w:space="0" w:color="auto"/>
        <w:bottom w:val="none" w:sz="0" w:space="0" w:color="auto"/>
        <w:right w:val="none" w:sz="0" w:space="0" w:color="auto"/>
      </w:divBdr>
    </w:div>
    <w:div w:id="1116407969">
      <w:bodyDiv w:val="1"/>
      <w:marLeft w:val="0"/>
      <w:marRight w:val="0"/>
      <w:marTop w:val="0"/>
      <w:marBottom w:val="0"/>
      <w:divBdr>
        <w:top w:val="none" w:sz="0" w:space="0" w:color="auto"/>
        <w:left w:val="none" w:sz="0" w:space="0" w:color="auto"/>
        <w:bottom w:val="none" w:sz="0" w:space="0" w:color="auto"/>
        <w:right w:val="none" w:sz="0" w:space="0" w:color="auto"/>
      </w:divBdr>
    </w:div>
    <w:div w:id="1118257359">
      <w:bodyDiv w:val="1"/>
      <w:marLeft w:val="0"/>
      <w:marRight w:val="0"/>
      <w:marTop w:val="0"/>
      <w:marBottom w:val="0"/>
      <w:divBdr>
        <w:top w:val="none" w:sz="0" w:space="0" w:color="auto"/>
        <w:left w:val="none" w:sz="0" w:space="0" w:color="auto"/>
        <w:bottom w:val="none" w:sz="0" w:space="0" w:color="auto"/>
        <w:right w:val="none" w:sz="0" w:space="0" w:color="auto"/>
      </w:divBdr>
    </w:div>
    <w:div w:id="1118257375">
      <w:bodyDiv w:val="1"/>
      <w:marLeft w:val="0"/>
      <w:marRight w:val="0"/>
      <w:marTop w:val="0"/>
      <w:marBottom w:val="0"/>
      <w:divBdr>
        <w:top w:val="none" w:sz="0" w:space="0" w:color="auto"/>
        <w:left w:val="none" w:sz="0" w:space="0" w:color="auto"/>
        <w:bottom w:val="none" w:sz="0" w:space="0" w:color="auto"/>
        <w:right w:val="none" w:sz="0" w:space="0" w:color="auto"/>
      </w:divBdr>
    </w:div>
    <w:div w:id="1118986798">
      <w:bodyDiv w:val="1"/>
      <w:marLeft w:val="0"/>
      <w:marRight w:val="0"/>
      <w:marTop w:val="0"/>
      <w:marBottom w:val="0"/>
      <w:divBdr>
        <w:top w:val="none" w:sz="0" w:space="0" w:color="auto"/>
        <w:left w:val="none" w:sz="0" w:space="0" w:color="auto"/>
        <w:bottom w:val="none" w:sz="0" w:space="0" w:color="auto"/>
        <w:right w:val="none" w:sz="0" w:space="0" w:color="auto"/>
      </w:divBdr>
    </w:div>
    <w:div w:id="1120300811">
      <w:bodyDiv w:val="1"/>
      <w:marLeft w:val="0"/>
      <w:marRight w:val="0"/>
      <w:marTop w:val="0"/>
      <w:marBottom w:val="0"/>
      <w:divBdr>
        <w:top w:val="none" w:sz="0" w:space="0" w:color="auto"/>
        <w:left w:val="none" w:sz="0" w:space="0" w:color="auto"/>
        <w:bottom w:val="none" w:sz="0" w:space="0" w:color="auto"/>
        <w:right w:val="none" w:sz="0" w:space="0" w:color="auto"/>
      </w:divBdr>
    </w:div>
    <w:div w:id="1121607938">
      <w:bodyDiv w:val="1"/>
      <w:marLeft w:val="0"/>
      <w:marRight w:val="0"/>
      <w:marTop w:val="0"/>
      <w:marBottom w:val="0"/>
      <w:divBdr>
        <w:top w:val="none" w:sz="0" w:space="0" w:color="auto"/>
        <w:left w:val="none" w:sz="0" w:space="0" w:color="auto"/>
        <w:bottom w:val="none" w:sz="0" w:space="0" w:color="auto"/>
        <w:right w:val="none" w:sz="0" w:space="0" w:color="auto"/>
      </w:divBdr>
    </w:div>
    <w:div w:id="1122578189">
      <w:bodyDiv w:val="1"/>
      <w:marLeft w:val="0"/>
      <w:marRight w:val="0"/>
      <w:marTop w:val="0"/>
      <w:marBottom w:val="0"/>
      <w:divBdr>
        <w:top w:val="none" w:sz="0" w:space="0" w:color="auto"/>
        <w:left w:val="none" w:sz="0" w:space="0" w:color="auto"/>
        <w:bottom w:val="none" w:sz="0" w:space="0" w:color="auto"/>
        <w:right w:val="none" w:sz="0" w:space="0" w:color="auto"/>
      </w:divBdr>
    </w:div>
    <w:div w:id="1122769743">
      <w:bodyDiv w:val="1"/>
      <w:marLeft w:val="0"/>
      <w:marRight w:val="0"/>
      <w:marTop w:val="0"/>
      <w:marBottom w:val="0"/>
      <w:divBdr>
        <w:top w:val="none" w:sz="0" w:space="0" w:color="auto"/>
        <w:left w:val="none" w:sz="0" w:space="0" w:color="auto"/>
        <w:bottom w:val="none" w:sz="0" w:space="0" w:color="auto"/>
        <w:right w:val="none" w:sz="0" w:space="0" w:color="auto"/>
      </w:divBdr>
    </w:div>
    <w:div w:id="1123619445">
      <w:bodyDiv w:val="1"/>
      <w:marLeft w:val="0"/>
      <w:marRight w:val="0"/>
      <w:marTop w:val="0"/>
      <w:marBottom w:val="0"/>
      <w:divBdr>
        <w:top w:val="none" w:sz="0" w:space="0" w:color="auto"/>
        <w:left w:val="none" w:sz="0" w:space="0" w:color="auto"/>
        <w:bottom w:val="none" w:sz="0" w:space="0" w:color="auto"/>
        <w:right w:val="none" w:sz="0" w:space="0" w:color="auto"/>
      </w:divBdr>
    </w:div>
    <w:div w:id="1124231121">
      <w:bodyDiv w:val="1"/>
      <w:marLeft w:val="0"/>
      <w:marRight w:val="0"/>
      <w:marTop w:val="0"/>
      <w:marBottom w:val="0"/>
      <w:divBdr>
        <w:top w:val="none" w:sz="0" w:space="0" w:color="auto"/>
        <w:left w:val="none" w:sz="0" w:space="0" w:color="auto"/>
        <w:bottom w:val="none" w:sz="0" w:space="0" w:color="auto"/>
        <w:right w:val="none" w:sz="0" w:space="0" w:color="auto"/>
      </w:divBdr>
    </w:div>
    <w:div w:id="1127312725">
      <w:bodyDiv w:val="1"/>
      <w:marLeft w:val="0"/>
      <w:marRight w:val="0"/>
      <w:marTop w:val="0"/>
      <w:marBottom w:val="0"/>
      <w:divBdr>
        <w:top w:val="none" w:sz="0" w:space="0" w:color="auto"/>
        <w:left w:val="none" w:sz="0" w:space="0" w:color="auto"/>
        <w:bottom w:val="none" w:sz="0" w:space="0" w:color="auto"/>
        <w:right w:val="none" w:sz="0" w:space="0" w:color="auto"/>
      </w:divBdr>
    </w:div>
    <w:div w:id="1128859364">
      <w:bodyDiv w:val="1"/>
      <w:marLeft w:val="0"/>
      <w:marRight w:val="0"/>
      <w:marTop w:val="0"/>
      <w:marBottom w:val="0"/>
      <w:divBdr>
        <w:top w:val="none" w:sz="0" w:space="0" w:color="auto"/>
        <w:left w:val="none" w:sz="0" w:space="0" w:color="auto"/>
        <w:bottom w:val="none" w:sz="0" w:space="0" w:color="auto"/>
        <w:right w:val="none" w:sz="0" w:space="0" w:color="auto"/>
      </w:divBdr>
    </w:div>
    <w:div w:id="1131745130">
      <w:bodyDiv w:val="1"/>
      <w:marLeft w:val="0"/>
      <w:marRight w:val="0"/>
      <w:marTop w:val="0"/>
      <w:marBottom w:val="0"/>
      <w:divBdr>
        <w:top w:val="none" w:sz="0" w:space="0" w:color="auto"/>
        <w:left w:val="none" w:sz="0" w:space="0" w:color="auto"/>
        <w:bottom w:val="none" w:sz="0" w:space="0" w:color="auto"/>
        <w:right w:val="none" w:sz="0" w:space="0" w:color="auto"/>
      </w:divBdr>
    </w:div>
    <w:div w:id="1132559872">
      <w:bodyDiv w:val="1"/>
      <w:marLeft w:val="0"/>
      <w:marRight w:val="0"/>
      <w:marTop w:val="0"/>
      <w:marBottom w:val="0"/>
      <w:divBdr>
        <w:top w:val="none" w:sz="0" w:space="0" w:color="auto"/>
        <w:left w:val="none" w:sz="0" w:space="0" w:color="auto"/>
        <w:bottom w:val="none" w:sz="0" w:space="0" w:color="auto"/>
        <w:right w:val="none" w:sz="0" w:space="0" w:color="auto"/>
      </w:divBdr>
    </w:div>
    <w:div w:id="1133904617">
      <w:bodyDiv w:val="1"/>
      <w:marLeft w:val="0"/>
      <w:marRight w:val="0"/>
      <w:marTop w:val="0"/>
      <w:marBottom w:val="0"/>
      <w:divBdr>
        <w:top w:val="none" w:sz="0" w:space="0" w:color="auto"/>
        <w:left w:val="none" w:sz="0" w:space="0" w:color="auto"/>
        <w:bottom w:val="none" w:sz="0" w:space="0" w:color="auto"/>
        <w:right w:val="none" w:sz="0" w:space="0" w:color="auto"/>
      </w:divBdr>
    </w:div>
    <w:div w:id="1134105537">
      <w:bodyDiv w:val="1"/>
      <w:marLeft w:val="0"/>
      <w:marRight w:val="0"/>
      <w:marTop w:val="0"/>
      <w:marBottom w:val="0"/>
      <w:divBdr>
        <w:top w:val="none" w:sz="0" w:space="0" w:color="auto"/>
        <w:left w:val="none" w:sz="0" w:space="0" w:color="auto"/>
        <w:bottom w:val="none" w:sz="0" w:space="0" w:color="auto"/>
        <w:right w:val="none" w:sz="0" w:space="0" w:color="auto"/>
      </w:divBdr>
    </w:div>
    <w:div w:id="1136289263">
      <w:bodyDiv w:val="1"/>
      <w:marLeft w:val="0"/>
      <w:marRight w:val="0"/>
      <w:marTop w:val="0"/>
      <w:marBottom w:val="0"/>
      <w:divBdr>
        <w:top w:val="none" w:sz="0" w:space="0" w:color="auto"/>
        <w:left w:val="none" w:sz="0" w:space="0" w:color="auto"/>
        <w:bottom w:val="none" w:sz="0" w:space="0" w:color="auto"/>
        <w:right w:val="none" w:sz="0" w:space="0" w:color="auto"/>
      </w:divBdr>
    </w:div>
    <w:div w:id="1137605428">
      <w:bodyDiv w:val="1"/>
      <w:marLeft w:val="0"/>
      <w:marRight w:val="0"/>
      <w:marTop w:val="0"/>
      <w:marBottom w:val="0"/>
      <w:divBdr>
        <w:top w:val="none" w:sz="0" w:space="0" w:color="auto"/>
        <w:left w:val="none" w:sz="0" w:space="0" w:color="auto"/>
        <w:bottom w:val="none" w:sz="0" w:space="0" w:color="auto"/>
        <w:right w:val="none" w:sz="0" w:space="0" w:color="auto"/>
      </w:divBdr>
    </w:div>
    <w:div w:id="1138298803">
      <w:bodyDiv w:val="1"/>
      <w:marLeft w:val="0"/>
      <w:marRight w:val="0"/>
      <w:marTop w:val="0"/>
      <w:marBottom w:val="0"/>
      <w:divBdr>
        <w:top w:val="none" w:sz="0" w:space="0" w:color="auto"/>
        <w:left w:val="none" w:sz="0" w:space="0" w:color="auto"/>
        <w:bottom w:val="none" w:sz="0" w:space="0" w:color="auto"/>
        <w:right w:val="none" w:sz="0" w:space="0" w:color="auto"/>
      </w:divBdr>
    </w:div>
    <w:div w:id="1140269742">
      <w:bodyDiv w:val="1"/>
      <w:marLeft w:val="0"/>
      <w:marRight w:val="0"/>
      <w:marTop w:val="0"/>
      <w:marBottom w:val="0"/>
      <w:divBdr>
        <w:top w:val="none" w:sz="0" w:space="0" w:color="auto"/>
        <w:left w:val="none" w:sz="0" w:space="0" w:color="auto"/>
        <w:bottom w:val="none" w:sz="0" w:space="0" w:color="auto"/>
        <w:right w:val="none" w:sz="0" w:space="0" w:color="auto"/>
      </w:divBdr>
    </w:div>
    <w:div w:id="1140920990">
      <w:bodyDiv w:val="1"/>
      <w:marLeft w:val="0"/>
      <w:marRight w:val="0"/>
      <w:marTop w:val="0"/>
      <w:marBottom w:val="0"/>
      <w:divBdr>
        <w:top w:val="none" w:sz="0" w:space="0" w:color="auto"/>
        <w:left w:val="none" w:sz="0" w:space="0" w:color="auto"/>
        <w:bottom w:val="none" w:sz="0" w:space="0" w:color="auto"/>
        <w:right w:val="none" w:sz="0" w:space="0" w:color="auto"/>
      </w:divBdr>
    </w:div>
    <w:div w:id="1140997693">
      <w:bodyDiv w:val="1"/>
      <w:marLeft w:val="0"/>
      <w:marRight w:val="0"/>
      <w:marTop w:val="0"/>
      <w:marBottom w:val="0"/>
      <w:divBdr>
        <w:top w:val="none" w:sz="0" w:space="0" w:color="auto"/>
        <w:left w:val="none" w:sz="0" w:space="0" w:color="auto"/>
        <w:bottom w:val="none" w:sz="0" w:space="0" w:color="auto"/>
        <w:right w:val="none" w:sz="0" w:space="0" w:color="auto"/>
      </w:divBdr>
    </w:div>
    <w:div w:id="1142622580">
      <w:bodyDiv w:val="1"/>
      <w:marLeft w:val="0"/>
      <w:marRight w:val="0"/>
      <w:marTop w:val="0"/>
      <w:marBottom w:val="0"/>
      <w:divBdr>
        <w:top w:val="none" w:sz="0" w:space="0" w:color="auto"/>
        <w:left w:val="none" w:sz="0" w:space="0" w:color="auto"/>
        <w:bottom w:val="none" w:sz="0" w:space="0" w:color="auto"/>
        <w:right w:val="none" w:sz="0" w:space="0" w:color="auto"/>
      </w:divBdr>
    </w:div>
    <w:div w:id="1143279268">
      <w:bodyDiv w:val="1"/>
      <w:marLeft w:val="0"/>
      <w:marRight w:val="0"/>
      <w:marTop w:val="0"/>
      <w:marBottom w:val="0"/>
      <w:divBdr>
        <w:top w:val="none" w:sz="0" w:space="0" w:color="auto"/>
        <w:left w:val="none" w:sz="0" w:space="0" w:color="auto"/>
        <w:bottom w:val="none" w:sz="0" w:space="0" w:color="auto"/>
        <w:right w:val="none" w:sz="0" w:space="0" w:color="auto"/>
      </w:divBdr>
    </w:div>
    <w:div w:id="1143622250">
      <w:bodyDiv w:val="1"/>
      <w:marLeft w:val="0"/>
      <w:marRight w:val="0"/>
      <w:marTop w:val="0"/>
      <w:marBottom w:val="0"/>
      <w:divBdr>
        <w:top w:val="none" w:sz="0" w:space="0" w:color="auto"/>
        <w:left w:val="none" w:sz="0" w:space="0" w:color="auto"/>
        <w:bottom w:val="none" w:sz="0" w:space="0" w:color="auto"/>
        <w:right w:val="none" w:sz="0" w:space="0" w:color="auto"/>
      </w:divBdr>
    </w:div>
    <w:div w:id="1145466862">
      <w:bodyDiv w:val="1"/>
      <w:marLeft w:val="0"/>
      <w:marRight w:val="0"/>
      <w:marTop w:val="0"/>
      <w:marBottom w:val="0"/>
      <w:divBdr>
        <w:top w:val="none" w:sz="0" w:space="0" w:color="auto"/>
        <w:left w:val="none" w:sz="0" w:space="0" w:color="auto"/>
        <w:bottom w:val="none" w:sz="0" w:space="0" w:color="auto"/>
        <w:right w:val="none" w:sz="0" w:space="0" w:color="auto"/>
      </w:divBdr>
    </w:div>
    <w:div w:id="1149859220">
      <w:bodyDiv w:val="1"/>
      <w:marLeft w:val="0"/>
      <w:marRight w:val="0"/>
      <w:marTop w:val="0"/>
      <w:marBottom w:val="0"/>
      <w:divBdr>
        <w:top w:val="none" w:sz="0" w:space="0" w:color="auto"/>
        <w:left w:val="none" w:sz="0" w:space="0" w:color="auto"/>
        <w:bottom w:val="none" w:sz="0" w:space="0" w:color="auto"/>
        <w:right w:val="none" w:sz="0" w:space="0" w:color="auto"/>
      </w:divBdr>
    </w:div>
    <w:div w:id="1150249593">
      <w:bodyDiv w:val="1"/>
      <w:marLeft w:val="0"/>
      <w:marRight w:val="0"/>
      <w:marTop w:val="0"/>
      <w:marBottom w:val="0"/>
      <w:divBdr>
        <w:top w:val="none" w:sz="0" w:space="0" w:color="auto"/>
        <w:left w:val="none" w:sz="0" w:space="0" w:color="auto"/>
        <w:bottom w:val="none" w:sz="0" w:space="0" w:color="auto"/>
        <w:right w:val="none" w:sz="0" w:space="0" w:color="auto"/>
      </w:divBdr>
    </w:div>
    <w:div w:id="1152021658">
      <w:bodyDiv w:val="1"/>
      <w:marLeft w:val="0"/>
      <w:marRight w:val="0"/>
      <w:marTop w:val="0"/>
      <w:marBottom w:val="0"/>
      <w:divBdr>
        <w:top w:val="none" w:sz="0" w:space="0" w:color="auto"/>
        <w:left w:val="none" w:sz="0" w:space="0" w:color="auto"/>
        <w:bottom w:val="none" w:sz="0" w:space="0" w:color="auto"/>
        <w:right w:val="none" w:sz="0" w:space="0" w:color="auto"/>
      </w:divBdr>
    </w:div>
    <w:div w:id="1152673197">
      <w:bodyDiv w:val="1"/>
      <w:marLeft w:val="0"/>
      <w:marRight w:val="0"/>
      <w:marTop w:val="0"/>
      <w:marBottom w:val="0"/>
      <w:divBdr>
        <w:top w:val="none" w:sz="0" w:space="0" w:color="auto"/>
        <w:left w:val="none" w:sz="0" w:space="0" w:color="auto"/>
        <w:bottom w:val="none" w:sz="0" w:space="0" w:color="auto"/>
        <w:right w:val="none" w:sz="0" w:space="0" w:color="auto"/>
      </w:divBdr>
    </w:div>
    <w:div w:id="1153371573">
      <w:bodyDiv w:val="1"/>
      <w:marLeft w:val="0"/>
      <w:marRight w:val="0"/>
      <w:marTop w:val="0"/>
      <w:marBottom w:val="0"/>
      <w:divBdr>
        <w:top w:val="none" w:sz="0" w:space="0" w:color="auto"/>
        <w:left w:val="none" w:sz="0" w:space="0" w:color="auto"/>
        <w:bottom w:val="none" w:sz="0" w:space="0" w:color="auto"/>
        <w:right w:val="none" w:sz="0" w:space="0" w:color="auto"/>
      </w:divBdr>
    </w:div>
    <w:div w:id="1153640349">
      <w:bodyDiv w:val="1"/>
      <w:marLeft w:val="0"/>
      <w:marRight w:val="0"/>
      <w:marTop w:val="0"/>
      <w:marBottom w:val="0"/>
      <w:divBdr>
        <w:top w:val="none" w:sz="0" w:space="0" w:color="auto"/>
        <w:left w:val="none" w:sz="0" w:space="0" w:color="auto"/>
        <w:bottom w:val="none" w:sz="0" w:space="0" w:color="auto"/>
        <w:right w:val="none" w:sz="0" w:space="0" w:color="auto"/>
      </w:divBdr>
    </w:div>
    <w:div w:id="1154301314">
      <w:bodyDiv w:val="1"/>
      <w:marLeft w:val="0"/>
      <w:marRight w:val="0"/>
      <w:marTop w:val="0"/>
      <w:marBottom w:val="0"/>
      <w:divBdr>
        <w:top w:val="none" w:sz="0" w:space="0" w:color="auto"/>
        <w:left w:val="none" w:sz="0" w:space="0" w:color="auto"/>
        <w:bottom w:val="none" w:sz="0" w:space="0" w:color="auto"/>
        <w:right w:val="none" w:sz="0" w:space="0" w:color="auto"/>
      </w:divBdr>
    </w:div>
    <w:div w:id="1154444849">
      <w:bodyDiv w:val="1"/>
      <w:marLeft w:val="0"/>
      <w:marRight w:val="0"/>
      <w:marTop w:val="0"/>
      <w:marBottom w:val="0"/>
      <w:divBdr>
        <w:top w:val="none" w:sz="0" w:space="0" w:color="auto"/>
        <w:left w:val="none" w:sz="0" w:space="0" w:color="auto"/>
        <w:bottom w:val="none" w:sz="0" w:space="0" w:color="auto"/>
        <w:right w:val="none" w:sz="0" w:space="0" w:color="auto"/>
      </w:divBdr>
    </w:div>
    <w:div w:id="1154641454">
      <w:bodyDiv w:val="1"/>
      <w:marLeft w:val="0"/>
      <w:marRight w:val="0"/>
      <w:marTop w:val="0"/>
      <w:marBottom w:val="0"/>
      <w:divBdr>
        <w:top w:val="none" w:sz="0" w:space="0" w:color="auto"/>
        <w:left w:val="none" w:sz="0" w:space="0" w:color="auto"/>
        <w:bottom w:val="none" w:sz="0" w:space="0" w:color="auto"/>
        <w:right w:val="none" w:sz="0" w:space="0" w:color="auto"/>
      </w:divBdr>
    </w:div>
    <w:div w:id="1155300758">
      <w:bodyDiv w:val="1"/>
      <w:marLeft w:val="0"/>
      <w:marRight w:val="0"/>
      <w:marTop w:val="0"/>
      <w:marBottom w:val="0"/>
      <w:divBdr>
        <w:top w:val="none" w:sz="0" w:space="0" w:color="auto"/>
        <w:left w:val="none" w:sz="0" w:space="0" w:color="auto"/>
        <w:bottom w:val="none" w:sz="0" w:space="0" w:color="auto"/>
        <w:right w:val="none" w:sz="0" w:space="0" w:color="auto"/>
      </w:divBdr>
    </w:div>
    <w:div w:id="1155992052">
      <w:bodyDiv w:val="1"/>
      <w:marLeft w:val="0"/>
      <w:marRight w:val="0"/>
      <w:marTop w:val="0"/>
      <w:marBottom w:val="0"/>
      <w:divBdr>
        <w:top w:val="none" w:sz="0" w:space="0" w:color="auto"/>
        <w:left w:val="none" w:sz="0" w:space="0" w:color="auto"/>
        <w:bottom w:val="none" w:sz="0" w:space="0" w:color="auto"/>
        <w:right w:val="none" w:sz="0" w:space="0" w:color="auto"/>
      </w:divBdr>
    </w:div>
    <w:div w:id="1157039023">
      <w:bodyDiv w:val="1"/>
      <w:marLeft w:val="0"/>
      <w:marRight w:val="0"/>
      <w:marTop w:val="0"/>
      <w:marBottom w:val="0"/>
      <w:divBdr>
        <w:top w:val="none" w:sz="0" w:space="0" w:color="auto"/>
        <w:left w:val="none" w:sz="0" w:space="0" w:color="auto"/>
        <w:bottom w:val="none" w:sz="0" w:space="0" w:color="auto"/>
        <w:right w:val="none" w:sz="0" w:space="0" w:color="auto"/>
      </w:divBdr>
    </w:div>
    <w:div w:id="1164206127">
      <w:bodyDiv w:val="1"/>
      <w:marLeft w:val="0"/>
      <w:marRight w:val="0"/>
      <w:marTop w:val="0"/>
      <w:marBottom w:val="0"/>
      <w:divBdr>
        <w:top w:val="none" w:sz="0" w:space="0" w:color="auto"/>
        <w:left w:val="none" w:sz="0" w:space="0" w:color="auto"/>
        <w:bottom w:val="none" w:sz="0" w:space="0" w:color="auto"/>
        <w:right w:val="none" w:sz="0" w:space="0" w:color="auto"/>
      </w:divBdr>
    </w:div>
    <w:div w:id="1166163784">
      <w:bodyDiv w:val="1"/>
      <w:marLeft w:val="0"/>
      <w:marRight w:val="0"/>
      <w:marTop w:val="0"/>
      <w:marBottom w:val="0"/>
      <w:divBdr>
        <w:top w:val="none" w:sz="0" w:space="0" w:color="auto"/>
        <w:left w:val="none" w:sz="0" w:space="0" w:color="auto"/>
        <w:bottom w:val="none" w:sz="0" w:space="0" w:color="auto"/>
        <w:right w:val="none" w:sz="0" w:space="0" w:color="auto"/>
      </w:divBdr>
    </w:div>
    <w:div w:id="1168444155">
      <w:bodyDiv w:val="1"/>
      <w:marLeft w:val="0"/>
      <w:marRight w:val="0"/>
      <w:marTop w:val="0"/>
      <w:marBottom w:val="0"/>
      <w:divBdr>
        <w:top w:val="none" w:sz="0" w:space="0" w:color="auto"/>
        <w:left w:val="none" w:sz="0" w:space="0" w:color="auto"/>
        <w:bottom w:val="none" w:sz="0" w:space="0" w:color="auto"/>
        <w:right w:val="none" w:sz="0" w:space="0" w:color="auto"/>
      </w:divBdr>
    </w:div>
    <w:div w:id="1169755054">
      <w:bodyDiv w:val="1"/>
      <w:marLeft w:val="0"/>
      <w:marRight w:val="0"/>
      <w:marTop w:val="0"/>
      <w:marBottom w:val="0"/>
      <w:divBdr>
        <w:top w:val="none" w:sz="0" w:space="0" w:color="auto"/>
        <w:left w:val="none" w:sz="0" w:space="0" w:color="auto"/>
        <w:bottom w:val="none" w:sz="0" w:space="0" w:color="auto"/>
        <w:right w:val="none" w:sz="0" w:space="0" w:color="auto"/>
      </w:divBdr>
    </w:div>
    <w:div w:id="1171021405">
      <w:bodyDiv w:val="1"/>
      <w:marLeft w:val="0"/>
      <w:marRight w:val="0"/>
      <w:marTop w:val="0"/>
      <w:marBottom w:val="0"/>
      <w:divBdr>
        <w:top w:val="none" w:sz="0" w:space="0" w:color="auto"/>
        <w:left w:val="none" w:sz="0" w:space="0" w:color="auto"/>
        <w:bottom w:val="none" w:sz="0" w:space="0" w:color="auto"/>
        <w:right w:val="none" w:sz="0" w:space="0" w:color="auto"/>
      </w:divBdr>
    </w:div>
    <w:div w:id="1172987933">
      <w:bodyDiv w:val="1"/>
      <w:marLeft w:val="0"/>
      <w:marRight w:val="0"/>
      <w:marTop w:val="0"/>
      <w:marBottom w:val="0"/>
      <w:divBdr>
        <w:top w:val="none" w:sz="0" w:space="0" w:color="auto"/>
        <w:left w:val="none" w:sz="0" w:space="0" w:color="auto"/>
        <w:bottom w:val="none" w:sz="0" w:space="0" w:color="auto"/>
        <w:right w:val="none" w:sz="0" w:space="0" w:color="auto"/>
      </w:divBdr>
    </w:div>
    <w:div w:id="1179589387">
      <w:bodyDiv w:val="1"/>
      <w:marLeft w:val="0"/>
      <w:marRight w:val="0"/>
      <w:marTop w:val="0"/>
      <w:marBottom w:val="0"/>
      <w:divBdr>
        <w:top w:val="none" w:sz="0" w:space="0" w:color="auto"/>
        <w:left w:val="none" w:sz="0" w:space="0" w:color="auto"/>
        <w:bottom w:val="none" w:sz="0" w:space="0" w:color="auto"/>
        <w:right w:val="none" w:sz="0" w:space="0" w:color="auto"/>
      </w:divBdr>
    </w:div>
    <w:div w:id="1180654890">
      <w:bodyDiv w:val="1"/>
      <w:marLeft w:val="0"/>
      <w:marRight w:val="0"/>
      <w:marTop w:val="0"/>
      <w:marBottom w:val="0"/>
      <w:divBdr>
        <w:top w:val="none" w:sz="0" w:space="0" w:color="auto"/>
        <w:left w:val="none" w:sz="0" w:space="0" w:color="auto"/>
        <w:bottom w:val="none" w:sz="0" w:space="0" w:color="auto"/>
        <w:right w:val="none" w:sz="0" w:space="0" w:color="auto"/>
      </w:divBdr>
    </w:div>
    <w:div w:id="1181242125">
      <w:bodyDiv w:val="1"/>
      <w:marLeft w:val="0"/>
      <w:marRight w:val="0"/>
      <w:marTop w:val="0"/>
      <w:marBottom w:val="0"/>
      <w:divBdr>
        <w:top w:val="none" w:sz="0" w:space="0" w:color="auto"/>
        <w:left w:val="none" w:sz="0" w:space="0" w:color="auto"/>
        <w:bottom w:val="none" w:sz="0" w:space="0" w:color="auto"/>
        <w:right w:val="none" w:sz="0" w:space="0" w:color="auto"/>
      </w:divBdr>
    </w:div>
    <w:div w:id="1182860902">
      <w:bodyDiv w:val="1"/>
      <w:marLeft w:val="0"/>
      <w:marRight w:val="0"/>
      <w:marTop w:val="0"/>
      <w:marBottom w:val="0"/>
      <w:divBdr>
        <w:top w:val="none" w:sz="0" w:space="0" w:color="auto"/>
        <w:left w:val="none" w:sz="0" w:space="0" w:color="auto"/>
        <w:bottom w:val="none" w:sz="0" w:space="0" w:color="auto"/>
        <w:right w:val="none" w:sz="0" w:space="0" w:color="auto"/>
      </w:divBdr>
    </w:div>
    <w:div w:id="1185292417">
      <w:bodyDiv w:val="1"/>
      <w:marLeft w:val="0"/>
      <w:marRight w:val="0"/>
      <w:marTop w:val="0"/>
      <w:marBottom w:val="0"/>
      <w:divBdr>
        <w:top w:val="none" w:sz="0" w:space="0" w:color="auto"/>
        <w:left w:val="none" w:sz="0" w:space="0" w:color="auto"/>
        <w:bottom w:val="none" w:sz="0" w:space="0" w:color="auto"/>
        <w:right w:val="none" w:sz="0" w:space="0" w:color="auto"/>
      </w:divBdr>
    </w:div>
    <w:div w:id="1186822221">
      <w:bodyDiv w:val="1"/>
      <w:marLeft w:val="0"/>
      <w:marRight w:val="0"/>
      <w:marTop w:val="0"/>
      <w:marBottom w:val="0"/>
      <w:divBdr>
        <w:top w:val="none" w:sz="0" w:space="0" w:color="auto"/>
        <w:left w:val="none" w:sz="0" w:space="0" w:color="auto"/>
        <w:bottom w:val="none" w:sz="0" w:space="0" w:color="auto"/>
        <w:right w:val="none" w:sz="0" w:space="0" w:color="auto"/>
      </w:divBdr>
    </w:div>
    <w:div w:id="1187864501">
      <w:bodyDiv w:val="1"/>
      <w:marLeft w:val="0"/>
      <w:marRight w:val="0"/>
      <w:marTop w:val="0"/>
      <w:marBottom w:val="0"/>
      <w:divBdr>
        <w:top w:val="none" w:sz="0" w:space="0" w:color="auto"/>
        <w:left w:val="none" w:sz="0" w:space="0" w:color="auto"/>
        <w:bottom w:val="none" w:sz="0" w:space="0" w:color="auto"/>
        <w:right w:val="none" w:sz="0" w:space="0" w:color="auto"/>
      </w:divBdr>
    </w:div>
    <w:div w:id="1189955347">
      <w:bodyDiv w:val="1"/>
      <w:marLeft w:val="0"/>
      <w:marRight w:val="0"/>
      <w:marTop w:val="0"/>
      <w:marBottom w:val="0"/>
      <w:divBdr>
        <w:top w:val="none" w:sz="0" w:space="0" w:color="auto"/>
        <w:left w:val="none" w:sz="0" w:space="0" w:color="auto"/>
        <w:bottom w:val="none" w:sz="0" w:space="0" w:color="auto"/>
        <w:right w:val="none" w:sz="0" w:space="0" w:color="auto"/>
      </w:divBdr>
    </w:div>
    <w:div w:id="1191265660">
      <w:bodyDiv w:val="1"/>
      <w:marLeft w:val="0"/>
      <w:marRight w:val="0"/>
      <w:marTop w:val="0"/>
      <w:marBottom w:val="0"/>
      <w:divBdr>
        <w:top w:val="none" w:sz="0" w:space="0" w:color="auto"/>
        <w:left w:val="none" w:sz="0" w:space="0" w:color="auto"/>
        <w:bottom w:val="none" w:sz="0" w:space="0" w:color="auto"/>
        <w:right w:val="none" w:sz="0" w:space="0" w:color="auto"/>
      </w:divBdr>
    </w:div>
    <w:div w:id="1192494487">
      <w:bodyDiv w:val="1"/>
      <w:marLeft w:val="0"/>
      <w:marRight w:val="0"/>
      <w:marTop w:val="0"/>
      <w:marBottom w:val="0"/>
      <w:divBdr>
        <w:top w:val="none" w:sz="0" w:space="0" w:color="auto"/>
        <w:left w:val="none" w:sz="0" w:space="0" w:color="auto"/>
        <w:bottom w:val="none" w:sz="0" w:space="0" w:color="auto"/>
        <w:right w:val="none" w:sz="0" w:space="0" w:color="auto"/>
      </w:divBdr>
    </w:div>
    <w:div w:id="1193686030">
      <w:bodyDiv w:val="1"/>
      <w:marLeft w:val="0"/>
      <w:marRight w:val="0"/>
      <w:marTop w:val="0"/>
      <w:marBottom w:val="0"/>
      <w:divBdr>
        <w:top w:val="none" w:sz="0" w:space="0" w:color="auto"/>
        <w:left w:val="none" w:sz="0" w:space="0" w:color="auto"/>
        <w:bottom w:val="none" w:sz="0" w:space="0" w:color="auto"/>
        <w:right w:val="none" w:sz="0" w:space="0" w:color="auto"/>
      </w:divBdr>
    </w:div>
    <w:div w:id="1196774498">
      <w:bodyDiv w:val="1"/>
      <w:marLeft w:val="0"/>
      <w:marRight w:val="0"/>
      <w:marTop w:val="0"/>
      <w:marBottom w:val="0"/>
      <w:divBdr>
        <w:top w:val="none" w:sz="0" w:space="0" w:color="auto"/>
        <w:left w:val="none" w:sz="0" w:space="0" w:color="auto"/>
        <w:bottom w:val="none" w:sz="0" w:space="0" w:color="auto"/>
        <w:right w:val="none" w:sz="0" w:space="0" w:color="auto"/>
      </w:divBdr>
    </w:div>
    <w:div w:id="1196776925">
      <w:bodyDiv w:val="1"/>
      <w:marLeft w:val="0"/>
      <w:marRight w:val="0"/>
      <w:marTop w:val="0"/>
      <w:marBottom w:val="0"/>
      <w:divBdr>
        <w:top w:val="none" w:sz="0" w:space="0" w:color="auto"/>
        <w:left w:val="none" w:sz="0" w:space="0" w:color="auto"/>
        <w:bottom w:val="none" w:sz="0" w:space="0" w:color="auto"/>
        <w:right w:val="none" w:sz="0" w:space="0" w:color="auto"/>
      </w:divBdr>
    </w:div>
    <w:div w:id="1196963611">
      <w:bodyDiv w:val="1"/>
      <w:marLeft w:val="0"/>
      <w:marRight w:val="0"/>
      <w:marTop w:val="0"/>
      <w:marBottom w:val="0"/>
      <w:divBdr>
        <w:top w:val="none" w:sz="0" w:space="0" w:color="auto"/>
        <w:left w:val="none" w:sz="0" w:space="0" w:color="auto"/>
        <w:bottom w:val="none" w:sz="0" w:space="0" w:color="auto"/>
        <w:right w:val="none" w:sz="0" w:space="0" w:color="auto"/>
      </w:divBdr>
    </w:div>
    <w:div w:id="1199005255">
      <w:bodyDiv w:val="1"/>
      <w:marLeft w:val="0"/>
      <w:marRight w:val="0"/>
      <w:marTop w:val="0"/>
      <w:marBottom w:val="0"/>
      <w:divBdr>
        <w:top w:val="none" w:sz="0" w:space="0" w:color="auto"/>
        <w:left w:val="none" w:sz="0" w:space="0" w:color="auto"/>
        <w:bottom w:val="none" w:sz="0" w:space="0" w:color="auto"/>
        <w:right w:val="none" w:sz="0" w:space="0" w:color="auto"/>
      </w:divBdr>
    </w:div>
    <w:div w:id="1201283228">
      <w:bodyDiv w:val="1"/>
      <w:marLeft w:val="0"/>
      <w:marRight w:val="0"/>
      <w:marTop w:val="0"/>
      <w:marBottom w:val="0"/>
      <w:divBdr>
        <w:top w:val="none" w:sz="0" w:space="0" w:color="auto"/>
        <w:left w:val="none" w:sz="0" w:space="0" w:color="auto"/>
        <w:bottom w:val="none" w:sz="0" w:space="0" w:color="auto"/>
        <w:right w:val="none" w:sz="0" w:space="0" w:color="auto"/>
      </w:divBdr>
    </w:div>
    <w:div w:id="1202211518">
      <w:bodyDiv w:val="1"/>
      <w:marLeft w:val="0"/>
      <w:marRight w:val="0"/>
      <w:marTop w:val="0"/>
      <w:marBottom w:val="0"/>
      <w:divBdr>
        <w:top w:val="none" w:sz="0" w:space="0" w:color="auto"/>
        <w:left w:val="none" w:sz="0" w:space="0" w:color="auto"/>
        <w:bottom w:val="none" w:sz="0" w:space="0" w:color="auto"/>
        <w:right w:val="none" w:sz="0" w:space="0" w:color="auto"/>
      </w:divBdr>
    </w:div>
    <w:div w:id="1202551658">
      <w:bodyDiv w:val="1"/>
      <w:marLeft w:val="0"/>
      <w:marRight w:val="0"/>
      <w:marTop w:val="0"/>
      <w:marBottom w:val="0"/>
      <w:divBdr>
        <w:top w:val="none" w:sz="0" w:space="0" w:color="auto"/>
        <w:left w:val="none" w:sz="0" w:space="0" w:color="auto"/>
        <w:bottom w:val="none" w:sz="0" w:space="0" w:color="auto"/>
        <w:right w:val="none" w:sz="0" w:space="0" w:color="auto"/>
      </w:divBdr>
    </w:div>
    <w:div w:id="1202597461">
      <w:bodyDiv w:val="1"/>
      <w:marLeft w:val="0"/>
      <w:marRight w:val="0"/>
      <w:marTop w:val="0"/>
      <w:marBottom w:val="0"/>
      <w:divBdr>
        <w:top w:val="none" w:sz="0" w:space="0" w:color="auto"/>
        <w:left w:val="none" w:sz="0" w:space="0" w:color="auto"/>
        <w:bottom w:val="none" w:sz="0" w:space="0" w:color="auto"/>
        <w:right w:val="none" w:sz="0" w:space="0" w:color="auto"/>
      </w:divBdr>
    </w:div>
    <w:div w:id="1202597801">
      <w:bodyDiv w:val="1"/>
      <w:marLeft w:val="0"/>
      <w:marRight w:val="0"/>
      <w:marTop w:val="0"/>
      <w:marBottom w:val="0"/>
      <w:divBdr>
        <w:top w:val="none" w:sz="0" w:space="0" w:color="auto"/>
        <w:left w:val="none" w:sz="0" w:space="0" w:color="auto"/>
        <w:bottom w:val="none" w:sz="0" w:space="0" w:color="auto"/>
        <w:right w:val="none" w:sz="0" w:space="0" w:color="auto"/>
      </w:divBdr>
    </w:div>
    <w:div w:id="1202598235">
      <w:bodyDiv w:val="1"/>
      <w:marLeft w:val="0"/>
      <w:marRight w:val="0"/>
      <w:marTop w:val="0"/>
      <w:marBottom w:val="0"/>
      <w:divBdr>
        <w:top w:val="none" w:sz="0" w:space="0" w:color="auto"/>
        <w:left w:val="none" w:sz="0" w:space="0" w:color="auto"/>
        <w:bottom w:val="none" w:sz="0" w:space="0" w:color="auto"/>
        <w:right w:val="none" w:sz="0" w:space="0" w:color="auto"/>
      </w:divBdr>
    </w:div>
    <w:div w:id="1202934324">
      <w:bodyDiv w:val="1"/>
      <w:marLeft w:val="0"/>
      <w:marRight w:val="0"/>
      <w:marTop w:val="0"/>
      <w:marBottom w:val="0"/>
      <w:divBdr>
        <w:top w:val="none" w:sz="0" w:space="0" w:color="auto"/>
        <w:left w:val="none" w:sz="0" w:space="0" w:color="auto"/>
        <w:bottom w:val="none" w:sz="0" w:space="0" w:color="auto"/>
        <w:right w:val="none" w:sz="0" w:space="0" w:color="auto"/>
      </w:divBdr>
    </w:div>
    <w:div w:id="1203130324">
      <w:bodyDiv w:val="1"/>
      <w:marLeft w:val="0"/>
      <w:marRight w:val="0"/>
      <w:marTop w:val="0"/>
      <w:marBottom w:val="0"/>
      <w:divBdr>
        <w:top w:val="none" w:sz="0" w:space="0" w:color="auto"/>
        <w:left w:val="none" w:sz="0" w:space="0" w:color="auto"/>
        <w:bottom w:val="none" w:sz="0" w:space="0" w:color="auto"/>
        <w:right w:val="none" w:sz="0" w:space="0" w:color="auto"/>
      </w:divBdr>
    </w:div>
    <w:div w:id="1203175615">
      <w:bodyDiv w:val="1"/>
      <w:marLeft w:val="0"/>
      <w:marRight w:val="0"/>
      <w:marTop w:val="0"/>
      <w:marBottom w:val="0"/>
      <w:divBdr>
        <w:top w:val="none" w:sz="0" w:space="0" w:color="auto"/>
        <w:left w:val="none" w:sz="0" w:space="0" w:color="auto"/>
        <w:bottom w:val="none" w:sz="0" w:space="0" w:color="auto"/>
        <w:right w:val="none" w:sz="0" w:space="0" w:color="auto"/>
      </w:divBdr>
    </w:div>
    <w:div w:id="1204555563">
      <w:bodyDiv w:val="1"/>
      <w:marLeft w:val="0"/>
      <w:marRight w:val="0"/>
      <w:marTop w:val="0"/>
      <w:marBottom w:val="0"/>
      <w:divBdr>
        <w:top w:val="none" w:sz="0" w:space="0" w:color="auto"/>
        <w:left w:val="none" w:sz="0" w:space="0" w:color="auto"/>
        <w:bottom w:val="none" w:sz="0" w:space="0" w:color="auto"/>
        <w:right w:val="none" w:sz="0" w:space="0" w:color="auto"/>
      </w:divBdr>
    </w:div>
    <w:div w:id="1204707355">
      <w:bodyDiv w:val="1"/>
      <w:marLeft w:val="0"/>
      <w:marRight w:val="0"/>
      <w:marTop w:val="0"/>
      <w:marBottom w:val="0"/>
      <w:divBdr>
        <w:top w:val="none" w:sz="0" w:space="0" w:color="auto"/>
        <w:left w:val="none" w:sz="0" w:space="0" w:color="auto"/>
        <w:bottom w:val="none" w:sz="0" w:space="0" w:color="auto"/>
        <w:right w:val="none" w:sz="0" w:space="0" w:color="auto"/>
      </w:divBdr>
    </w:div>
    <w:div w:id="1205368228">
      <w:bodyDiv w:val="1"/>
      <w:marLeft w:val="0"/>
      <w:marRight w:val="0"/>
      <w:marTop w:val="0"/>
      <w:marBottom w:val="0"/>
      <w:divBdr>
        <w:top w:val="none" w:sz="0" w:space="0" w:color="auto"/>
        <w:left w:val="none" w:sz="0" w:space="0" w:color="auto"/>
        <w:bottom w:val="none" w:sz="0" w:space="0" w:color="auto"/>
        <w:right w:val="none" w:sz="0" w:space="0" w:color="auto"/>
      </w:divBdr>
    </w:div>
    <w:div w:id="1206480408">
      <w:bodyDiv w:val="1"/>
      <w:marLeft w:val="0"/>
      <w:marRight w:val="0"/>
      <w:marTop w:val="0"/>
      <w:marBottom w:val="0"/>
      <w:divBdr>
        <w:top w:val="none" w:sz="0" w:space="0" w:color="auto"/>
        <w:left w:val="none" w:sz="0" w:space="0" w:color="auto"/>
        <w:bottom w:val="none" w:sz="0" w:space="0" w:color="auto"/>
        <w:right w:val="none" w:sz="0" w:space="0" w:color="auto"/>
      </w:divBdr>
    </w:div>
    <w:div w:id="1211763268">
      <w:bodyDiv w:val="1"/>
      <w:marLeft w:val="0"/>
      <w:marRight w:val="0"/>
      <w:marTop w:val="0"/>
      <w:marBottom w:val="0"/>
      <w:divBdr>
        <w:top w:val="none" w:sz="0" w:space="0" w:color="auto"/>
        <w:left w:val="none" w:sz="0" w:space="0" w:color="auto"/>
        <w:bottom w:val="none" w:sz="0" w:space="0" w:color="auto"/>
        <w:right w:val="none" w:sz="0" w:space="0" w:color="auto"/>
      </w:divBdr>
    </w:div>
    <w:div w:id="1213542072">
      <w:bodyDiv w:val="1"/>
      <w:marLeft w:val="0"/>
      <w:marRight w:val="0"/>
      <w:marTop w:val="0"/>
      <w:marBottom w:val="0"/>
      <w:divBdr>
        <w:top w:val="none" w:sz="0" w:space="0" w:color="auto"/>
        <w:left w:val="none" w:sz="0" w:space="0" w:color="auto"/>
        <w:bottom w:val="none" w:sz="0" w:space="0" w:color="auto"/>
        <w:right w:val="none" w:sz="0" w:space="0" w:color="auto"/>
      </w:divBdr>
    </w:div>
    <w:div w:id="1213542860">
      <w:bodyDiv w:val="1"/>
      <w:marLeft w:val="0"/>
      <w:marRight w:val="0"/>
      <w:marTop w:val="0"/>
      <w:marBottom w:val="0"/>
      <w:divBdr>
        <w:top w:val="none" w:sz="0" w:space="0" w:color="auto"/>
        <w:left w:val="none" w:sz="0" w:space="0" w:color="auto"/>
        <w:bottom w:val="none" w:sz="0" w:space="0" w:color="auto"/>
        <w:right w:val="none" w:sz="0" w:space="0" w:color="auto"/>
      </w:divBdr>
    </w:div>
    <w:div w:id="1222404334">
      <w:bodyDiv w:val="1"/>
      <w:marLeft w:val="0"/>
      <w:marRight w:val="0"/>
      <w:marTop w:val="0"/>
      <w:marBottom w:val="0"/>
      <w:divBdr>
        <w:top w:val="none" w:sz="0" w:space="0" w:color="auto"/>
        <w:left w:val="none" w:sz="0" w:space="0" w:color="auto"/>
        <w:bottom w:val="none" w:sz="0" w:space="0" w:color="auto"/>
        <w:right w:val="none" w:sz="0" w:space="0" w:color="auto"/>
      </w:divBdr>
    </w:div>
    <w:div w:id="1224366747">
      <w:bodyDiv w:val="1"/>
      <w:marLeft w:val="0"/>
      <w:marRight w:val="0"/>
      <w:marTop w:val="0"/>
      <w:marBottom w:val="0"/>
      <w:divBdr>
        <w:top w:val="none" w:sz="0" w:space="0" w:color="auto"/>
        <w:left w:val="none" w:sz="0" w:space="0" w:color="auto"/>
        <w:bottom w:val="none" w:sz="0" w:space="0" w:color="auto"/>
        <w:right w:val="none" w:sz="0" w:space="0" w:color="auto"/>
      </w:divBdr>
    </w:div>
    <w:div w:id="1228302287">
      <w:bodyDiv w:val="1"/>
      <w:marLeft w:val="0"/>
      <w:marRight w:val="0"/>
      <w:marTop w:val="0"/>
      <w:marBottom w:val="0"/>
      <w:divBdr>
        <w:top w:val="none" w:sz="0" w:space="0" w:color="auto"/>
        <w:left w:val="none" w:sz="0" w:space="0" w:color="auto"/>
        <w:bottom w:val="none" w:sz="0" w:space="0" w:color="auto"/>
        <w:right w:val="none" w:sz="0" w:space="0" w:color="auto"/>
      </w:divBdr>
    </w:div>
    <w:div w:id="1228416384">
      <w:bodyDiv w:val="1"/>
      <w:marLeft w:val="0"/>
      <w:marRight w:val="0"/>
      <w:marTop w:val="0"/>
      <w:marBottom w:val="0"/>
      <w:divBdr>
        <w:top w:val="none" w:sz="0" w:space="0" w:color="auto"/>
        <w:left w:val="none" w:sz="0" w:space="0" w:color="auto"/>
        <w:bottom w:val="none" w:sz="0" w:space="0" w:color="auto"/>
        <w:right w:val="none" w:sz="0" w:space="0" w:color="auto"/>
      </w:divBdr>
    </w:div>
    <w:div w:id="1228683155">
      <w:bodyDiv w:val="1"/>
      <w:marLeft w:val="0"/>
      <w:marRight w:val="0"/>
      <w:marTop w:val="0"/>
      <w:marBottom w:val="0"/>
      <w:divBdr>
        <w:top w:val="none" w:sz="0" w:space="0" w:color="auto"/>
        <w:left w:val="none" w:sz="0" w:space="0" w:color="auto"/>
        <w:bottom w:val="none" w:sz="0" w:space="0" w:color="auto"/>
        <w:right w:val="none" w:sz="0" w:space="0" w:color="auto"/>
      </w:divBdr>
    </w:div>
    <w:div w:id="1230001509">
      <w:bodyDiv w:val="1"/>
      <w:marLeft w:val="0"/>
      <w:marRight w:val="0"/>
      <w:marTop w:val="0"/>
      <w:marBottom w:val="0"/>
      <w:divBdr>
        <w:top w:val="none" w:sz="0" w:space="0" w:color="auto"/>
        <w:left w:val="none" w:sz="0" w:space="0" w:color="auto"/>
        <w:bottom w:val="none" w:sz="0" w:space="0" w:color="auto"/>
        <w:right w:val="none" w:sz="0" w:space="0" w:color="auto"/>
      </w:divBdr>
    </w:div>
    <w:div w:id="1231841869">
      <w:bodyDiv w:val="1"/>
      <w:marLeft w:val="0"/>
      <w:marRight w:val="0"/>
      <w:marTop w:val="0"/>
      <w:marBottom w:val="0"/>
      <w:divBdr>
        <w:top w:val="none" w:sz="0" w:space="0" w:color="auto"/>
        <w:left w:val="none" w:sz="0" w:space="0" w:color="auto"/>
        <w:bottom w:val="none" w:sz="0" w:space="0" w:color="auto"/>
        <w:right w:val="none" w:sz="0" w:space="0" w:color="auto"/>
      </w:divBdr>
    </w:div>
    <w:div w:id="1233155394">
      <w:bodyDiv w:val="1"/>
      <w:marLeft w:val="0"/>
      <w:marRight w:val="0"/>
      <w:marTop w:val="0"/>
      <w:marBottom w:val="0"/>
      <w:divBdr>
        <w:top w:val="none" w:sz="0" w:space="0" w:color="auto"/>
        <w:left w:val="none" w:sz="0" w:space="0" w:color="auto"/>
        <w:bottom w:val="none" w:sz="0" w:space="0" w:color="auto"/>
        <w:right w:val="none" w:sz="0" w:space="0" w:color="auto"/>
      </w:divBdr>
    </w:div>
    <w:div w:id="1235627094">
      <w:bodyDiv w:val="1"/>
      <w:marLeft w:val="0"/>
      <w:marRight w:val="0"/>
      <w:marTop w:val="0"/>
      <w:marBottom w:val="0"/>
      <w:divBdr>
        <w:top w:val="none" w:sz="0" w:space="0" w:color="auto"/>
        <w:left w:val="none" w:sz="0" w:space="0" w:color="auto"/>
        <w:bottom w:val="none" w:sz="0" w:space="0" w:color="auto"/>
        <w:right w:val="none" w:sz="0" w:space="0" w:color="auto"/>
      </w:divBdr>
    </w:div>
    <w:div w:id="1235969798">
      <w:bodyDiv w:val="1"/>
      <w:marLeft w:val="0"/>
      <w:marRight w:val="0"/>
      <w:marTop w:val="0"/>
      <w:marBottom w:val="0"/>
      <w:divBdr>
        <w:top w:val="none" w:sz="0" w:space="0" w:color="auto"/>
        <w:left w:val="none" w:sz="0" w:space="0" w:color="auto"/>
        <w:bottom w:val="none" w:sz="0" w:space="0" w:color="auto"/>
        <w:right w:val="none" w:sz="0" w:space="0" w:color="auto"/>
      </w:divBdr>
    </w:div>
    <w:div w:id="1241520379">
      <w:bodyDiv w:val="1"/>
      <w:marLeft w:val="0"/>
      <w:marRight w:val="0"/>
      <w:marTop w:val="0"/>
      <w:marBottom w:val="0"/>
      <w:divBdr>
        <w:top w:val="none" w:sz="0" w:space="0" w:color="auto"/>
        <w:left w:val="none" w:sz="0" w:space="0" w:color="auto"/>
        <w:bottom w:val="none" w:sz="0" w:space="0" w:color="auto"/>
        <w:right w:val="none" w:sz="0" w:space="0" w:color="auto"/>
      </w:divBdr>
    </w:div>
    <w:div w:id="1241595942">
      <w:bodyDiv w:val="1"/>
      <w:marLeft w:val="0"/>
      <w:marRight w:val="0"/>
      <w:marTop w:val="0"/>
      <w:marBottom w:val="0"/>
      <w:divBdr>
        <w:top w:val="none" w:sz="0" w:space="0" w:color="auto"/>
        <w:left w:val="none" w:sz="0" w:space="0" w:color="auto"/>
        <w:bottom w:val="none" w:sz="0" w:space="0" w:color="auto"/>
        <w:right w:val="none" w:sz="0" w:space="0" w:color="auto"/>
      </w:divBdr>
    </w:div>
    <w:div w:id="1243833831">
      <w:bodyDiv w:val="1"/>
      <w:marLeft w:val="0"/>
      <w:marRight w:val="0"/>
      <w:marTop w:val="0"/>
      <w:marBottom w:val="0"/>
      <w:divBdr>
        <w:top w:val="none" w:sz="0" w:space="0" w:color="auto"/>
        <w:left w:val="none" w:sz="0" w:space="0" w:color="auto"/>
        <w:bottom w:val="none" w:sz="0" w:space="0" w:color="auto"/>
        <w:right w:val="none" w:sz="0" w:space="0" w:color="auto"/>
      </w:divBdr>
    </w:div>
    <w:div w:id="1243905447">
      <w:bodyDiv w:val="1"/>
      <w:marLeft w:val="0"/>
      <w:marRight w:val="0"/>
      <w:marTop w:val="0"/>
      <w:marBottom w:val="0"/>
      <w:divBdr>
        <w:top w:val="none" w:sz="0" w:space="0" w:color="auto"/>
        <w:left w:val="none" w:sz="0" w:space="0" w:color="auto"/>
        <w:bottom w:val="none" w:sz="0" w:space="0" w:color="auto"/>
        <w:right w:val="none" w:sz="0" w:space="0" w:color="auto"/>
      </w:divBdr>
    </w:div>
    <w:div w:id="1244415568">
      <w:bodyDiv w:val="1"/>
      <w:marLeft w:val="0"/>
      <w:marRight w:val="0"/>
      <w:marTop w:val="0"/>
      <w:marBottom w:val="0"/>
      <w:divBdr>
        <w:top w:val="none" w:sz="0" w:space="0" w:color="auto"/>
        <w:left w:val="none" w:sz="0" w:space="0" w:color="auto"/>
        <w:bottom w:val="none" w:sz="0" w:space="0" w:color="auto"/>
        <w:right w:val="none" w:sz="0" w:space="0" w:color="auto"/>
      </w:divBdr>
    </w:div>
    <w:div w:id="1246718540">
      <w:bodyDiv w:val="1"/>
      <w:marLeft w:val="0"/>
      <w:marRight w:val="0"/>
      <w:marTop w:val="0"/>
      <w:marBottom w:val="0"/>
      <w:divBdr>
        <w:top w:val="none" w:sz="0" w:space="0" w:color="auto"/>
        <w:left w:val="none" w:sz="0" w:space="0" w:color="auto"/>
        <w:bottom w:val="none" w:sz="0" w:space="0" w:color="auto"/>
        <w:right w:val="none" w:sz="0" w:space="0" w:color="auto"/>
      </w:divBdr>
    </w:div>
    <w:div w:id="1247879342">
      <w:bodyDiv w:val="1"/>
      <w:marLeft w:val="0"/>
      <w:marRight w:val="0"/>
      <w:marTop w:val="0"/>
      <w:marBottom w:val="0"/>
      <w:divBdr>
        <w:top w:val="none" w:sz="0" w:space="0" w:color="auto"/>
        <w:left w:val="none" w:sz="0" w:space="0" w:color="auto"/>
        <w:bottom w:val="none" w:sz="0" w:space="0" w:color="auto"/>
        <w:right w:val="none" w:sz="0" w:space="0" w:color="auto"/>
      </w:divBdr>
    </w:div>
    <w:div w:id="1251310566">
      <w:bodyDiv w:val="1"/>
      <w:marLeft w:val="0"/>
      <w:marRight w:val="0"/>
      <w:marTop w:val="0"/>
      <w:marBottom w:val="0"/>
      <w:divBdr>
        <w:top w:val="none" w:sz="0" w:space="0" w:color="auto"/>
        <w:left w:val="none" w:sz="0" w:space="0" w:color="auto"/>
        <w:bottom w:val="none" w:sz="0" w:space="0" w:color="auto"/>
        <w:right w:val="none" w:sz="0" w:space="0" w:color="auto"/>
      </w:divBdr>
    </w:div>
    <w:div w:id="1252003540">
      <w:bodyDiv w:val="1"/>
      <w:marLeft w:val="0"/>
      <w:marRight w:val="0"/>
      <w:marTop w:val="0"/>
      <w:marBottom w:val="0"/>
      <w:divBdr>
        <w:top w:val="none" w:sz="0" w:space="0" w:color="auto"/>
        <w:left w:val="none" w:sz="0" w:space="0" w:color="auto"/>
        <w:bottom w:val="none" w:sz="0" w:space="0" w:color="auto"/>
        <w:right w:val="none" w:sz="0" w:space="0" w:color="auto"/>
      </w:divBdr>
    </w:div>
    <w:div w:id="1252348090">
      <w:bodyDiv w:val="1"/>
      <w:marLeft w:val="0"/>
      <w:marRight w:val="0"/>
      <w:marTop w:val="0"/>
      <w:marBottom w:val="0"/>
      <w:divBdr>
        <w:top w:val="none" w:sz="0" w:space="0" w:color="auto"/>
        <w:left w:val="none" w:sz="0" w:space="0" w:color="auto"/>
        <w:bottom w:val="none" w:sz="0" w:space="0" w:color="auto"/>
        <w:right w:val="none" w:sz="0" w:space="0" w:color="auto"/>
      </w:divBdr>
    </w:div>
    <w:div w:id="1253667129">
      <w:bodyDiv w:val="1"/>
      <w:marLeft w:val="0"/>
      <w:marRight w:val="0"/>
      <w:marTop w:val="0"/>
      <w:marBottom w:val="0"/>
      <w:divBdr>
        <w:top w:val="none" w:sz="0" w:space="0" w:color="auto"/>
        <w:left w:val="none" w:sz="0" w:space="0" w:color="auto"/>
        <w:bottom w:val="none" w:sz="0" w:space="0" w:color="auto"/>
        <w:right w:val="none" w:sz="0" w:space="0" w:color="auto"/>
      </w:divBdr>
    </w:div>
    <w:div w:id="1253902387">
      <w:bodyDiv w:val="1"/>
      <w:marLeft w:val="0"/>
      <w:marRight w:val="0"/>
      <w:marTop w:val="0"/>
      <w:marBottom w:val="0"/>
      <w:divBdr>
        <w:top w:val="none" w:sz="0" w:space="0" w:color="auto"/>
        <w:left w:val="none" w:sz="0" w:space="0" w:color="auto"/>
        <w:bottom w:val="none" w:sz="0" w:space="0" w:color="auto"/>
        <w:right w:val="none" w:sz="0" w:space="0" w:color="auto"/>
      </w:divBdr>
    </w:div>
    <w:div w:id="1254124027">
      <w:bodyDiv w:val="1"/>
      <w:marLeft w:val="0"/>
      <w:marRight w:val="0"/>
      <w:marTop w:val="0"/>
      <w:marBottom w:val="0"/>
      <w:divBdr>
        <w:top w:val="none" w:sz="0" w:space="0" w:color="auto"/>
        <w:left w:val="none" w:sz="0" w:space="0" w:color="auto"/>
        <w:bottom w:val="none" w:sz="0" w:space="0" w:color="auto"/>
        <w:right w:val="none" w:sz="0" w:space="0" w:color="auto"/>
      </w:divBdr>
    </w:div>
    <w:div w:id="1255476489">
      <w:bodyDiv w:val="1"/>
      <w:marLeft w:val="0"/>
      <w:marRight w:val="0"/>
      <w:marTop w:val="0"/>
      <w:marBottom w:val="0"/>
      <w:divBdr>
        <w:top w:val="none" w:sz="0" w:space="0" w:color="auto"/>
        <w:left w:val="none" w:sz="0" w:space="0" w:color="auto"/>
        <w:bottom w:val="none" w:sz="0" w:space="0" w:color="auto"/>
        <w:right w:val="none" w:sz="0" w:space="0" w:color="auto"/>
      </w:divBdr>
    </w:div>
    <w:div w:id="1255623609">
      <w:bodyDiv w:val="1"/>
      <w:marLeft w:val="0"/>
      <w:marRight w:val="0"/>
      <w:marTop w:val="0"/>
      <w:marBottom w:val="0"/>
      <w:divBdr>
        <w:top w:val="none" w:sz="0" w:space="0" w:color="auto"/>
        <w:left w:val="none" w:sz="0" w:space="0" w:color="auto"/>
        <w:bottom w:val="none" w:sz="0" w:space="0" w:color="auto"/>
        <w:right w:val="none" w:sz="0" w:space="0" w:color="auto"/>
      </w:divBdr>
    </w:div>
    <w:div w:id="1256668461">
      <w:bodyDiv w:val="1"/>
      <w:marLeft w:val="0"/>
      <w:marRight w:val="0"/>
      <w:marTop w:val="0"/>
      <w:marBottom w:val="0"/>
      <w:divBdr>
        <w:top w:val="none" w:sz="0" w:space="0" w:color="auto"/>
        <w:left w:val="none" w:sz="0" w:space="0" w:color="auto"/>
        <w:bottom w:val="none" w:sz="0" w:space="0" w:color="auto"/>
        <w:right w:val="none" w:sz="0" w:space="0" w:color="auto"/>
      </w:divBdr>
    </w:div>
    <w:div w:id="1257862473">
      <w:bodyDiv w:val="1"/>
      <w:marLeft w:val="0"/>
      <w:marRight w:val="0"/>
      <w:marTop w:val="0"/>
      <w:marBottom w:val="0"/>
      <w:divBdr>
        <w:top w:val="none" w:sz="0" w:space="0" w:color="auto"/>
        <w:left w:val="none" w:sz="0" w:space="0" w:color="auto"/>
        <w:bottom w:val="none" w:sz="0" w:space="0" w:color="auto"/>
        <w:right w:val="none" w:sz="0" w:space="0" w:color="auto"/>
      </w:divBdr>
    </w:div>
    <w:div w:id="1258562094">
      <w:bodyDiv w:val="1"/>
      <w:marLeft w:val="0"/>
      <w:marRight w:val="0"/>
      <w:marTop w:val="0"/>
      <w:marBottom w:val="0"/>
      <w:divBdr>
        <w:top w:val="none" w:sz="0" w:space="0" w:color="auto"/>
        <w:left w:val="none" w:sz="0" w:space="0" w:color="auto"/>
        <w:bottom w:val="none" w:sz="0" w:space="0" w:color="auto"/>
        <w:right w:val="none" w:sz="0" w:space="0" w:color="auto"/>
      </w:divBdr>
    </w:div>
    <w:div w:id="1261068444">
      <w:bodyDiv w:val="1"/>
      <w:marLeft w:val="0"/>
      <w:marRight w:val="0"/>
      <w:marTop w:val="0"/>
      <w:marBottom w:val="0"/>
      <w:divBdr>
        <w:top w:val="none" w:sz="0" w:space="0" w:color="auto"/>
        <w:left w:val="none" w:sz="0" w:space="0" w:color="auto"/>
        <w:bottom w:val="none" w:sz="0" w:space="0" w:color="auto"/>
        <w:right w:val="none" w:sz="0" w:space="0" w:color="auto"/>
      </w:divBdr>
    </w:div>
    <w:div w:id="1261332771">
      <w:bodyDiv w:val="1"/>
      <w:marLeft w:val="0"/>
      <w:marRight w:val="0"/>
      <w:marTop w:val="0"/>
      <w:marBottom w:val="0"/>
      <w:divBdr>
        <w:top w:val="none" w:sz="0" w:space="0" w:color="auto"/>
        <w:left w:val="none" w:sz="0" w:space="0" w:color="auto"/>
        <w:bottom w:val="none" w:sz="0" w:space="0" w:color="auto"/>
        <w:right w:val="none" w:sz="0" w:space="0" w:color="auto"/>
      </w:divBdr>
    </w:div>
    <w:div w:id="1263343900">
      <w:bodyDiv w:val="1"/>
      <w:marLeft w:val="0"/>
      <w:marRight w:val="0"/>
      <w:marTop w:val="0"/>
      <w:marBottom w:val="0"/>
      <w:divBdr>
        <w:top w:val="none" w:sz="0" w:space="0" w:color="auto"/>
        <w:left w:val="none" w:sz="0" w:space="0" w:color="auto"/>
        <w:bottom w:val="none" w:sz="0" w:space="0" w:color="auto"/>
        <w:right w:val="none" w:sz="0" w:space="0" w:color="auto"/>
      </w:divBdr>
    </w:div>
    <w:div w:id="1263494050">
      <w:bodyDiv w:val="1"/>
      <w:marLeft w:val="0"/>
      <w:marRight w:val="0"/>
      <w:marTop w:val="0"/>
      <w:marBottom w:val="0"/>
      <w:divBdr>
        <w:top w:val="none" w:sz="0" w:space="0" w:color="auto"/>
        <w:left w:val="none" w:sz="0" w:space="0" w:color="auto"/>
        <w:bottom w:val="none" w:sz="0" w:space="0" w:color="auto"/>
        <w:right w:val="none" w:sz="0" w:space="0" w:color="auto"/>
      </w:divBdr>
    </w:div>
    <w:div w:id="1263565371">
      <w:bodyDiv w:val="1"/>
      <w:marLeft w:val="0"/>
      <w:marRight w:val="0"/>
      <w:marTop w:val="0"/>
      <w:marBottom w:val="0"/>
      <w:divBdr>
        <w:top w:val="none" w:sz="0" w:space="0" w:color="auto"/>
        <w:left w:val="none" w:sz="0" w:space="0" w:color="auto"/>
        <w:bottom w:val="none" w:sz="0" w:space="0" w:color="auto"/>
        <w:right w:val="none" w:sz="0" w:space="0" w:color="auto"/>
      </w:divBdr>
    </w:div>
    <w:div w:id="1266183411">
      <w:bodyDiv w:val="1"/>
      <w:marLeft w:val="0"/>
      <w:marRight w:val="0"/>
      <w:marTop w:val="0"/>
      <w:marBottom w:val="0"/>
      <w:divBdr>
        <w:top w:val="none" w:sz="0" w:space="0" w:color="auto"/>
        <w:left w:val="none" w:sz="0" w:space="0" w:color="auto"/>
        <w:bottom w:val="none" w:sz="0" w:space="0" w:color="auto"/>
        <w:right w:val="none" w:sz="0" w:space="0" w:color="auto"/>
      </w:divBdr>
    </w:div>
    <w:div w:id="1268390270">
      <w:bodyDiv w:val="1"/>
      <w:marLeft w:val="0"/>
      <w:marRight w:val="0"/>
      <w:marTop w:val="0"/>
      <w:marBottom w:val="0"/>
      <w:divBdr>
        <w:top w:val="none" w:sz="0" w:space="0" w:color="auto"/>
        <w:left w:val="none" w:sz="0" w:space="0" w:color="auto"/>
        <w:bottom w:val="none" w:sz="0" w:space="0" w:color="auto"/>
        <w:right w:val="none" w:sz="0" w:space="0" w:color="auto"/>
      </w:divBdr>
    </w:div>
    <w:div w:id="1268586210">
      <w:bodyDiv w:val="1"/>
      <w:marLeft w:val="0"/>
      <w:marRight w:val="0"/>
      <w:marTop w:val="0"/>
      <w:marBottom w:val="0"/>
      <w:divBdr>
        <w:top w:val="none" w:sz="0" w:space="0" w:color="auto"/>
        <w:left w:val="none" w:sz="0" w:space="0" w:color="auto"/>
        <w:bottom w:val="none" w:sz="0" w:space="0" w:color="auto"/>
        <w:right w:val="none" w:sz="0" w:space="0" w:color="auto"/>
      </w:divBdr>
    </w:div>
    <w:div w:id="1270434842">
      <w:bodyDiv w:val="1"/>
      <w:marLeft w:val="0"/>
      <w:marRight w:val="0"/>
      <w:marTop w:val="0"/>
      <w:marBottom w:val="0"/>
      <w:divBdr>
        <w:top w:val="none" w:sz="0" w:space="0" w:color="auto"/>
        <w:left w:val="none" w:sz="0" w:space="0" w:color="auto"/>
        <w:bottom w:val="none" w:sz="0" w:space="0" w:color="auto"/>
        <w:right w:val="none" w:sz="0" w:space="0" w:color="auto"/>
      </w:divBdr>
    </w:div>
    <w:div w:id="1272007743">
      <w:bodyDiv w:val="1"/>
      <w:marLeft w:val="0"/>
      <w:marRight w:val="0"/>
      <w:marTop w:val="0"/>
      <w:marBottom w:val="0"/>
      <w:divBdr>
        <w:top w:val="none" w:sz="0" w:space="0" w:color="auto"/>
        <w:left w:val="none" w:sz="0" w:space="0" w:color="auto"/>
        <w:bottom w:val="none" w:sz="0" w:space="0" w:color="auto"/>
        <w:right w:val="none" w:sz="0" w:space="0" w:color="auto"/>
      </w:divBdr>
    </w:div>
    <w:div w:id="1273707821">
      <w:bodyDiv w:val="1"/>
      <w:marLeft w:val="0"/>
      <w:marRight w:val="0"/>
      <w:marTop w:val="0"/>
      <w:marBottom w:val="0"/>
      <w:divBdr>
        <w:top w:val="none" w:sz="0" w:space="0" w:color="auto"/>
        <w:left w:val="none" w:sz="0" w:space="0" w:color="auto"/>
        <w:bottom w:val="none" w:sz="0" w:space="0" w:color="auto"/>
        <w:right w:val="none" w:sz="0" w:space="0" w:color="auto"/>
      </w:divBdr>
    </w:div>
    <w:div w:id="1273978673">
      <w:bodyDiv w:val="1"/>
      <w:marLeft w:val="0"/>
      <w:marRight w:val="0"/>
      <w:marTop w:val="0"/>
      <w:marBottom w:val="0"/>
      <w:divBdr>
        <w:top w:val="none" w:sz="0" w:space="0" w:color="auto"/>
        <w:left w:val="none" w:sz="0" w:space="0" w:color="auto"/>
        <w:bottom w:val="none" w:sz="0" w:space="0" w:color="auto"/>
        <w:right w:val="none" w:sz="0" w:space="0" w:color="auto"/>
      </w:divBdr>
    </w:div>
    <w:div w:id="1278372941">
      <w:bodyDiv w:val="1"/>
      <w:marLeft w:val="0"/>
      <w:marRight w:val="0"/>
      <w:marTop w:val="0"/>
      <w:marBottom w:val="0"/>
      <w:divBdr>
        <w:top w:val="none" w:sz="0" w:space="0" w:color="auto"/>
        <w:left w:val="none" w:sz="0" w:space="0" w:color="auto"/>
        <w:bottom w:val="none" w:sz="0" w:space="0" w:color="auto"/>
        <w:right w:val="none" w:sz="0" w:space="0" w:color="auto"/>
      </w:divBdr>
    </w:div>
    <w:div w:id="1281767005">
      <w:bodyDiv w:val="1"/>
      <w:marLeft w:val="0"/>
      <w:marRight w:val="0"/>
      <w:marTop w:val="0"/>
      <w:marBottom w:val="0"/>
      <w:divBdr>
        <w:top w:val="none" w:sz="0" w:space="0" w:color="auto"/>
        <w:left w:val="none" w:sz="0" w:space="0" w:color="auto"/>
        <w:bottom w:val="none" w:sz="0" w:space="0" w:color="auto"/>
        <w:right w:val="none" w:sz="0" w:space="0" w:color="auto"/>
      </w:divBdr>
    </w:div>
    <w:div w:id="1282151504">
      <w:bodyDiv w:val="1"/>
      <w:marLeft w:val="0"/>
      <w:marRight w:val="0"/>
      <w:marTop w:val="0"/>
      <w:marBottom w:val="0"/>
      <w:divBdr>
        <w:top w:val="none" w:sz="0" w:space="0" w:color="auto"/>
        <w:left w:val="none" w:sz="0" w:space="0" w:color="auto"/>
        <w:bottom w:val="none" w:sz="0" w:space="0" w:color="auto"/>
        <w:right w:val="none" w:sz="0" w:space="0" w:color="auto"/>
      </w:divBdr>
    </w:div>
    <w:div w:id="1283809745">
      <w:bodyDiv w:val="1"/>
      <w:marLeft w:val="0"/>
      <w:marRight w:val="0"/>
      <w:marTop w:val="0"/>
      <w:marBottom w:val="0"/>
      <w:divBdr>
        <w:top w:val="none" w:sz="0" w:space="0" w:color="auto"/>
        <w:left w:val="none" w:sz="0" w:space="0" w:color="auto"/>
        <w:bottom w:val="none" w:sz="0" w:space="0" w:color="auto"/>
        <w:right w:val="none" w:sz="0" w:space="0" w:color="auto"/>
      </w:divBdr>
    </w:div>
    <w:div w:id="1286348041">
      <w:bodyDiv w:val="1"/>
      <w:marLeft w:val="0"/>
      <w:marRight w:val="0"/>
      <w:marTop w:val="0"/>
      <w:marBottom w:val="0"/>
      <w:divBdr>
        <w:top w:val="none" w:sz="0" w:space="0" w:color="auto"/>
        <w:left w:val="none" w:sz="0" w:space="0" w:color="auto"/>
        <w:bottom w:val="none" w:sz="0" w:space="0" w:color="auto"/>
        <w:right w:val="none" w:sz="0" w:space="0" w:color="auto"/>
      </w:divBdr>
    </w:div>
    <w:div w:id="1286473480">
      <w:bodyDiv w:val="1"/>
      <w:marLeft w:val="0"/>
      <w:marRight w:val="0"/>
      <w:marTop w:val="0"/>
      <w:marBottom w:val="0"/>
      <w:divBdr>
        <w:top w:val="none" w:sz="0" w:space="0" w:color="auto"/>
        <w:left w:val="none" w:sz="0" w:space="0" w:color="auto"/>
        <w:bottom w:val="none" w:sz="0" w:space="0" w:color="auto"/>
        <w:right w:val="none" w:sz="0" w:space="0" w:color="auto"/>
      </w:divBdr>
    </w:div>
    <w:div w:id="1286692641">
      <w:bodyDiv w:val="1"/>
      <w:marLeft w:val="0"/>
      <w:marRight w:val="0"/>
      <w:marTop w:val="0"/>
      <w:marBottom w:val="0"/>
      <w:divBdr>
        <w:top w:val="none" w:sz="0" w:space="0" w:color="auto"/>
        <w:left w:val="none" w:sz="0" w:space="0" w:color="auto"/>
        <w:bottom w:val="none" w:sz="0" w:space="0" w:color="auto"/>
        <w:right w:val="none" w:sz="0" w:space="0" w:color="auto"/>
      </w:divBdr>
    </w:div>
    <w:div w:id="1289244884">
      <w:bodyDiv w:val="1"/>
      <w:marLeft w:val="0"/>
      <w:marRight w:val="0"/>
      <w:marTop w:val="0"/>
      <w:marBottom w:val="0"/>
      <w:divBdr>
        <w:top w:val="none" w:sz="0" w:space="0" w:color="auto"/>
        <w:left w:val="none" w:sz="0" w:space="0" w:color="auto"/>
        <w:bottom w:val="none" w:sz="0" w:space="0" w:color="auto"/>
        <w:right w:val="none" w:sz="0" w:space="0" w:color="auto"/>
      </w:divBdr>
    </w:div>
    <w:div w:id="1289892733">
      <w:bodyDiv w:val="1"/>
      <w:marLeft w:val="0"/>
      <w:marRight w:val="0"/>
      <w:marTop w:val="0"/>
      <w:marBottom w:val="0"/>
      <w:divBdr>
        <w:top w:val="none" w:sz="0" w:space="0" w:color="auto"/>
        <w:left w:val="none" w:sz="0" w:space="0" w:color="auto"/>
        <w:bottom w:val="none" w:sz="0" w:space="0" w:color="auto"/>
        <w:right w:val="none" w:sz="0" w:space="0" w:color="auto"/>
      </w:divBdr>
    </w:div>
    <w:div w:id="1295788938">
      <w:bodyDiv w:val="1"/>
      <w:marLeft w:val="0"/>
      <w:marRight w:val="0"/>
      <w:marTop w:val="0"/>
      <w:marBottom w:val="0"/>
      <w:divBdr>
        <w:top w:val="none" w:sz="0" w:space="0" w:color="auto"/>
        <w:left w:val="none" w:sz="0" w:space="0" w:color="auto"/>
        <w:bottom w:val="none" w:sz="0" w:space="0" w:color="auto"/>
        <w:right w:val="none" w:sz="0" w:space="0" w:color="auto"/>
      </w:divBdr>
    </w:div>
    <w:div w:id="1296449391">
      <w:bodyDiv w:val="1"/>
      <w:marLeft w:val="0"/>
      <w:marRight w:val="0"/>
      <w:marTop w:val="0"/>
      <w:marBottom w:val="0"/>
      <w:divBdr>
        <w:top w:val="none" w:sz="0" w:space="0" w:color="auto"/>
        <w:left w:val="none" w:sz="0" w:space="0" w:color="auto"/>
        <w:bottom w:val="none" w:sz="0" w:space="0" w:color="auto"/>
        <w:right w:val="none" w:sz="0" w:space="0" w:color="auto"/>
      </w:divBdr>
    </w:div>
    <w:div w:id="1300307564">
      <w:bodyDiv w:val="1"/>
      <w:marLeft w:val="0"/>
      <w:marRight w:val="0"/>
      <w:marTop w:val="0"/>
      <w:marBottom w:val="0"/>
      <w:divBdr>
        <w:top w:val="none" w:sz="0" w:space="0" w:color="auto"/>
        <w:left w:val="none" w:sz="0" w:space="0" w:color="auto"/>
        <w:bottom w:val="none" w:sz="0" w:space="0" w:color="auto"/>
        <w:right w:val="none" w:sz="0" w:space="0" w:color="auto"/>
      </w:divBdr>
    </w:div>
    <w:div w:id="1303577741">
      <w:bodyDiv w:val="1"/>
      <w:marLeft w:val="0"/>
      <w:marRight w:val="0"/>
      <w:marTop w:val="0"/>
      <w:marBottom w:val="0"/>
      <w:divBdr>
        <w:top w:val="none" w:sz="0" w:space="0" w:color="auto"/>
        <w:left w:val="none" w:sz="0" w:space="0" w:color="auto"/>
        <w:bottom w:val="none" w:sz="0" w:space="0" w:color="auto"/>
        <w:right w:val="none" w:sz="0" w:space="0" w:color="auto"/>
      </w:divBdr>
    </w:div>
    <w:div w:id="1304315613">
      <w:bodyDiv w:val="1"/>
      <w:marLeft w:val="0"/>
      <w:marRight w:val="0"/>
      <w:marTop w:val="0"/>
      <w:marBottom w:val="0"/>
      <w:divBdr>
        <w:top w:val="none" w:sz="0" w:space="0" w:color="auto"/>
        <w:left w:val="none" w:sz="0" w:space="0" w:color="auto"/>
        <w:bottom w:val="none" w:sz="0" w:space="0" w:color="auto"/>
        <w:right w:val="none" w:sz="0" w:space="0" w:color="auto"/>
      </w:divBdr>
    </w:div>
    <w:div w:id="1304507455">
      <w:bodyDiv w:val="1"/>
      <w:marLeft w:val="0"/>
      <w:marRight w:val="0"/>
      <w:marTop w:val="0"/>
      <w:marBottom w:val="0"/>
      <w:divBdr>
        <w:top w:val="none" w:sz="0" w:space="0" w:color="auto"/>
        <w:left w:val="none" w:sz="0" w:space="0" w:color="auto"/>
        <w:bottom w:val="none" w:sz="0" w:space="0" w:color="auto"/>
        <w:right w:val="none" w:sz="0" w:space="0" w:color="auto"/>
      </w:divBdr>
    </w:div>
    <w:div w:id="1307121786">
      <w:bodyDiv w:val="1"/>
      <w:marLeft w:val="0"/>
      <w:marRight w:val="0"/>
      <w:marTop w:val="0"/>
      <w:marBottom w:val="0"/>
      <w:divBdr>
        <w:top w:val="none" w:sz="0" w:space="0" w:color="auto"/>
        <w:left w:val="none" w:sz="0" w:space="0" w:color="auto"/>
        <w:bottom w:val="none" w:sz="0" w:space="0" w:color="auto"/>
        <w:right w:val="none" w:sz="0" w:space="0" w:color="auto"/>
      </w:divBdr>
    </w:div>
    <w:div w:id="1308513951">
      <w:bodyDiv w:val="1"/>
      <w:marLeft w:val="0"/>
      <w:marRight w:val="0"/>
      <w:marTop w:val="0"/>
      <w:marBottom w:val="0"/>
      <w:divBdr>
        <w:top w:val="none" w:sz="0" w:space="0" w:color="auto"/>
        <w:left w:val="none" w:sz="0" w:space="0" w:color="auto"/>
        <w:bottom w:val="none" w:sz="0" w:space="0" w:color="auto"/>
        <w:right w:val="none" w:sz="0" w:space="0" w:color="auto"/>
      </w:divBdr>
    </w:div>
    <w:div w:id="1310406769">
      <w:bodyDiv w:val="1"/>
      <w:marLeft w:val="0"/>
      <w:marRight w:val="0"/>
      <w:marTop w:val="0"/>
      <w:marBottom w:val="0"/>
      <w:divBdr>
        <w:top w:val="none" w:sz="0" w:space="0" w:color="auto"/>
        <w:left w:val="none" w:sz="0" w:space="0" w:color="auto"/>
        <w:bottom w:val="none" w:sz="0" w:space="0" w:color="auto"/>
        <w:right w:val="none" w:sz="0" w:space="0" w:color="auto"/>
      </w:divBdr>
    </w:div>
    <w:div w:id="1311397870">
      <w:bodyDiv w:val="1"/>
      <w:marLeft w:val="0"/>
      <w:marRight w:val="0"/>
      <w:marTop w:val="0"/>
      <w:marBottom w:val="0"/>
      <w:divBdr>
        <w:top w:val="none" w:sz="0" w:space="0" w:color="auto"/>
        <w:left w:val="none" w:sz="0" w:space="0" w:color="auto"/>
        <w:bottom w:val="none" w:sz="0" w:space="0" w:color="auto"/>
        <w:right w:val="none" w:sz="0" w:space="0" w:color="auto"/>
      </w:divBdr>
    </w:div>
    <w:div w:id="1313867487">
      <w:bodyDiv w:val="1"/>
      <w:marLeft w:val="0"/>
      <w:marRight w:val="0"/>
      <w:marTop w:val="0"/>
      <w:marBottom w:val="0"/>
      <w:divBdr>
        <w:top w:val="none" w:sz="0" w:space="0" w:color="auto"/>
        <w:left w:val="none" w:sz="0" w:space="0" w:color="auto"/>
        <w:bottom w:val="none" w:sz="0" w:space="0" w:color="auto"/>
        <w:right w:val="none" w:sz="0" w:space="0" w:color="auto"/>
      </w:divBdr>
    </w:div>
    <w:div w:id="1315141062">
      <w:bodyDiv w:val="1"/>
      <w:marLeft w:val="0"/>
      <w:marRight w:val="0"/>
      <w:marTop w:val="0"/>
      <w:marBottom w:val="0"/>
      <w:divBdr>
        <w:top w:val="none" w:sz="0" w:space="0" w:color="auto"/>
        <w:left w:val="none" w:sz="0" w:space="0" w:color="auto"/>
        <w:bottom w:val="none" w:sz="0" w:space="0" w:color="auto"/>
        <w:right w:val="none" w:sz="0" w:space="0" w:color="auto"/>
      </w:divBdr>
    </w:div>
    <w:div w:id="1317998358">
      <w:bodyDiv w:val="1"/>
      <w:marLeft w:val="0"/>
      <w:marRight w:val="0"/>
      <w:marTop w:val="0"/>
      <w:marBottom w:val="0"/>
      <w:divBdr>
        <w:top w:val="none" w:sz="0" w:space="0" w:color="auto"/>
        <w:left w:val="none" w:sz="0" w:space="0" w:color="auto"/>
        <w:bottom w:val="none" w:sz="0" w:space="0" w:color="auto"/>
        <w:right w:val="none" w:sz="0" w:space="0" w:color="auto"/>
      </w:divBdr>
    </w:div>
    <w:div w:id="1318650643">
      <w:bodyDiv w:val="1"/>
      <w:marLeft w:val="0"/>
      <w:marRight w:val="0"/>
      <w:marTop w:val="0"/>
      <w:marBottom w:val="0"/>
      <w:divBdr>
        <w:top w:val="none" w:sz="0" w:space="0" w:color="auto"/>
        <w:left w:val="none" w:sz="0" w:space="0" w:color="auto"/>
        <w:bottom w:val="none" w:sz="0" w:space="0" w:color="auto"/>
        <w:right w:val="none" w:sz="0" w:space="0" w:color="auto"/>
      </w:divBdr>
    </w:div>
    <w:div w:id="1320574260">
      <w:bodyDiv w:val="1"/>
      <w:marLeft w:val="0"/>
      <w:marRight w:val="0"/>
      <w:marTop w:val="0"/>
      <w:marBottom w:val="0"/>
      <w:divBdr>
        <w:top w:val="none" w:sz="0" w:space="0" w:color="auto"/>
        <w:left w:val="none" w:sz="0" w:space="0" w:color="auto"/>
        <w:bottom w:val="none" w:sz="0" w:space="0" w:color="auto"/>
        <w:right w:val="none" w:sz="0" w:space="0" w:color="auto"/>
      </w:divBdr>
    </w:div>
    <w:div w:id="1320617336">
      <w:bodyDiv w:val="1"/>
      <w:marLeft w:val="0"/>
      <w:marRight w:val="0"/>
      <w:marTop w:val="0"/>
      <w:marBottom w:val="0"/>
      <w:divBdr>
        <w:top w:val="none" w:sz="0" w:space="0" w:color="auto"/>
        <w:left w:val="none" w:sz="0" w:space="0" w:color="auto"/>
        <w:bottom w:val="none" w:sz="0" w:space="0" w:color="auto"/>
        <w:right w:val="none" w:sz="0" w:space="0" w:color="auto"/>
      </w:divBdr>
    </w:div>
    <w:div w:id="1320768022">
      <w:bodyDiv w:val="1"/>
      <w:marLeft w:val="0"/>
      <w:marRight w:val="0"/>
      <w:marTop w:val="0"/>
      <w:marBottom w:val="0"/>
      <w:divBdr>
        <w:top w:val="none" w:sz="0" w:space="0" w:color="auto"/>
        <w:left w:val="none" w:sz="0" w:space="0" w:color="auto"/>
        <w:bottom w:val="none" w:sz="0" w:space="0" w:color="auto"/>
        <w:right w:val="none" w:sz="0" w:space="0" w:color="auto"/>
      </w:divBdr>
    </w:div>
    <w:div w:id="1321814986">
      <w:bodyDiv w:val="1"/>
      <w:marLeft w:val="0"/>
      <w:marRight w:val="0"/>
      <w:marTop w:val="0"/>
      <w:marBottom w:val="0"/>
      <w:divBdr>
        <w:top w:val="none" w:sz="0" w:space="0" w:color="auto"/>
        <w:left w:val="none" w:sz="0" w:space="0" w:color="auto"/>
        <w:bottom w:val="none" w:sz="0" w:space="0" w:color="auto"/>
        <w:right w:val="none" w:sz="0" w:space="0" w:color="auto"/>
      </w:divBdr>
    </w:div>
    <w:div w:id="1323241514">
      <w:bodyDiv w:val="1"/>
      <w:marLeft w:val="0"/>
      <w:marRight w:val="0"/>
      <w:marTop w:val="0"/>
      <w:marBottom w:val="0"/>
      <w:divBdr>
        <w:top w:val="none" w:sz="0" w:space="0" w:color="auto"/>
        <w:left w:val="none" w:sz="0" w:space="0" w:color="auto"/>
        <w:bottom w:val="none" w:sz="0" w:space="0" w:color="auto"/>
        <w:right w:val="none" w:sz="0" w:space="0" w:color="auto"/>
      </w:divBdr>
    </w:div>
    <w:div w:id="1324091755">
      <w:bodyDiv w:val="1"/>
      <w:marLeft w:val="0"/>
      <w:marRight w:val="0"/>
      <w:marTop w:val="0"/>
      <w:marBottom w:val="0"/>
      <w:divBdr>
        <w:top w:val="none" w:sz="0" w:space="0" w:color="auto"/>
        <w:left w:val="none" w:sz="0" w:space="0" w:color="auto"/>
        <w:bottom w:val="none" w:sz="0" w:space="0" w:color="auto"/>
        <w:right w:val="none" w:sz="0" w:space="0" w:color="auto"/>
      </w:divBdr>
    </w:div>
    <w:div w:id="1326939056">
      <w:bodyDiv w:val="1"/>
      <w:marLeft w:val="0"/>
      <w:marRight w:val="0"/>
      <w:marTop w:val="0"/>
      <w:marBottom w:val="0"/>
      <w:divBdr>
        <w:top w:val="none" w:sz="0" w:space="0" w:color="auto"/>
        <w:left w:val="none" w:sz="0" w:space="0" w:color="auto"/>
        <w:bottom w:val="none" w:sz="0" w:space="0" w:color="auto"/>
        <w:right w:val="none" w:sz="0" w:space="0" w:color="auto"/>
      </w:divBdr>
    </w:div>
    <w:div w:id="1329404778">
      <w:bodyDiv w:val="1"/>
      <w:marLeft w:val="0"/>
      <w:marRight w:val="0"/>
      <w:marTop w:val="0"/>
      <w:marBottom w:val="0"/>
      <w:divBdr>
        <w:top w:val="none" w:sz="0" w:space="0" w:color="auto"/>
        <w:left w:val="none" w:sz="0" w:space="0" w:color="auto"/>
        <w:bottom w:val="none" w:sz="0" w:space="0" w:color="auto"/>
        <w:right w:val="none" w:sz="0" w:space="0" w:color="auto"/>
      </w:divBdr>
    </w:div>
    <w:div w:id="1330399735">
      <w:bodyDiv w:val="1"/>
      <w:marLeft w:val="0"/>
      <w:marRight w:val="0"/>
      <w:marTop w:val="0"/>
      <w:marBottom w:val="0"/>
      <w:divBdr>
        <w:top w:val="none" w:sz="0" w:space="0" w:color="auto"/>
        <w:left w:val="none" w:sz="0" w:space="0" w:color="auto"/>
        <w:bottom w:val="none" w:sz="0" w:space="0" w:color="auto"/>
        <w:right w:val="none" w:sz="0" w:space="0" w:color="auto"/>
      </w:divBdr>
    </w:div>
    <w:div w:id="1330479033">
      <w:bodyDiv w:val="1"/>
      <w:marLeft w:val="0"/>
      <w:marRight w:val="0"/>
      <w:marTop w:val="0"/>
      <w:marBottom w:val="0"/>
      <w:divBdr>
        <w:top w:val="none" w:sz="0" w:space="0" w:color="auto"/>
        <w:left w:val="none" w:sz="0" w:space="0" w:color="auto"/>
        <w:bottom w:val="none" w:sz="0" w:space="0" w:color="auto"/>
        <w:right w:val="none" w:sz="0" w:space="0" w:color="auto"/>
      </w:divBdr>
    </w:div>
    <w:div w:id="1334409904">
      <w:bodyDiv w:val="1"/>
      <w:marLeft w:val="0"/>
      <w:marRight w:val="0"/>
      <w:marTop w:val="0"/>
      <w:marBottom w:val="0"/>
      <w:divBdr>
        <w:top w:val="none" w:sz="0" w:space="0" w:color="auto"/>
        <w:left w:val="none" w:sz="0" w:space="0" w:color="auto"/>
        <w:bottom w:val="none" w:sz="0" w:space="0" w:color="auto"/>
        <w:right w:val="none" w:sz="0" w:space="0" w:color="auto"/>
      </w:divBdr>
    </w:div>
    <w:div w:id="1335063881">
      <w:bodyDiv w:val="1"/>
      <w:marLeft w:val="0"/>
      <w:marRight w:val="0"/>
      <w:marTop w:val="0"/>
      <w:marBottom w:val="0"/>
      <w:divBdr>
        <w:top w:val="none" w:sz="0" w:space="0" w:color="auto"/>
        <w:left w:val="none" w:sz="0" w:space="0" w:color="auto"/>
        <w:bottom w:val="none" w:sz="0" w:space="0" w:color="auto"/>
        <w:right w:val="none" w:sz="0" w:space="0" w:color="auto"/>
      </w:divBdr>
    </w:div>
    <w:div w:id="1335105961">
      <w:bodyDiv w:val="1"/>
      <w:marLeft w:val="0"/>
      <w:marRight w:val="0"/>
      <w:marTop w:val="0"/>
      <w:marBottom w:val="0"/>
      <w:divBdr>
        <w:top w:val="none" w:sz="0" w:space="0" w:color="auto"/>
        <w:left w:val="none" w:sz="0" w:space="0" w:color="auto"/>
        <w:bottom w:val="none" w:sz="0" w:space="0" w:color="auto"/>
        <w:right w:val="none" w:sz="0" w:space="0" w:color="auto"/>
      </w:divBdr>
    </w:div>
    <w:div w:id="1336617272">
      <w:bodyDiv w:val="1"/>
      <w:marLeft w:val="0"/>
      <w:marRight w:val="0"/>
      <w:marTop w:val="0"/>
      <w:marBottom w:val="0"/>
      <w:divBdr>
        <w:top w:val="none" w:sz="0" w:space="0" w:color="auto"/>
        <w:left w:val="none" w:sz="0" w:space="0" w:color="auto"/>
        <w:bottom w:val="none" w:sz="0" w:space="0" w:color="auto"/>
        <w:right w:val="none" w:sz="0" w:space="0" w:color="auto"/>
      </w:divBdr>
    </w:div>
    <w:div w:id="1339652335">
      <w:bodyDiv w:val="1"/>
      <w:marLeft w:val="0"/>
      <w:marRight w:val="0"/>
      <w:marTop w:val="0"/>
      <w:marBottom w:val="0"/>
      <w:divBdr>
        <w:top w:val="none" w:sz="0" w:space="0" w:color="auto"/>
        <w:left w:val="none" w:sz="0" w:space="0" w:color="auto"/>
        <w:bottom w:val="none" w:sz="0" w:space="0" w:color="auto"/>
        <w:right w:val="none" w:sz="0" w:space="0" w:color="auto"/>
      </w:divBdr>
    </w:div>
    <w:div w:id="1339696880">
      <w:bodyDiv w:val="1"/>
      <w:marLeft w:val="0"/>
      <w:marRight w:val="0"/>
      <w:marTop w:val="0"/>
      <w:marBottom w:val="0"/>
      <w:divBdr>
        <w:top w:val="none" w:sz="0" w:space="0" w:color="auto"/>
        <w:left w:val="none" w:sz="0" w:space="0" w:color="auto"/>
        <w:bottom w:val="none" w:sz="0" w:space="0" w:color="auto"/>
        <w:right w:val="none" w:sz="0" w:space="0" w:color="auto"/>
      </w:divBdr>
    </w:div>
    <w:div w:id="1345789113">
      <w:bodyDiv w:val="1"/>
      <w:marLeft w:val="0"/>
      <w:marRight w:val="0"/>
      <w:marTop w:val="0"/>
      <w:marBottom w:val="0"/>
      <w:divBdr>
        <w:top w:val="none" w:sz="0" w:space="0" w:color="auto"/>
        <w:left w:val="none" w:sz="0" w:space="0" w:color="auto"/>
        <w:bottom w:val="none" w:sz="0" w:space="0" w:color="auto"/>
        <w:right w:val="none" w:sz="0" w:space="0" w:color="auto"/>
      </w:divBdr>
    </w:div>
    <w:div w:id="1347055804">
      <w:bodyDiv w:val="1"/>
      <w:marLeft w:val="0"/>
      <w:marRight w:val="0"/>
      <w:marTop w:val="0"/>
      <w:marBottom w:val="0"/>
      <w:divBdr>
        <w:top w:val="none" w:sz="0" w:space="0" w:color="auto"/>
        <w:left w:val="none" w:sz="0" w:space="0" w:color="auto"/>
        <w:bottom w:val="none" w:sz="0" w:space="0" w:color="auto"/>
        <w:right w:val="none" w:sz="0" w:space="0" w:color="auto"/>
      </w:divBdr>
    </w:div>
    <w:div w:id="1347293394">
      <w:bodyDiv w:val="1"/>
      <w:marLeft w:val="0"/>
      <w:marRight w:val="0"/>
      <w:marTop w:val="0"/>
      <w:marBottom w:val="0"/>
      <w:divBdr>
        <w:top w:val="none" w:sz="0" w:space="0" w:color="auto"/>
        <w:left w:val="none" w:sz="0" w:space="0" w:color="auto"/>
        <w:bottom w:val="none" w:sz="0" w:space="0" w:color="auto"/>
        <w:right w:val="none" w:sz="0" w:space="0" w:color="auto"/>
      </w:divBdr>
    </w:div>
    <w:div w:id="1349522305">
      <w:bodyDiv w:val="1"/>
      <w:marLeft w:val="0"/>
      <w:marRight w:val="0"/>
      <w:marTop w:val="0"/>
      <w:marBottom w:val="0"/>
      <w:divBdr>
        <w:top w:val="none" w:sz="0" w:space="0" w:color="auto"/>
        <w:left w:val="none" w:sz="0" w:space="0" w:color="auto"/>
        <w:bottom w:val="none" w:sz="0" w:space="0" w:color="auto"/>
        <w:right w:val="none" w:sz="0" w:space="0" w:color="auto"/>
      </w:divBdr>
    </w:div>
    <w:div w:id="1349672869">
      <w:bodyDiv w:val="1"/>
      <w:marLeft w:val="0"/>
      <w:marRight w:val="0"/>
      <w:marTop w:val="0"/>
      <w:marBottom w:val="0"/>
      <w:divBdr>
        <w:top w:val="none" w:sz="0" w:space="0" w:color="auto"/>
        <w:left w:val="none" w:sz="0" w:space="0" w:color="auto"/>
        <w:bottom w:val="none" w:sz="0" w:space="0" w:color="auto"/>
        <w:right w:val="none" w:sz="0" w:space="0" w:color="auto"/>
      </w:divBdr>
    </w:div>
    <w:div w:id="1353335747">
      <w:bodyDiv w:val="1"/>
      <w:marLeft w:val="0"/>
      <w:marRight w:val="0"/>
      <w:marTop w:val="0"/>
      <w:marBottom w:val="0"/>
      <w:divBdr>
        <w:top w:val="none" w:sz="0" w:space="0" w:color="auto"/>
        <w:left w:val="none" w:sz="0" w:space="0" w:color="auto"/>
        <w:bottom w:val="none" w:sz="0" w:space="0" w:color="auto"/>
        <w:right w:val="none" w:sz="0" w:space="0" w:color="auto"/>
      </w:divBdr>
    </w:div>
    <w:div w:id="1353798751">
      <w:bodyDiv w:val="1"/>
      <w:marLeft w:val="0"/>
      <w:marRight w:val="0"/>
      <w:marTop w:val="0"/>
      <w:marBottom w:val="0"/>
      <w:divBdr>
        <w:top w:val="none" w:sz="0" w:space="0" w:color="auto"/>
        <w:left w:val="none" w:sz="0" w:space="0" w:color="auto"/>
        <w:bottom w:val="none" w:sz="0" w:space="0" w:color="auto"/>
        <w:right w:val="none" w:sz="0" w:space="0" w:color="auto"/>
      </w:divBdr>
    </w:div>
    <w:div w:id="1354065353">
      <w:bodyDiv w:val="1"/>
      <w:marLeft w:val="0"/>
      <w:marRight w:val="0"/>
      <w:marTop w:val="0"/>
      <w:marBottom w:val="0"/>
      <w:divBdr>
        <w:top w:val="none" w:sz="0" w:space="0" w:color="auto"/>
        <w:left w:val="none" w:sz="0" w:space="0" w:color="auto"/>
        <w:bottom w:val="none" w:sz="0" w:space="0" w:color="auto"/>
        <w:right w:val="none" w:sz="0" w:space="0" w:color="auto"/>
      </w:divBdr>
    </w:div>
    <w:div w:id="1356954469">
      <w:bodyDiv w:val="1"/>
      <w:marLeft w:val="0"/>
      <w:marRight w:val="0"/>
      <w:marTop w:val="0"/>
      <w:marBottom w:val="0"/>
      <w:divBdr>
        <w:top w:val="none" w:sz="0" w:space="0" w:color="auto"/>
        <w:left w:val="none" w:sz="0" w:space="0" w:color="auto"/>
        <w:bottom w:val="none" w:sz="0" w:space="0" w:color="auto"/>
        <w:right w:val="none" w:sz="0" w:space="0" w:color="auto"/>
      </w:divBdr>
    </w:div>
    <w:div w:id="1358045156">
      <w:bodyDiv w:val="1"/>
      <w:marLeft w:val="0"/>
      <w:marRight w:val="0"/>
      <w:marTop w:val="0"/>
      <w:marBottom w:val="0"/>
      <w:divBdr>
        <w:top w:val="none" w:sz="0" w:space="0" w:color="auto"/>
        <w:left w:val="none" w:sz="0" w:space="0" w:color="auto"/>
        <w:bottom w:val="none" w:sz="0" w:space="0" w:color="auto"/>
        <w:right w:val="none" w:sz="0" w:space="0" w:color="auto"/>
      </w:divBdr>
    </w:div>
    <w:div w:id="1359696314">
      <w:bodyDiv w:val="1"/>
      <w:marLeft w:val="0"/>
      <w:marRight w:val="0"/>
      <w:marTop w:val="0"/>
      <w:marBottom w:val="0"/>
      <w:divBdr>
        <w:top w:val="none" w:sz="0" w:space="0" w:color="auto"/>
        <w:left w:val="none" w:sz="0" w:space="0" w:color="auto"/>
        <w:bottom w:val="none" w:sz="0" w:space="0" w:color="auto"/>
        <w:right w:val="none" w:sz="0" w:space="0" w:color="auto"/>
      </w:divBdr>
    </w:div>
    <w:div w:id="1360743054">
      <w:bodyDiv w:val="1"/>
      <w:marLeft w:val="0"/>
      <w:marRight w:val="0"/>
      <w:marTop w:val="0"/>
      <w:marBottom w:val="0"/>
      <w:divBdr>
        <w:top w:val="none" w:sz="0" w:space="0" w:color="auto"/>
        <w:left w:val="none" w:sz="0" w:space="0" w:color="auto"/>
        <w:bottom w:val="none" w:sz="0" w:space="0" w:color="auto"/>
        <w:right w:val="none" w:sz="0" w:space="0" w:color="auto"/>
      </w:divBdr>
    </w:div>
    <w:div w:id="1362390144">
      <w:bodyDiv w:val="1"/>
      <w:marLeft w:val="0"/>
      <w:marRight w:val="0"/>
      <w:marTop w:val="0"/>
      <w:marBottom w:val="0"/>
      <w:divBdr>
        <w:top w:val="none" w:sz="0" w:space="0" w:color="auto"/>
        <w:left w:val="none" w:sz="0" w:space="0" w:color="auto"/>
        <w:bottom w:val="none" w:sz="0" w:space="0" w:color="auto"/>
        <w:right w:val="none" w:sz="0" w:space="0" w:color="auto"/>
      </w:divBdr>
    </w:div>
    <w:div w:id="1362853653">
      <w:bodyDiv w:val="1"/>
      <w:marLeft w:val="0"/>
      <w:marRight w:val="0"/>
      <w:marTop w:val="0"/>
      <w:marBottom w:val="0"/>
      <w:divBdr>
        <w:top w:val="none" w:sz="0" w:space="0" w:color="auto"/>
        <w:left w:val="none" w:sz="0" w:space="0" w:color="auto"/>
        <w:bottom w:val="none" w:sz="0" w:space="0" w:color="auto"/>
        <w:right w:val="none" w:sz="0" w:space="0" w:color="auto"/>
      </w:divBdr>
    </w:div>
    <w:div w:id="1363479851">
      <w:bodyDiv w:val="1"/>
      <w:marLeft w:val="0"/>
      <w:marRight w:val="0"/>
      <w:marTop w:val="0"/>
      <w:marBottom w:val="0"/>
      <w:divBdr>
        <w:top w:val="none" w:sz="0" w:space="0" w:color="auto"/>
        <w:left w:val="none" w:sz="0" w:space="0" w:color="auto"/>
        <w:bottom w:val="none" w:sz="0" w:space="0" w:color="auto"/>
        <w:right w:val="none" w:sz="0" w:space="0" w:color="auto"/>
      </w:divBdr>
    </w:div>
    <w:div w:id="1369911774">
      <w:bodyDiv w:val="1"/>
      <w:marLeft w:val="0"/>
      <w:marRight w:val="0"/>
      <w:marTop w:val="0"/>
      <w:marBottom w:val="0"/>
      <w:divBdr>
        <w:top w:val="none" w:sz="0" w:space="0" w:color="auto"/>
        <w:left w:val="none" w:sz="0" w:space="0" w:color="auto"/>
        <w:bottom w:val="none" w:sz="0" w:space="0" w:color="auto"/>
        <w:right w:val="none" w:sz="0" w:space="0" w:color="auto"/>
      </w:divBdr>
    </w:div>
    <w:div w:id="1370103147">
      <w:bodyDiv w:val="1"/>
      <w:marLeft w:val="0"/>
      <w:marRight w:val="0"/>
      <w:marTop w:val="0"/>
      <w:marBottom w:val="0"/>
      <w:divBdr>
        <w:top w:val="none" w:sz="0" w:space="0" w:color="auto"/>
        <w:left w:val="none" w:sz="0" w:space="0" w:color="auto"/>
        <w:bottom w:val="none" w:sz="0" w:space="0" w:color="auto"/>
        <w:right w:val="none" w:sz="0" w:space="0" w:color="auto"/>
      </w:divBdr>
    </w:div>
    <w:div w:id="1370255028">
      <w:bodyDiv w:val="1"/>
      <w:marLeft w:val="0"/>
      <w:marRight w:val="0"/>
      <w:marTop w:val="0"/>
      <w:marBottom w:val="0"/>
      <w:divBdr>
        <w:top w:val="none" w:sz="0" w:space="0" w:color="auto"/>
        <w:left w:val="none" w:sz="0" w:space="0" w:color="auto"/>
        <w:bottom w:val="none" w:sz="0" w:space="0" w:color="auto"/>
        <w:right w:val="none" w:sz="0" w:space="0" w:color="auto"/>
      </w:divBdr>
    </w:div>
    <w:div w:id="1370304922">
      <w:bodyDiv w:val="1"/>
      <w:marLeft w:val="0"/>
      <w:marRight w:val="0"/>
      <w:marTop w:val="0"/>
      <w:marBottom w:val="0"/>
      <w:divBdr>
        <w:top w:val="none" w:sz="0" w:space="0" w:color="auto"/>
        <w:left w:val="none" w:sz="0" w:space="0" w:color="auto"/>
        <w:bottom w:val="none" w:sz="0" w:space="0" w:color="auto"/>
        <w:right w:val="none" w:sz="0" w:space="0" w:color="auto"/>
      </w:divBdr>
    </w:div>
    <w:div w:id="1371958408">
      <w:bodyDiv w:val="1"/>
      <w:marLeft w:val="0"/>
      <w:marRight w:val="0"/>
      <w:marTop w:val="0"/>
      <w:marBottom w:val="0"/>
      <w:divBdr>
        <w:top w:val="none" w:sz="0" w:space="0" w:color="auto"/>
        <w:left w:val="none" w:sz="0" w:space="0" w:color="auto"/>
        <w:bottom w:val="none" w:sz="0" w:space="0" w:color="auto"/>
        <w:right w:val="none" w:sz="0" w:space="0" w:color="auto"/>
      </w:divBdr>
    </w:div>
    <w:div w:id="1373264016">
      <w:bodyDiv w:val="1"/>
      <w:marLeft w:val="0"/>
      <w:marRight w:val="0"/>
      <w:marTop w:val="0"/>
      <w:marBottom w:val="0"/>
      <w:divBdr>
        <w:top w:val="none" w:sz="0" w:space="0" w:color="auto"/>
        <w:left w:val="none" w:sz="0" w:space="0" w:color="auto"/>
        <w:bottom w:val="none" w:sz="0" w:space="0" w:color="auto"/>
        <w:right w:val="none" w:sz="0" w:space="0" w:color="auto"/>
      </w:divBdr>
    </w:div>
    <w:div w:id="1373337854">
      <w:bodyDiv w:val="1"/>
      <w:marLeft w:val="0"/>
      <w:marRight w:val="0"/>
      <w:marTop w:val="0"/>
      <w:marBottom w:val="0"/>
      <w:divBdr>
        <w:top w:val="none" w:sz="0" w:space="0" w:color="auto"/>
        <w:left w:val="none" w:sz="0" w:space="0" w:color="auto"/>
        <w:bottom w:val="none" w:sz="0" w:space="0" w:color="auto"/>
        <w:right w:val="none" w:sz="0" w:space="0" w:color="auto"/>
      </w:divBdr>
    </w:div>
    <w:div w:id="1376925820">
      <w:bodyDiv w:val="1"/>
      <w:marLeft w:val="0"/>
      <w:marRight w:val="0"/>
      <w:marTop w:val="0"/>
      <w:marBottom w:val="0"/>
      <w:divBdr>
        <w:top w:val="none" w:sz="0" w:space="0" w:color="auto"/>
        <w:left w:val="none" w:sz="0" w:space="0" w:color="auto"/>
        <w:bottom w:val="none" w:sz="0" w:space="0" w:color="auto"/>
        <w:right w:val="none" w:sz="0" w:space="0" w:color="auto"/>
      </w:divBdr>
    </w:div>
    <w:div w:id="1379352123">
      <w:bodyDiv w:val="1"/>
      <w:marLeft w:val="0"/>
      <w:marRight w:val="0"/>
      <w:marTop w:val="0"/>
      <w:marBottom w:val="0"/>
      <w:divBdr>
        <w:top w:val="none" w:sz="0" w:space="0" w:color="auto"/>
        <w:left w:val="none" w:sz="0" w:space="0" w:color="auto"/>
        <w:bottom w:val="none" w:sz="0" w:space="0" w:color="auto"/>
        <w:right w:val="none" w:sz="0" w:space="0" w:color="auto"/>
      </w:divBdr>
    </w:div>
    <w:div w:id="1386222317">
      <w:bodyDiv w:val="1"/>
      <w:marLeft w:val="0"/>
      <w:marRight w:val="0"/>
      <w:marTop w:val="0"/>
      <w:marBottom w:val="0"/>
      <w:divBdr>
        <w:top w:val="none" w:sz="0" w:space="0" w:color="auto"/>
        <w:left w:val="none" w:sz="0" w:space="0" w:color="auto"/>
        <w:bottom w:val="none" w:sz="0" w:space="0" w:color="auto"/>
        <w:right w:val="none" w:sz="0" w:space="0" w:color="auto"/>
      </w:divBdr>
    </w:div>
    <w:div w:id="1390492382">
      <w:bodyDiv w:val="1"/>
      <w:marLeft w:val="0"/>
      <w:marRight w:val="0"/>
      <w:marTop w:val="0"/>
      <w:marBottom w:val="0"/>
      <w:divBdr>
        <w:top w:val="none" w:sz="0" w:space="0" w:color="auto"/>
        <w:left w:val="none" w:sz="0" w:space="0" w:color="auto"/>
        <w:bottom w:val="none" w:sz="0" w:space="0" w:color="auto"/>
        <w:right w:val="none" w:sz="0" w:space="0" w:color="auto"/>
      </w:divBdr>
    </w:div>
    <w:div w:id="1392852459">
      <w:bodyDiv w:val="1"/>
      <w:marLeft w:val="0"/>
      <w:marRight w:val="0"/>
      <w:marTop w:val="0"/>
      <w:marBottom w:val="0"/>
      <w:divBdr>
        <w:top w:val="none" w:sz="0" w:space="0" w:color="auto"/>
        <w:left w:val="none" w:sz="0" w:space="0" w:color="auto"/>
        <w:bottom w:val="none" w:sz="0" w:space="0" w:color="auto"/>
        <w:right w:val="none" w:sz="0" w:space="0" w:color="auto"/>
      </w:divBdr>
    </w:div>
    <w:div w:id="1396470236">
      <w:bodyDiv w:val="1"/>
      <w:marLeft w:val="0"/>
      <w:marRight w:val="0"/>
      <w:marTop w:val="0"/>
      <w:marBottom w:val="0"/>
      <w:divBdr>
        <w:top w:val="none" w:sz="0" w:space="0" w:color="auto"/>
        <w:left w:val="none" w:sz="0" w:space="0" w:color="auto"/>
        <w:bottom w:val="none" w:sz="0" w:space="0" w:color="auto"/>
        <w:right w:val="none" w:sz="0" w:space="0" w:color="auto"/>
      </w:divBdr>
    </w:div>
    <w:div w:id="1397320646">
      <w:bodyDiv w:val="1"/>
      <w:marLeft w:val="0"/>
      <w:marRight w:val="0"/>
      <w:marTop w:val="0"/>
      <w:marBottom w:val="0"/>
      <w:divBdr>
        <w:top w:val="none" w:sz="0" w:space="0" w:color="auto"/>
        <w:left w:val="none" w:sz="0" w:space="0" w:color="auto"/>
        <w:bottom w:val="none" w:sz="0" w:space="0" w:color="auto"/>
        <w:right w:val="none" w:sz="0" w:space="0" w:color="auto"/>
      </w:divBdr>
    </w:div>
    <w:div w:id="1398823715">
      <w:bodyDiv w:val="1"/>
      <w:marLeft w:val="0"/>
      <w:marRight w:val="0"/>
      <w:marTop w:val="0"/>
      <w:marBottom w:val="0"/>
      <w:divBdr>
        <w:top w:val="none" w:sz="0" w:space="0" w:color="auto"/>
        <w:left w:val="none" w:sz="0" w:space="0" w:color="auto"/>
        <w:bottom w:val="none" w:sz="0" w:space="0" w:color="auto"/>
        <w:right w:val="none" w:sz="0" w:space="0" w:color="auto"/>
      </w:divBdr>
    </w:div>
    <w:div w:id="1399746704">
      <w:bodyDiv w:val="1"/>
      <w:marLeft w:val="0"/>
      <w:marRight w:val="0"/>
      <w:marTop w:val="0"/>
      <w:marBottom w:val="0"/>
      <w:divBdr>
        <w:top w:val="none" w:sz="0" w:space="0" w:color="auto"/>
        <w:left w:val="none" w:sz="0" w:space="0" w:color="auto"/>
        <w:bottom w:val="none" w:sz="0" w:space="0" w:color="auto"/>
        <w:right w:val="none" w:sz="0" w:space="0" w:color="auto"/>
      </w:divBdr>
    </w:div>
    <w:div w:id="1399858409">
      <w:bodyDiv w:val="1"/>
      <w:marLeft w:val="0"/>
      <w:marRight w:val="0"/>
      <w:marTop w:val="0"/>
      <w:marBottom w:val="0"/>
      <w:divBdr>
        <w:top w:val="none" w:sz="0" w:space="0" w:color="auto"/>
        <w:left w:val="none" w:sz="0" w:space="0" w:color="auto"/>
        <w:bottom w:val="none" w:sz="0" w:space="0" w:color="auto"/>
        <w:right w:val="none" w:sz="0" w:space="0" w:color="auto"/>
      </w:divBdr>
    </w:div>
    <w:div w:id="1401637604">
      <w:bodyDiv w:val="1"/>
      <w:marLeft w:val="0"/>
      <w:marRight w:val="0"/>
      <w:marTop w:val="0"/>
      <w:marBottom w:val="0"/>
      <w:divBdr>
        <w:top w:val="none" w:sz="0" w:space="0" w:color="auto"/>
        <w:left w:val="none" w:sz="0" w:space="0" w:color="auto"/>
        <w:bottom w:val="none" w:sz="0" w:space="0" w:color="auto"/>
        <w:right w:val="none" w:sz="0" w:space="0" w:color="auto"/>
      </w:divBdr>
    </w:div>
    <w:div w:id="1403671933">
      <w:bodyDiv w:val="1"/>
      <w:marLeft w:val="0"/>
      <w:marRight w:val="0"/>
      <w:marTop w:val="0"/>
      <w:marBottom w:val="0"/>
      <w:divBdr>
        <w:top w:val="none" w:sz="0" w:space="0" w:color="auto"/>
        <w:left w:val="none" w:sz="0" w:space="0" w:color="auto"/>
        <w:bottom w:val="none" w:sz="0" w:space="0" w:color="auto"/>
        <w:right w:val="none" w:sz="0" w:space="0" w:color="auto"/>
      </w:divBdr>
    </w:div>
    <w:div w:id="1403873081">
      <w:bodyDiv w:val="1"/>
      <w:marLeft w:val="0"/>
      <w:marRight w:val="0"/>
      <w:marTop w:val="0"/>
      <w:marBottom w:val="0"/>
      <w:divBdr>
        <w:top w:val="none" w:sz="0" w:space="0" w:color="auto"/>
        <w:left w:val="none" w:sz="0" w:space="0" w:color="auto"/>
        <w:bottom w:val="none" w:sz="0" w:space="0" w:color="auto"/>
        <w:right w:val="none" w:sz="0" w:space="0" w:color="auto"/>
      </w:divBdr>
    </w:div>
    <w:div w:id="1410885998">
      <w:bodyDiv w:val="1"/>
      <w:marLeft w:val="0"/>
      <w:marRight w:val="0"/>
      <w:marTop w:val="0"/>
      <w:marBottom w:val="0"/>
      <w:divBdr>
        <w:top w:val="none" w:sz="0" w:space="0" w:color="auto"/>
        <w:left w:val="none" w:sz="0" w:space="0" w:color="auto"/>
        <w:bottom w:val="none" w:sz="0" w:space="0" w:color="auto"/>
        <w:right w:val="none" w:sz="0" w:space="0" w:color="auto"/>
      </w:divBdr>
    </w:div>
    <w:div w:id="1413235900">
      <w:bodyDiv w:val="1"/>
      <w:marLeft w:val="0"/>
      <w:marRight w:val="0"/>
      <w:marTop w:val="0"/>
      <w:marBottom w:val="0"/>
      <w:divBdr>
        <w:top w:val="none" w:sz="0" w:space="0" w:color="auto"/>
        <w:left w:val="none" w:sz="0" w:space="0" w:color="auto"/>
        <w:bottom w:val="none" w:sz="0" w:space="0" w:color="auto"/>
        <w:right w:val="none" w:sz="0" w:space="0" w:color="auto"/>
      </w:divBdr>
    </w:div>
    <w:div w:id="1418820002">
      <w:bodyDiv w:val="1"/>
      <w:marLeft w:val="0"/>
      <w:marRight w:val="0"/>
      <w:marTop w:val="0"/>
      <w:marBottom w:val="0"/>
      <w:divBdr>
        <w:top w:val="none" w:sz="0" w:space="0" w:color="auto"/>
        <w:left w:val="none" w:sz="0" w:space="0" w:color="auto"/>
        <w:bottom w:val="none" w:sz="0" w:space="0" w:color="auto"/>
        <w:right w:val="none" w:sz="0" w:space="0" w:color="auto"/>
      </w:divBdr>
    </w:div>
    <w:div w:id="1425301389">
      <w:bodyDiv w:val="1"/>
      <w:marLeft w:val="0"/>
      <w:marRight w:val="0"/>
      <w:marTop w:val="0"/>
      <w:marBottom w:val="0"/>
      <w:divBdr>
        <w:top w:val="none" w:sz="0" w:space="0" w:color="auto"/>
        <w:left w:val="none" w:sz="0" w:space="0" w:color="auto"/>
        <w:bottom w:val="none" w:sz="0" w:space="0" w:color="auto"/>
        <w:right w:val="none" w:sz="0" w:space="0" w:color="auto"/>
      </w:divBdr>
    </w:div>
    <w:div w:id="1426267773">
      <w:bodyDiv w:val="1"/>
      <w:marLeft w:val="0"/>
      <w:marRight w:val="0"/>
      <w:marTop w:val="0"/>
      <w:marBottom w:val="0"/>
      <w:divBdr>
        <w:top w:val="none" w:sz="0" w:space="0" w:color="auto"/>
        <w:left w:val="none" w:sz="0" w:space="0" w:color="auto"/>
        <w:bottom w:val="none" w:sz="0" w:space="0" w:color="auto"/>
        <w:right w:val="none" w:sz="0" w:space="0" w:color="auto"/>
      </w:divBdr>
    </w:div>
    <w:div w:id="1427768150">
      <w:bodyDiv w:val="1"/>
      <w:marLeft w:val="0"/>
      <w:marRight w:val="0"/>
      <w:marTop w:val="0"/>
      <w:marBottom w:val="0"/>
      <w:divBdr>
        <w:top w:val="none" w:sz="0" w:space="0" w:color="auto"/>
        <w:left w:val="none" w:sz="0" w:space="0" w:color="auto"/>
        <w:bottom w:val="none" w:sz="0" w:space="0" w:color="auto"/>
        <w:right w:val="none" w:sz="0" w:space="0" w:color="auto"/>
      </w:divBdr>
    </w:div>
    <w:div w:id="1428380776">
      <w:bodyDiv w:val="1"/>
      <w:marLeft w:val="0"/>
      <w:marRight w:val="0"/>
      <w:marTop w:val="0"/>
      <w:marBottom w:val="0"/>
      <w:divBdr>
        <w:top w:val="none" w:sz="0" w:space="0" w:color="auto"/>
        <w:left w:val="none" w:sz="0" w:space="0" w:color="auto"/>
        <w:bottom w:val="none" w:sz="0" w:space="0" w:color="auto"/>
        <w:right w:val="none" w:sz="0" w:space="0" w:color="auto"/>
      </w:divBdr>
    </w:div>
    <w:div w:id="1429739446">
      <w:bodyDiv w:val="1"/>
      <w:marLeft w:val="0"/>
      <w:marRight w:val="0"/>
      <w:marTop w:val="0"/>
      <w:marBottom w:val="0"/>
      <w:divBdr>
        <w:top w:val="none" w:sz="0" w:space="0" w:color="auto"/>
        <w:left w:val="none" w:sz="0" w:space="0" w:color="auto"/>
        <w:bottom w:val="none" w:sz="0" w:space="0" w:color="auto"/>
        <w:right w:val="none" w:sz="0" w:space="0" w:color="auto"/>
      </w:divBdr>
    </w:div>
    <w:div w:id="1431119212">
      <w:bodyDiv w:val="1"/>
      <w:marLeft w:val="0"/>
      <w:marRight w:val="0"/>
      <w:marTop w:val="0"/>
      <w:marBottom w:val="0"/>
      <w:divBdr>
        <w:top w:val="none" w:sz="0" w:space="0" w:color="auto"/>
        <w:left w:val="none" w:sz="0" w:space="0" w:color="auto"/>
        <w:bottom w:val="none" w:sz="0" w:space="0" w:color="auto"/>
        <w:right w:val="none" w:sz="0" w:space="0" w:color="auto"/>
      </w:divBdr>
    </w:div>
    <w:div w:id="1431856447">
      <w:bodyDiv w:val="1"/>
      <w:marLeft w:val="0"/>
      <w:marRight w:val="0"/>
      <w:marTop w:val="0"/>
      <w:marBottom w:val="0"/>
      <w:divBdr>
        <w:top w:val="none" w:sz="0" w:space="0" w:color="auto"/>
        <w:left w:val="none" w:sz="0" w:space="0" w:color="auto"/>
        <w:bottom w:val="none" w:sz="0" w:space="0" w:color="auto"/>
        <w:right w:val="none" w:sz="0" w:space="0" w:color="auto"/>
      </w:divBdr>
    </w:div>
    <w:div w:id="1432318507">
      <w:bodyDiv w:val="1"/>
      <w:marLeft w:val="0"/>
      <w:marRight w:val="0"/>
      <w:marTop w:val="0"/>
      <w:marBottom w:val="0"/>
      <w:divBdr>
        <w:top w:val="none" w:sz="0" w:space="0" w:color="auto"/>
        <w:left w:val="none" w:sz="0" w:space="0" w:color="auto"/>
        <w:bottom w:val="none" w:sz="0" w:space="0" w:color="auto"/>
        <w:right w:val="none" w:sz="0" w:space="0" w:color="auto"/>
      </w:divBdr>
    </w:div>
    <w:div w:id="1434284021">
      <w:bodyDiv w:val="1"/>
      <w:marLeft w:val="0"/>
      <w:marRight w:val="0"/>
      <w:marTop w:val="0"/>
      <w:marBottom w:val="0"/>
      <w:divBdr>
        <w:top w:val="none" w:sz="0" w:space="0" w:color="auto"/>
        <w:left w:val="none" w:sz="0" w:space="0" w:color="auto"/>
        <w:bottom w:val="none" w:sz="0" w:space="0" w:color="auto"/>
        <w:right w:val="none" w:sz="0" w:space="0" w:color="auto"/>
      </w:divBdr>
    </w:div>
    <w:div w:id="1437168797">
      <w:bodyDiv w:val="1"/>
      <w:marLeft w:val="0"/>
      <w:marRight w:val="0"/>
      <w:marTop w:val="0"/>
      <w:marBottom w:val="0"/>
      <w:divBdr>
        <w:top w:val="none" w:sz="0" w:space="0" w:color="auto"/>
        <w:left w:val="none" w:sz="0" w:space="0" w:color="auto"/>
        <w:bottom w:val="none" w:sz="0" w:space="0" w:color="auto"/>
        <w:right w:val="none" w:sz="0" w:space="0" w:color="auto"/>
      </w:divBdr>
    </w:div>
    <w:div w:id="1440678602">
      <w:bodyDiv w:val="1"/>
      <w:marLeft w:val="0"/>
      <w:marRight w:val="0"/>
      <w:marTop w:val="0"/>
      <w:marBottom w:val="0"/>
      <w:divBdr>
        <w:top w:val="none" w:sz="0" w:space="0" w:color="auto"/>
        <w:left w:val="none" w:sz="0" w:space="0" w:color="auto"/>
        <w:bottom w:val="none" w:sz="0" w:space="0" w:color="auto"/>
        <w:right w:val="none" w:sz="0" w:space="0" w:color="auto"/>
      </w:divBdr>
    </w:div>
    <w:div w:id="1442719852">
      <w:bodyDiv w:val="1"/>
      <w:marLeft w:val="0"/>
      <w:marRight w:val="0"/>
      <w:marTop w:val="0"/>
      <w:marBottom w:val="0"/>
      <w:divBdr>
        <w:top w:val="none" w:sz="0" w:space="0" w:color="auto"/>
        <w:left w:val="none" w:sz="0" w:space="0" w:color="auto"/>
        <w:bottom w:val="none" w:sz="0" w:space="0" w:color="auto"/>
        <w:right w:val="none" w:sz="0" w:space="0" w:color="auto"/>
      </w:divBdr>
    </w:div>
    <w:div w:id="1443305740">
      <w:bodyDiv w:val="1"/>
      <w:marLeft w:val="0"/>
      <w:marRight w:val="0"/>
      <w:marTop w:val="0"/>
      <w:marBottom w:val="0"/>
      <w:divBdr>
        <w:top w:val="none" w:sz="0" w:space="0" w:color="auto"/>
        <w:left w:val="none" w:sz="0" w:space="0" w:color="auto"/>
        <w:bottom w:val="none" w:sz="0" w:space="0" w:color="auto"/>
        <w:right w:val="none" w:sz="0" w:space="0" w:color="auto"/>
      </w:divBdr>
    </w:div>
    <w:div w:id="1443719883">
      <w:bodyDiv w:val="1"/>
      <w:marLeft w:val="0"/>
      <w:marRight w:val="0"/>
      <w:marTop w:val="0"/>
      <w:marBottom w:val="0"/>
      <w:divBdr>
        <w:top w:val="none" w:sz="0" w:space="0" w:color="auto"/>
        <w:left w:val="none" w:sz="0" w:space="0" w:color="auto"/>
        <w:bottom w:val="none" w:sz="0" w:space="0" w:color="auto"/>
        <w:right w:val="none" w:sz="0" w:space="0" w:color="auto"/>
      </w:divBdr>
    </w:div>
    <w:div w:id="1445268852">
      <w:bodyDiv w:val="1"/>
      <w:marLeft w:val="0"/>
      <w:marRight w:val="0"/>
      <w:marTop w:val="0"/>
      <w:marBottom w:val="0"/>
      <w:divBdr>
        <w:top w:val="none" w:sz="0" w:space="0" w:color="auto"/>
        <w:left w:val="none" w:sz="0" w:space="0" w:color="auto"/>
        <w:bottom w:val="none" w:sz="0" w:space="0" w:color="auto"/>
        <w:right w:val="none" w:sz="0" w:space="0" w:color="auto"/>
      </w:divBdr>
    </w:div>
    <w:div w:id="1448698720">
      <w:bodyDiv w:val="1"/>
      <w:marLeft w:val="0"/>
      <w:marRight w:val="0"/>
      <w:marTop w:val="0"/>
      <w:marBottom w:val="0"/>
      <w:divBdr>
        <w:top w:val="none" w:sz="0" w:space="0" w:color="auto"/>
        <w:left w:val="none" w:sz="0" w:space="0" w:color="auto"/>
        <w:bottom w:val="none" w:sz="0" w:space="0" w:color="auto"/>
        <w:right w:val="none" w:sz="0" w:space="0" w:color="auto"/>
      </w:divBdr>
    </w:div>
    <w:div w:id="1449157985">
      <w:bodyDiv w:val="1"/>
      <w:marLeft w:val="0"/>
      <w:marRight w:val="0"/>
      <w:marTop w:val="0"/>
      <w:marBottom w:val="0"/>
      <w:divBdr>
        <w:top w:val="none" w:sz="0" w:space="0" w:color="auto"/>
        <w:left w:val="none" w:sz="0" w:space="0" w:color="auto"/>
        <w:bottom w:val="none" w:sz="0" w:space="0" w:color="auto"/>
        <w:right w:val="none" w:sz="0" w:space="0" w:color="auto"/>
      </w:divBdr>
    </w:div>
    <w:div w:id="1449859699">
      <w:bodyDiv w:val="1"/>
      <w:marLeft w:val="0"/>
      <w:marRight w:val="0"/>
      <w:marTop w:val="0"/>
      <w:marBottom w:val="0"/>
      <w:divBdr>
        <w:top w:val="none" w:sz="0" w:space="0" w:color="auto"/>
        <w:left w:val="none" w:sz="0" w:space="0" w:color="auto"/>
        <w:bottom w:val="none" w:sz="0" w:space="0" w:color="auto"/>
        <w:right w:val="none" w:sz="0" w:space="0" w:color="auto"/>
      </w:divBdr>
    </w:div>
    <w:div w:id="1451361457">
      <w:bodyDiv w:val="1"/>
      <w:marLeft w:val="0"/>
      <w:marRight w:val="0"/>
      <w:marTop w:val="0"/>
      <w:marBottom w:val="0"/>
      <w:divBdr>
        <w:top w:val="none" w:sz="0" w:space="0" w:color="auto"/>
        <w:left w:val="none" w:sz="0" w:space="0" w:color="auto"/>
        <w:bottom w:val="none" w:sz="0" w:space="0" w:color="auto"/>
        <w:right w:val="none" w:sz="0" w:space="0" w:color="auto"/>
      </w:divBdr>
    </w:div>
    <w:div w:id="1455562494">
      <w:bodyDiv w:val="1"/>
      <w:marLeft w:val="0"/>
      <w:marRight w:val="0"/>
      <w:marTop w:val="0"/>
      <w:marBottom w:val="0"/>
      <w:divBdr>
        <w:top w:val="none" w:sz="0" w:space="0" w:color="auto"/>
        <w:left w:val="none" w:sz="0" w:space="0" w:color="auto"/>
        <w:bottom w:val="none" w:sz="0" w:space="0" w:color="auto"/>
        <w:right w:val="none" w:sz="0" w:space="0" w:color="auto"/>
      </w:divBdr>
    </w:div>
    <w:div w:id="1456369849">
      <w:bodyDiv w:val="1"/>
      <w:marLeft w:val="0"/>
      <w:marRight w:val="0"/>
      <w:marTop w:val="0"/>
      <w:marBottom w:val="0"/>
      <w:divBdr>
        <w:top w:val="none" w:sz="0" w:space="0" w:color="auto"/>
        <w:left w:val="none" w:sz="0" w:space="0" w:color="auto"/>
        <w:bottom w:val="none" w:sz="0" w:space="0" w:color="auto"/>
        <w:right w:val="none" w:sz="0" w:space="0" w:color="auto"/>
      </w:divBdr>
    </w:div>
    <w:div w:id="1456410735">
      <w:bodyDiv w:val="1"/>
      <w:marLeft w:val="0"/>
      <w:marRight w:val="0"/>
      <w:marTop w:val="0"/>
      <w:marBottom w:val="0"/>
      <w:divBdr>
        <w:top w:val="none" w:sz="0" w:space="0" w:color="auto"/>
        <w:left w:val="none" w:sz="0" w:space="0" w:color="auto"/>
        <w:bottom w:val="none" w:sz="0" w:space="0" w:color="auto"/>
        <w:right w:val="none" w:sz="0" w:space="0" w:color="auto"/>
      </w:divBdr>
    </w:div>
    <w:div w:id="1458528527">
      <w:bodyDiv w:val="1"/>
      <w:marLeft w:val="0"/>
      <w:marRight w:val="0"/>
      <w:marTop w:val="0"/>
      <w:marBottom w:val="0"/>
      <w:divBdr>
        <w:top w:val="none" w:sz="0" w:space="0" w:color="auto"/>
        <w:left w:val="none" w:sz="0" w:space="0" w:color="auto"/>
        <w:bottom w:val="none" w:sz="0" w:space="0" w:color="auto"/>
        <w:right w:val="none" w:sz="0" w:space="0" w:color="auto"/>
      </w:divBdr>
    </w:div>
    <w:div w:id="1458645987">
      <w:bodyDiv w:val="1"/>
      <w:marLeft w:val="0"/>
      <w:marRight w:val="0"/>
      <w:marTop w:val="0"/>
      <w:marBottom w:val="0"/>
      <w:divBdr>
        <w:top w:val="none" w:sz="0" w:space="0" w:color="auto"/>
        <w:left w:val="none" w:sz="0" w:space="0" w:color="auto"/>
        <w:bottom w:val="none" w:sz="0" w:space="0" w:color="auto"/>
        <w:right w:val="none" w:sz="0" w:space="0" w:color="auto"/>
      </w:divBdr>
    </w:div>
    <w:div w:id="1462922838">
      <w:bodyDiv w:val="1"/>
      <w:marLeft w:val="0"/>
      <w:marRight w:val="0"/>
      <w:marTop w:val="0"/>
      <w:marBottom w:val="0"/>
      <w:divBdr>
        <w:top w:val="none" w:sz="0" w:space="0" w:color="auto"/>
        <w:left w:val="none" w:sz="0" w:space="0" w:color="auto"/>
        <w:bottom w:val="none" w:sz="0" w:space="0" w:color="auto"/>
        <w:right w:val="none" w:sz="0" w:space="0" w:color="auto"/>
      </w:divBdr>
    </w:div>
    <w:div w:id="1463962056">
      <w:bodyDiv w:val="1"/>
      <w:marLeft w:val="0"/>
      <w:marRight w:val="0"/>
      <w:marTop w:val="0"/>
      <w:marBottom w:val="0"/>
      <w:divBdr>
        <w:top w:val="none" w:sz="0" w:space="0" w:color="auto"/>
        <w:left w:val="none" w:sz="0" w:space="0" w:color="auto"/>
        <w:bottom w:val="none" w:sz="0" w:space="0" w:color="auto"/>
        <w:right w:val="none" w:sz="0" w:space="0" w:color="auto"/>
      </w:divBdr>
    </w:div>
    <w:div w:id="1466892894">
      <w:bodyDiv w:val="1"/>
      <w:marLeft w:val="0"/>
      <w:marRight w:val="0"/>
      <w:marTop w:val="0"/>
      <w:marBottom w:val="0"/>
      <w:divBdr>
        <w:top w:val="none" w:sz="0" w:space="0" w:color="auto"/>
        <w:left w:val="none" w:sz="0" w:space="0" w:color="auto"/>
        <w:bottom w:val="none" w:sz="0" w:space="0" w:color="auto"/>
        <w:right w:val="none" w:sz="0" w:space="0" w:color="auto"/>
      </w:divBdr>
    </w:div>
    <w:div w:id="1467966998">
      <w:bodyDiv w:val="1"/>
      <w:marLeft w:val="0"/>
      <w:marRight w:val="0"/>
      <w:marTop w:val="0"/>
      <w:marBottom w:val="0"/>
      <w:divBdr>
        <w:top w:val="none" w:sz="0" w:space="0" w:color="auto"/>
        <w:left w:val="none" w:sz="0" w:space="0" w:color="auto"/>
        <w:bottom w:val="none" w:sz="0" w:space="0" w:color="auto"/>
        <w:right w:val="none" w:sz="0" w:space="0" w:color="auto"/>
      </w:divBdr>
    </w:div>
    <w:div w:id="1469519133">
      <w:bodyDiv w:val="1"/>
      <w:marLeft w:val="0"/>
      <w:marRight w:val="0"/>
      <w:marTop w:val="0"/>
      <w:marBottom w:val="0"/>
      <w:divBdr>
        <w:top w:val="none" w:sz="0" w:space="0" w:color="auto"/>
        <w:left w:val="none" w:sz="0" w:space="0" w:color="auto"/>
        <w:bottom w:val="none" w:sz="0" w:space="0" w:color="auto"/>
        <w:right w:val="none" w:sz="0" w:space="0" w:color="auto"/>
      </w:divBdr>
    </w:div>
    <w:div w:id="1470635174">
      <w:bodyDiv w:val="1"/>
      <w:marLeft w:val="0"/>
      <w:marRight w:val="0"/>
      <w:marTop w:val="0"/>
      <w:marBottom w:val="0"/>
      <w:divBdr>
        <w:top w:val="none" w:sz="0" w:space="0" w:color="auto"/>
        <w:left w:val="none" w:sz="0" w:space="0" w:color="auto"/>
        <w:bottom w:val="none" w:sz="0" w:space="0" w:color="auto"/>
        <w:right w:val="none" w:sz="0" w:space="0" w:color="auto"/>
      </w:divBdr>
    </w:div>
    <w:div w:id="1475412583">
      <w:bodyDiv w:val="1"/>
      <w:marLeft w:val="0"/>
      <w:marRight w:val="0"/>
      <w:marTop w:val="0"/>
      <w:marBottom w:val="0"/>
      <w:divBdr>
        <w:top w:val="none" w:sz="0" w:space="0" w:color="auto"/>
        <w:left w:val="none" w:sz="0" w:space="0" w:color="auto"/>
        <w:bottom w:val="none" w:sz="0" w:space="0" w:color="auto"/>
        <w:right w:val="none" w:sz="0" w:space="0" w:color="auto"/>
      </w:divBdr>
    </w:div>
    <w:div w:id="1476414656">
      <w:bodyDiv w:val="1"/>
      <w:marLeft w:val="0"/>
      <w:marRight w:val="0"/>
      <w:marTop w:val="0"/>
      <w:marBottom w:val="0"/>
      <w:divBdr>
        <w:top w:val="none" w:sz="0" w:space="0" w:color="auto"/>
        <w:left w:val="none" w:sz="0" w:space="0" w:color="auto"/>
        <w:bottom w:val="none" w:sz="0" w:space="0" w:color="auto"/>
        <w:right w:val="none" w:sz="0" w:space="0" w:color="auto"/>
      </w:divBdr>
    </w:div>
    <w:div w:id="1477991064">
      <w:bodyDiv w:val="1"/>
      <w:marLeft w:val="0"/>
      <w:marRight w:val="0"/>
      <w:marTop w:val="0"/>
      <w:marBottom w:val="0"/>
      <w:divBdr>
        <w:top w:val="none" w:sz="0" w:space="0" w:color="auto"/>
        <w:left w:val="none" w:sz="0" w:space="0" w:color="auto"/>
        <w:bottom w:val="none" w:sz="0" w:space="0" w:color="auto"/>
        <w:right w:val="none" w:sz="0" w:space="0" w:color="auto"/>
      </w:divBdr>
    </w:div>
    <w:div w:id="1478717963">
      <w:bodyDiv w:val="1"/>
      <w:marLeft w:val="0"/>
      <w:marRight w:val="0"/>
      <w:marTop w:val="0"/>
      <w:marBottom w:val="0"/>
      <w:divBdr>
        <w:top w:val="none" w:sz="0" w:space="0" w:color="auto"/>
        <w:left w:val="none" w:sz="0" w:space="0" w:color="auto"/>
        <w:bottom w:val="none" w:sz="0" w:space="0" w:color="auto"/>
        <w:right w:val="none" w:sz="0" w:space="0" w:color="auto"/>
      </w:divBdr>
    </w:div>
    <w:div w:id="1478916218">
      <w:bodyDiv w:val="1"/>
      <w:marLeft w:val="0"/>
      <w:marRight w:val="0"/>
      <w:marTop w:val="0"/>
      <w:marBottom w:val="0"/>
      <w:divBdr>
        <w:top w:val="none" w:sz="0" w:space="0" w:color="auto"/>
        <w:left w:val="none" w:sz="0" w:space="0" w:color="auto"/>
        <w:bottom w:val="none" w:sz="0" w:space="0" w:color="auto"/>
        <w:right w:val="none" w:sz="0" w:space="0" w:color="auto"/>
      </w:divBdr>
    </w:div>
    <w:div w:id="1479804628">
      <w:bodyDiv w:val="1"/>
      <w:marLeft w:val="0"/>
      <w:marRight w:val="0"/>
      <w:marTop w:val="0"/>
      <w:marBottom w:val="0"/>
      <w:divBdr>
        <w:top w:val="none" w:sz="0" w:space="0" w:color="auto"/>
        <w:left w:val="none" w:sz="0" w:space="0" w:color="auto"/>
        <w:bottom w:val="none" w:sz="0" w:space="0" w:color="auto"/>
        <w:right w:val="none" w:sz="0" w:space="0" w:color="auto"/>
      </w:divBdr>
    </w:div>
    <w:div w:id="1481340838">
      <w:bodyDiv w:val="1"/>
      <w:marLeft w:val="0"/>
      <w:marRight w:val="0"/>
      <w:marTop w:val="0"/>
      <w:marBottom w:val="0"/>
      <w:divBdr>
        <w:top w:val="none" w:sz="0" w:space="0" w:color="auto"/>
        <w:left w:val="none" w:sz="0" w:space="0" w:color="auto"/>
        <w:bottom w:val="none" w:sz="0" w:space="0" w:color="auto"/>
        <w:right w:val="none" w:sz="0" w:space="0" w:color="auto"/>
      </w:divBdr>
    </w:div>
    <w:div w:id="1483083349">
      <w:bodyDiv w:val="1"/>
      <w:marLeft w:val="0"/>
      <w:marRight w:val="0"/>
      <w:marTop w:val="0"/>
      <w:marBottom w:val="0"/>
      <w:divBdr>
        <w:top w:val="none" w:sz="0" w:space="0" w:color="auto"/>
        <w:left w:val="none" w:sz="0" w:space="0" w:color="auto"/>
        <w:bottom w:val="none" w:sz="0" w:space="0" w:color="auto"/>
        <w:right w:val="none" w:sz="0" w:space="0" w:color="auto"/>
      </w:divBdr>
    </w:div>
    <w:div w:id="1483155667">
      <w:bodyDiv w:val="1"/>
      <w:marLeft w:val="0"/>
      <w:marRight w:val="0"/>
      <w:marTop w:val="0"/>
      <w:marBottom w:val="0"/>
      <w:divBdr>
        <w:top w:val="none" w:sz="0" w:space="0" w:color="auto"/>
        <w:left w:val="none" w:sz="0" w:space="0" w:color="auto"/>
        <w:bottom w:val="none" w:sz="0" w:space="0" w:color="auto"/>
        <w:right w:val="none" w:sz="0" w:space="0" w:color="auto"/>
      </w:divBdr>
    </w:div>
    <w:div w:id="1485657999">
      <w:bodyDiv w:val="1"/>
      <w:marLeft w:val="0"/>
      <w:marRight w:val="0"/>
      <w:marTop w:val="0"/>
      <w:marBottom w:val="0"/>
      <w:divBdr>
        <w:top w:val="none" w:sz="0" w:space="0" w:color="auto"/>
        <w:left w:val="none" w:sz="0" w:space="0" w:color="auto"/>
        <w:bottom w:val="none" w:sz="0" w:space="0" w:color="auto"/>
        <w:right w:val="none" w:sz="0" w:space="0" w:color="auto"/>
      </w:divBdr>
    </w:div>
    <w:div w:id="1485664062">
      <w:bodyDiv w:val="1"/>
      <w:marLeft w:val="0"/>
      <w:marRight w:val="0"/>
      <w:marTop w:val="0"/>
      <w:marBottom w:val="0"/>
      <w:divBdr>
        <w:top w:val="none" w:sz="0" w:space="0" w:color="auto"/>
        <w:left w:val="none" w:sz="0" w:space="0" w:color="auto"/>
        <w:bottom w:val="none" w:sz="0" w:space="0" w:color="auto"/>
        <w:right w:val="none" w:sz="0" w:space="0" w:color="auto"/>
      </w:divBdr>
    </w:div>
    <w:div w:id="1487625766">
      <w:bodyDiv w:val="1"/>
      <w:marLeft w:val="0"/>
      <w:marRight w:val="0"/>
      <w:marTop w:val="0"/>
      <w:marBottom w:val="0"/>
      <w:divBdr>
        <w:top w:val="none" w:sz="0" w:space="0" w:color="auto"/>
        <w:left w:val="none" w:sz="0" w:space="0" w:color="auto"/>
        <w:bottom w:val="none" w:sz="0" w:space="0" w:color="auto"/>
        <w:right w:val="none" w:sz="0" w:space="0" w:color="auto"/>
      </w:divBdr>
    </w:div>
    <w:div w:id="1489709588">
      <w:bodyDiv w:val="1"/>
      <w:marLeft w:val="0"/>
      <w:marRight w:val="0"/>
      <w:marTop w:val="0"/>
      <w:marBottom w:val="0"/>
      <w:divBdr>
        <w:top w:val="none" w:sz="0" w:space="0" w:color="auto"/>
        <w:left w:val="none" w:sz="0" w:space="0" w:color="auto"/>
        <w:bottom w:val="none" w:sz="0" w:space="0" w:color="auto"/>
        <w:right w:val="none" w:sz="0" w:space="0" w:color="auto"/>
      </w:divBdr>
    </w:div>
    <w:div w:id="1489899594">
      <w:bodyDiv w:val="1"/>
      <w:marLeft w:val="0"/>
      <w:marRight w:val="0"/>
      <w:marTop w:val="0"/>
      <w:marBottom w:val="0"/>
      <w:divBdr>
        <w:top w:val="none" w:sz="0" w:space="0" w:color="auto"/>
        <w:left w:val="none" w:sz="0" w:space="0" w:color="auto"/>
        <w:bottom w:val="none" w:sz="0" w:space="0" w:color="auto"/>
        <w:right w:val="none" w:sz="0" w:space="0" w:color="auto"/>
      </w:divBdr>
    </w:div>
    <w:div w:id="1489981086">
      <w:bodyDiv w:val="1"/>
      <w:marLeft w:val="0"/>
      <w:marRight w:val="0"/>
      <w:marTop w:val="0"/>
      <w:marBottom w:val="0"/>
      <w:divBdr>
        <w:top w:val="none" w:sz="0" w:space="0" w:color="auto"/>
        <w:left w:val="none" w:sz="0" w:space="0" w:color="auto"/>
        <w:bottom w:val="none" w:sz="0" w:space="0" w:color="auto"/>
        <w:right w:val="none" w:sz="0" w:space="0" w:color="auto"/>
      </w:divBdr>
    </w:div>
    <w:div w:id="1490976018">
      <w:bodyDiv w:val="1"/>
      <w:marLeft w:val="0"/>
      <w:marRight w:val="0"/>
      <w:marTop w:val="0"/>
      <w:marBottom w:val="0"/>
      <w:divBdr>
        <w:top w:val="none" w:sz="0" w:space="0" w:color="auto"/>
        <w:left w:val="none" w:sz="0" w:space="0" w:color="auto"/>
        <w:bottom w:val="none" w:sz="0" w:space="0" w:color="auto"/>
        <w:right w:val="none" w:sz="0" w:space="0" w:color="auto"/>
      </w:divBdr>
    </w:div>
    <w:div w:id="1491867096">
      <w:bodyDiv w:val="1"/>
      <w:marLeft w:val="0"/>
      <w:marRight w:val="0"/>
      <w:marTop w:val="0"/>
      <w:marBottom w:val="0"/>
      <w:divBdr>
        <w:top w:val="none" w:sz="0" w:space="0" w:color="auto"/>
        <w:left w:val="none" w:sz="0" w:space="0" w:color="auto"/>
        <w:bottom w:val="none" w:sz="0" w:space="0" w:color="auto"/>
        <w:right w:val="none" w:sz="0" w:space="0" w:color="auto"/>
      </w:divBdr>
    </w:div>
    <w:div w:id="1492058285">
      <w:bodyDiv w:val="1"/>
      <w:marLeft w:val="0"/>
      <w:marRight w:val="0"/>
      <w:marTop w:val="0"/>
      <w:marBottom w:val="0"/>
      <w:divBdr>
        <w:top w:val="none" w:sz="0" w:space="0" w:color="auto"/>
        <w:left w:val="none" w:sz="0" w:space="0" w:color="auto"/>
        <w:bottom w:val="none" w:sz="0" w:space="0" w:color="auto"/>
        <w:right w:val="none" w:sz="0" w:space="0" w:color="auto"/>
      </w:divBdr>
    </w:div>
    <w:div w:id="1495073605">
      <w:bodyDiv w:val="1"/>
      <w:marLeft w:val="0"/>
      <w:marRight w:val="0"/>
      <w:marTop w:val="0"/>
      <w:marBottom w:val="0"/>
      <w:divBdr>
        <w:top w:val="none" w:sz="0" w:space="0" w:color="auto"/>
        <w:left w:val="none" w:sz="0" w:space="0" w:color="auto"/>
        <w:bottom w:val="none" w:sz="0" w:space="0" w:color="auto"/>
        <w:right w:val="none" w:sz="0" w:space="0" w:color="auto"/>
      </w:divBdr>
    </w:div>
    <w:div w:id="1499075971">
      <w:bodyDiv w:val="1"/>
      <w:marLeft w:val="0"/>
      <w:marRight w:val="0"/>
      <w:marTop w:val="0"/>
      <w:marBottom w:val="0"/>
      <w:divBdr>
        <w:top w:val="none" w:sz="0" w:space="0" w:color="auto"/>
        <w:left w:val="none" w:sz="0" w:space="0" w:color="auto"/>
        <w:bottom w:val="none" w:sz="0" w:space="0" w:color="auto"/>
        <w:right w:val="none" w:sz="0" w:space="0" w:color="auto"/>
      </w:divBdr>
    </w:div>
    <w:div w:id="1499923382">
      <w:bodyDiv w:val="1"/>
      <w:marLeft w:val="0"/>
      <w:marRight w:val="0"/>
      <w:marTop w:val="0"/>
      <w:marBottom w:val="0"/>
      <w:divBdr>
        <w:top w:val="none" w:sz="0" w:space="0" w:color="auto"/>
        <w:left w:val="none" w:sz="0" w:space="0" w:color="auto"/>
        <w:bottom w:val="none" w:sz="0" w:space="0" w:color="auto"/>
        <w:right w:val="none" w:sz="0" w:space="0" w:color="auto"/>
      </w:divBdr>
    </w:div>
    <w:div w:id="1501431088">
      <w:bodyDiv w:val="1"/>
      <w:marLeft w:val="0"/>
      <w:marRight w:val="0"/>
      <w:marTop w:val="0"/>
      <w:marBottom w:val="0"/>
      <w:divBdr>
        <w:top w:val="none" w:sz="0" w:space="0" w:color="auto"/>
        <w:left w:val="none" w:sz="0" w:space="0" w:color="auto"/>
        <w:bottom w:val="none" w:sz="0" w:space="0" w:color="auto"/>
        <w:right w:val="none" w:sz="0" w:space="0" w:color="auto"/>
      </w:divBdr>
    </w:div>
    <w:div w:id="1506164963">
      <w:bodyDiv w:val="1"/>
      <w:marLeft w:val="0"/>
      <w:marRight w:val="0"/>
      <w:marTop w:val="0"/>
      <w:marBottom w:val="0"/>
      <w:divBdr>
        <w:top w:val="none" w:sz="0" w:space="0" w:color="auto"/>
        <w:left w:val="none" w:sz="0" w:space="0" w:color="auto"/>
        <w:bottom w:val="none" w:sz="0" w:space="0" w:color="auto"/>
        <w:right w:val="none" w:sz="0" w:space="0" w:color="auto"/>
      </w:divBdr>
    </w:div>
    <w:div w:id="1506364036">
      <w:bodyDiv w:val="1"/>
      <w:marLeft w:val="0"/>
      <w:marRight w:val="0"/>
      <w:marTop w:val="0"/>
      <w:marBottom w:val="0"/>
      <w:divBdr>
        <w:top w:val="none" w:sz="0" w:space="0" w:color="auto"/>
        <w:left w:val="none" w:sz="0" w:space="0" w:color="auto"/>
        <w:bottom w:val="none" w:sz="0" w:space="0" w:color="auto"/>
        <w:right w:val="none" w:sz="0" w:space="0" w:color="auto"/>
      </w:divBdr>
    </w:div>
    <w:div w:id="1517378712">
      <w:bodyDiv w:val="1"/>
      <w:marLeft w:val="0"/>
      <w:marRight w:val="0"/>
      <w:marTop w:val="0"/>
      <w:marBottom w:val="0"/>
      <w:divBdr>
        <w:top w:val="none" w:sz="0" w:space="0" w:color="auto"/>
        <w:left w:val="none" w:sz="0" w:space="0" w:color="auto"/>
        <w:bottom w:val="none" w:sz="0" w:space="0" w:color="auto"/>
        <w:right w:val="none" w:sz="0" w:space="0" w:color="auto"/>
      </w:divBdr>
    </w:div>
    <w:div w:id="1518731405">
      <w:bodyDiv w:val="1"/>
      <w:marLeft w:val="0"/>
      <w:marRight w:val="0"/>
      <w:marTop w:val="0"/>
      <w:marBottom w:val="0"/>
      <w:divBdr>
        <w:top w:val="none" w:sz="0" w:space="0" w:color="auto"/>
        <w:left w:val="none" w:sz="0" w:space="0" w:color="auto"/>
        <w:bottom w:val="none" w:sz="0" w:space="0" w:color="auto"/>
        <w:right w:val="none" w:sz="0" w:space="0" w:color="auto"/>
      </w:divBdr>
    </w:div>
    <w:div w:id="1522040247">
      <w:bodyDiv w:val="1"/>
      <w:marLeft w:val="0"/>
      <w:marRight w:val="0"/>
      <w:marTop w:val="0"/>
      <w:marBottom w:val="0"/>
      <w:divBdr>
        <w:top w:val="none" w:sz="0" w:space="0" w:color="auto"/>
        <w:left w:val="none" w:sz="0" w:space="0" w:color="auto"/>
        <w:bottom w:val="none" w:sz="0" w:space="0" w:color="auto"/>
        <w:right w:val="none" w:sz="0" w:space="0" w:color="auto"/>
      </w:divBdr>
    </w:div>
    <w:div w:id="1525902666">
      <w:bodyDiv w:val="1"/>
      <w:marLeft w:val="0"/>
      <w:marRight w:val="0"/>
      <w:marTop w:val="0"/>
      <w:marBottom w:val="0"/>
      <w:divBdr>
        <w:top w:val="none" w:sz="0" w:space="0" w:color="auto"/>
        <w:left w:val="none" w:sz="0" w:space="0" w:color="auto"/>
        <w:bottom w:val="none" w:sz="0" w:space="0" w:color="auto"/>
        <w:right w:val="none" w:sz="0" w:space="0" w:color="auto"/>
      </w:divBdr>
    </w:div>
    <w:div w:id="1527913507">
      <w:bodyDiv w:val="1"/>
      <w:marLeft w:val="0"/>
      <w:marRight w:val="0"/>
      <w:marTop w:val="0"/>
      <w:marBottom w:val="0"/>
      <w:divBdr>
        <w:top w:val="none" w:sz="0" w:space="0" w:color="auto"/>
        <w:left w:val="none" w:sz="0" w:space="0" w:color="auto"/>
        <w:bottom w:val="none" w:sz="0" w:space="0" w:color="auto"/>
        <w:right w:val="none" w:sz="0" w:space="0" w:color="auto"/>
      </w:divBdr>
    </w:div>
    <w:div w:id="1528637163">
      <w:bodyDiv w:val="1"/>
      <w:marLeft w:val="0"/>
      <w:marRight w:val="0"/>
      <w:marTop w:val="0"/>
      <w:marBottom w:val="0"/>
      <w:divBdr>
        <w:top w:val="none" w:sz="0" w:space="0" w:color="auto"/>
        <w:left w:val="none" w:sz="0" w:space="0" w:color="auto"/>
        <w:bottom w:val="none" w:sz="0" w:space="0" w:color="auto"/>
        <w:right w:val="none" w:sz="0" w:space="0" w:color="auto"/>
      </w:divBdr>
    </w:div>
    <w:div w:id="1529368457">
      <w:bodyDiv w:val="1"/>
      <w:marLeft w:val="0"/>
      <w:marRight w:val="0"/>
      <w:marTop w:val="0"/>
      <w:marBottom w:val="0"/>
      <w:divBdr>
        <w:top w:val="none" w:sz="0" w:space="0" w:color="auto"/>
        <w:left w:val="none" w:sz="0" w:space="0" w:color="auto"/>
        <w:bottom w:val="none" w:sz="0" w:space="0" w:color="auto"/>
        <w:right w:val="none" w:sz="0" w:space="0" w:color="auto"/>
      </w:divBdr>
    </w:div>
    <w:div w:id="1530608142">
      <w:bodyDiv w:val="1"/>
      <w:marLeft w:val="0"/>
      <w:marRight w:val="0"/>
      <w:marTop w:val="0"/>
      <w:marBottom w:val="0"/>
      <w:divBdr>
        <w:top w:val="none" w:sz="0" w:space="0" w:color="auto"/>
        <w:left w:val="none" w:sz="0" w:space="0" w:color="auto"/>
        <w:bottom w:val="none" w:sz="0" w:space="0" w:color="auto"/>
        <w:right w:val="none" w:sz="0" w:space="0" w:color="auto"/>
      </w:divBdr>
    </w:div>
    <w:div w:id="1532569374">
      <w:bodyDiv w:val="1"/>
      <w:marLeft w:val="0"/>
      <w:marRight w:val="0"/>
      <w:marTop w:val="0"/>
      <w:marBottom w:val="0"/>
      <w:divBdr>
        <w:top w:val="none" w:sz="0" w:space="0" w:color="auto"/>
        <w:left w:val="none" w:sz="0" w:space="0" w:color="auto"/>
        <w:bottom w:val="none" w:sz="0" w:space="0" w:color="auto"/>
        <w:right w:val="none" w:sz="0" w:space="0" w:color="auto"/>
      </w:divBdr>
    </w:div>
    <w:div w:id="1533422013">
      <w:bodyDiv w:val="1"/>
      <w:marLeft w:val="0"/>
      <w:marRight w:val="0"/>
      <w:marTop w:val="0"/>
      <w:marBottom w:val="0"/>
      <w:divBdr>
        <w:top w:val="none" w:sz="0" w:space="0" w:color="auto"/>
        <w:left w:val="none" w:sz="0" w:space="0" w:color="auto"/>
        <w:bottom w:val="none" w:sz="0" w:space="0" w:color="auto"/>
        <w:right w:val="none" w:sz="0" w:space="0" w:color="auto"/>
      </w:divBdr>
    </w:div>
    <w:div w:id="1535537704">
      <w:bodyDiv w:val="1"/>
      <w:marLeft w:val="0"/>
      <w:marRight w:val="0"/>
      <w:marTop w:val="0"/>
      <w:marBottom w:val="0"/>
      <w:divBdr>
        <w:top w:val="none" w:sz="0" w:space="0" w:color="auto"/>
        <w:left w:val="none" w:sz="0" w:space="0" w:color="auto"/>
        <w:bottom w:val="none" w:sz="0" w:space="0" w:color="auto"/>
        <w:right w:val="none" w:sz="0" w:space="0" w:color="auto"/>
      </w:divBdr>
    </w:div>
    <w:div w:id="1539783895">
      <w:bodyDiv w:val="1"/>
      <w:marLeft w:val="0"/>
      <w:marRight w:val="0"/>
      <w:marTop w:val="0"/>
      <w:marBottom w:val="0"/>
      <w:divBdr>
        <w:top w:val="none" w:sz="0" w:space="0" w:color="auto"/>
        <w:left w:val="none" w:sz="0" w:space="0" w:color="auto"/>
        <w:bottom w:val="none" w:sz="0" w:space="0" w:color="auto"/>
        <w:right w:val="none" w:sz="0" w:space="0" w:color="auto"/>
      </w:divBdr>
    </w:div>
    <w:div w:id="1540509323">
      <w:bodyDiv w:val="1"/>
      <w:marLeft w:val="0"/>
      <w:marRight w:val="0"/>
      <w:marTop w:val="0"/>
      <w:marBottom w:val="0"/>
      <w:divBdr>
        <w:top w:val="none" w:sz="0" w:space="0" w:color="auto"/>
        <w:left w:val="none" w:sz="0" w:space="0" w:color="auto"/>
        <w:bottom w:val="none" w:sz="0" w:space="0" w:color="auto"/>
        <w:right w:val="none" w:sz="0" w:space="0" w:color="auto"/>
      </w:divBdr>
    </w:div>
    <w:div w:id="1542088823">
      <w:bodyDiv w:val="1"/>
      <w:marLeft w:val="0"/>
      <w:marRight w:val="0"/>
      <w:marTop w:val="0"/>
      <w:marBottom w:val="0"/>
      <w:divBdr>
        <w:top w:val="none" w:sz="0" w:space="0" w:color="auto"/>
        <w:left w:val="none" w:sz="0" w:space="0" w:color="auto"/>
        <w:bottom w:val="none" w:sz="0" w:space="0" w:color="auto"/>
        <w:right w:val="none" w:sz="0" w:space="0" w:color="auto"/>
      </w:divBdr>
    </w:div>
    <w:div w:id="1544054117">
      <w:bodyDiv w:val="1"/>
      <w:marLeft w:val="0"/>
      <w:marRight w:val="0"/>
      <w:marTop w:val="0"/>
      <w:marBottom w:val="0"/>
      <w:divBdr>
        <w:top w:val="none" w:sz="0" w:space="0" w:color="auto"/>
        <w:left w:val="none" w:sz="0" w:space="0" w:color="auto"/>
        <w:bottom w:val="none" w:sz="0" w:space="0" w:color="auto"/>
        <w:right w:val="none" w:sz="0" w:space="0" w:color="auto"/>
      </w:divBdr>
    </w:div>
    <w:div w:id="1544828672">
      <w:bodyDiv w:val="1"/>
      <w:marLeft w:val="0"/>
      <w:marRight w:val="0"/>
      <w:marTop w:val="0"/>
      <w:marBottom w:val="0"/>
      <w:divBdr>
        <w:top w:val="none" w:sz="0" w:space="0" w:color="auto"/>
        <w:left w:val="none" w:sz="0" w:space="0" w:color="auto"/>
        <w:bottom w:val="none" w:sz="0" w:space="0" w:color="auto"/>
        <w:right w:val="none" w:sz="0" w:space="0" w:color="auto"/>
      </w:divBdr>
    </w:div>
    <w:div w:id="1545410273">
      <w:bodyDiv w:val="1"/>
      <w:marLeft w:val="0"/>
      <w:marRight w:val="0"/>
      <w:marTop w:val="0"/>
      <w:marBottom w:val="0"/>
      <w:divBdr>
        <w:top w:val="none" w:sz="0" w:space="0" w:color="auto"/>
        <w:left w:val="none" w:sz="0" w:space="0" w:color="auto"/>
        <w:bottom w:val="none" w:sz="0" w:space="0" w:color="auto"/>
        <w:right w:val="none" w:sz="0" w:space="0" w:color="auto"/>
      </w:divBdr>
    </w:div>
    <w:div w:id="1545482989">
      <w:bodyDiv w:val="1"/>
      <w:marLeft w:val="0"/>
      <w:marRight w:val="0"/>
      <w:marTop w:val="0"/>
      <w:marBottom w:val="0"/>
      <w:divBdr>
        <w:top w:val="none" w:sz="0" w:space="0" w:color="auto"/>
        <w:left w:val="none" w:sz="0" w:space="0" w:color="auto"/>
        <w:bottom w:val="none" w:sz="0" w:space="0" w:color="auto"/>
        <w:right w:val="none" w:sz="0" w:space="0" w:color="auto"/>
      </w:divBdr>
    </w:div>
    <w:div w:id="1546873513">
      <w:bodyDiv w:val="1"/>
      <w:marLeft w:val="0"/>
      <w:marRight w:val="0"/>
      <w:marTop w:val="0"/>
      <w:marBottom w:val="0"/>
      <w:divBdr>
        <w:top w:val="none" w:sz="0" w:space="0" w:color="auto"/>
        <w:left w:val="none" w:sz="0" w:space="0" w:color="auto"/>
        <w:bottom w:val="none" w:sz="0" w:space="0" w:color="auto"/>
        <w:right w:val="none" w:sz="0" w:space="0" w:color="auto"/>
      </w:divBdr>
    </w:div>
    <w:div w:id="1548375096">
      <w:bodyDiv w:val="1"/>
      <w:marLeft w:val="0"/>
      <w:marRight w:val="0"/>
      <w:marTop w:val="0"/>
      <w:marBottom w:val="0"/>
      <w:divBdr>
        <w:top w:val="none" w:sz="0" w:space="0" w:color="auto"/>
        <w:left w:val="none" w:sz="0" w:space="0" w:color="auto"/>
        <w:bottom w:val="none" w:sz="0" w:space="0" w:color="auto"/>
        <w:right w:val="none" w:sz="0" w:space="0" w:color="auto"/>
      </w:divBdr>
    </w:div>
    <w:div w:id="1549996015">
      <w:bodyDiv w:val="1"/>
      <w:marLeft w:val="0"/>
      <w:marRight w:val="0"/>
      <w:marTop w:val="0"/>
      <w:marBottom w:val="0"/>
      <w:divBdr>
        <w:top w:val="none" w:sz="0" w:space="0" w:color="auto"/>
        <w:left w:val="none" w:sz="0" w:space="0" w:color="auto"/>
        <w:bottom w:val="none" w:sz="0" w:space="0" w:color="auto"/>
        <w:right w:val="none" w:sz="0" w:space="0" w:color="auto"/>
      </w:divBdr>
    </w:div>
    <w:div w:id="1550606722">
      <w:bodyDiv w:val="1"/>
      <w:marLeft w:val="0"/>
      <w:marRight w:val="0"/>
      <w:marTop w:val="0"/>
      <w:marBottom w:val="0"/>
      <w:divBdr>
        <w:top w:val="none" w:sz="0" w:space="0" w:color="auto"/>
        <w:left w:val="none" w:sz="0" w:space="0" w:color="auto"/>
        <w:bottom w:val="none" w:sz="0" w:space="0" w:color="auto"/>
        <w:right w:val="none" w:sz="0" w:space="0" w:color="auto"/>
      </w:divBdr>
    </w:div>
    <w:div w:id="1550997652">
      <w:bodyDiv w:val="1"/>
      <w:marLeft w:val="0"/>
      <w:marRight w:val="0"/>
      <w:marTop w:val="0"/>
      <w:marBottom w:val="0"/>
      <w:divBdr>
        <w:top w:val="none" w:sz="0" w:space="0" w:color="auto"/>
        <w:left w:val="none" w:sz="0" w:space="0" w:color="auto"/>
        <w:bottom w:val="none" w:sz="0" w:space="0" w:color="auto"/>
        <w:right w:val="none" w:sz="0" w:space="0" w:color="auto"/>
      </w:divBdr>
    </w:div>
    <w:div w:id="1553275020">
      <w:bodyDiv w:val="1"/>
      <w:marLeft w:val="0"/>
      <w:marRight w:val="0"/>
      <w:marTop w:val="0"/>
      <w:marBottom w:val="0"/>
      <w:divBdr>
        <w:top w:val="none" w:sz="0" w:space="0" w:color="auto"/>
        <w:left w:val="none" w:sz="0" w:space="0" w:color="auto"/>
        <w:bottom w:val="none" w:sz="0" w:space="0" w:color="auto"/>
        <w:right w:val="none" w:sz="0" w:space="0" w:color="auto"/>
      </w:divBdr>
    </w:div>
    <w:div w:id="1555891486">
      <w:bodyDiv w:val="1"/>
      <w:marLeft w:val="0"/>
      <w:marRight w:val="0"/>
      <w:marTop w:val="0"/>
      <w:marBottom w:val="0"/>
      <w:divBdr>
        <w:top w:val="none" w:sz="0" w:space="0" w:color="auto"/>
        <w:left w:val="none" w:sz="0" w:space="0" w:color="auto"/>
        <w:bottom w:val="none" w:sz="0" w:space="0" w:color="auto"/>
        <w:right w:val="none" w:sz="0" w:space="0" w:color="auto"/>
      </w:divBdr>
    </w:div>
    <w:div w:id="1555894503">
      <w:bodyDiv w:val="1"/>
      <w:marLeft w:val="0"/>
      <w:marRight w:val="0"/>
      <w:marTop w:val="0"/>
      <w:marBottom w:val="0"/>
      <w:divBdr>
        <w:top w:val="none" w:sz="0" w:space="0" w:color="auto"/>
        <w:left w:val="none" w:sz="0" w:space="0" w:color="auto"/>
        <w:bottom w:val="none" w:sz="0" w:space="0" w:color="auto"/>
        <w:right w:val="none" w:sz="0" w:space="0" w:color="auto"/>
      </w:divBdr>
    </w:div>
    <w:div w:id="1556548708">
      <w:bodyDiv w:val="1"/>
      <w:marLeft w:val="0"/>
      <w:marRight w:val="0"/>
      <w:marTop w:val="0"/>
      <w:marBottom w:val="0"/>
      <w:divBdr>
        <w:top w:val="none" w:sz="0" w:space="0" w:color="auto"/>
        <w:left w:val="none" w:sz="0" w:space="0" w:color="auto"/>
        <w:bottom w:val="none" w:sz="0" w:space="0" w:color="auto"/>
        <w:right w:val="none" w:sz="0" w:space="0" w:color="auto"/>
      </w:divBdr>
    </w:div>
    <w:div w:id="1557399641">
      <w:bodyDiv w:val="1"/>
      <w:marLeft w:val="0"/>
      <w:marRight w:val="0"/>
      <w:marTop w:val="0"/>
      <w:marBottom w:val="0"/>
      <w:divBdr>
        <w:top w:val="none" w:sz="0" w:space="0" w:color="auto"/>
        <w:left w:val="none" w:sz="0" w:space="0" w:color="auto"/>
        <w:bottom w:val="none" w:sz="0" w:space="0" w:color="auto"/>
        <w:right w:val="none" w:sz="0" w:space="0" w:color="auto"/>
      </w:divBdr>
    </w:div>
    <w:div w:id="1561282803">
      <w:bodyDiv w:val="1"/>
      <w:marLeft w:val="0"/>
      <w:marRight w:val="0"/>
      <w:marTop w:val="0"/>
      <w:marBottom w:val="0"/>
      <w:divBdr>
        <w:top w:val="none" w:sz="0" w:space="0" w:color="auto"/>
        <w:left w:val="none" w:sz="0" w:space="0" w:color="auto"/>
        <w:bottom w:val="none" w:sz="0" w:space="0" w:color="auto"/>
        <w:right w:val="none" w:sz="0" w:space="0" w:color="auto"/>
      </w:divBdr>
    </w:div>
    <w:div w:id="1561594942">
      <w:bodyDiv w:val="1"/>
      <w:marLeft w:val="0"/>
      <w:marRight w:val="0"/>
      <w:marTop w:val="0"/>
      <w:marBottom w:val="0"/>
      <w:divBdr>
        <w:top w:val="none" w:sz="0" w:space="0" w:color="auto"/>
        <w:left w:val="none" w:sz="0" w:space="0" w:color="auto"/>
        <w:bottom w:val="none" w:sz="0" w:space="0" w:color="auto"/>
        <w:right w:val="none" w:sz="0" w:space="0" w:color="auto"/>
      </w:divBdr>
    </w:div>
    <w:div w:id="1562129080">
      <w:bodyDiv w:val="1"/>
      <w:marLeft w:val="0"/>
      <w:marRight w:val="0"/>
      <w:marTop w:val="0"/>
      <w:marBottom w:val="0"/>
      <w:divBdr>
        <w:top w:val="none" w:sz="0" w:space="0" w:color="auto"/>
        <w:left w:val="none" w:sz="0" w:space="0" w:color="auto"/>
        <w:bottom w:val="none" w:sz="0" w:space="0" w:color="auto"/>
        <w:right w:val="none" w:sz="0" w:space="0" w:color="auto"/>
      </w:divBdr>
    </w:div>
    <w:div w:id="1562669802">
      <w:bodyDiv w:val="1"/>
      <w:marLeft w:val="0"/>
      <w:marRight w:val="0"/>
      <w:marTop w:val="0"/>
      <w:marBottom w:val="0"/>
      <w:divBdr>
        <w:top w:val="none" w:sz="0" w:space="0" w:color="auto"/>
        <w:left w:val="none" w:sz="0" w:space="0" w:color="auto"/>
        <w:bottom w:val="none" w:sz="0" w:space="0" w:color="auto"/>
        <w:right w:val="none" w:sz="0" w:space="0" w:color="auto"/>
      </w:divBdr>
    </w:div>
    <w:div w:id="1563296111">
      <w:bodyDiv w:val="1"/>
      <w:marLeft w:val="0"/>
      <w:marRight w:val="0"/>
      <w:marTop w:val="0"/>
      <w:marBottom w:val="0"/>
      <w:divBdr>
        <w:top w:val="none" w:sz="0" w:space="0" w:color="auto"/>
        <w:left w:val="none" w:sz="0" w:space="0" w:color="auto"/>
        <w:bottom w:val="none" w:sz="0" w:space="0" w:color="auto"/>
        <w:right w:val="none" w:sz="0" w:space="0" w:color="auto"/>
      </w:divBdr>
    </w:div>
    <w:div w:id="1563327726">
      <w:bodyDiv w:val="1"/>
      <w:marLeft w:val="0"/>
      <w:marRight w:val="0"/>
      <w:marTop w:val="0"/>
      <w:marBottom w:val="0"/>
      <w:divBdr>
        <w:top w:val="none" w:sz="0" w:space="0" w:color="auto"/>
        <w:left w:val="none" w:sz="0" w:space="0" w:color="auto"/>
        <w:bottom w:val="none" w:sz="0" w:space="0" w:color="auto"/>
        <w:right w:val="none" w:sz="0" w:space="0" w:color="auto"/>
      </w:divBdr>
    </w:div>
    <w:div w:id="1563559240">
      <w:bodyDiv w:val="1"/>
      <w:marLeft w:val="0"/>
      <w:marRight w:val="0"/>
      <w:marTop w:val="0"/>
      <w:marBottom w:val="0"/>
      <w:divBdr>
        <w:top w:val="none" w:sz="0" w:space="0" w:color="auto"/>
        <w:left w:val="none" w:sz="0" w:space="0" w:color="auto"/>
        <w:bottom w:val="none" w:sz="0" w:space="0" w:color="auto"/>
        <w:right w:val="none" w:sz="0" w:space="0" w:color="auto"/>
      </w:divBdr>
    </w:div>
    <w:div w:id="1563641218">
      <w:bodyDiv w:val="1"/>
      <w:marLeft w:val="0"/>
      <w:marRight w:val="0"/>
      <w:marTop w:val="0"/>
      <w:marBottom w:val="0"/>
      <w:divBdr>
        <w:top w:val="none" w:sz="0" w:space="0" w:color="auto"/>
        <w:left w:val="none" w:sz="0" w:space="0" w:color="auto"/>
        <w:bottom w:val="none" w:sz="0" w:space="0" w:color="auto"/>
        <w:right w:val="none" w:sz="0" w:space="0" w:color="auto"/>
      </w:divBdr>
    </w:div>
    <w:div w:id="1565918851">
      <w:bodyDiv w:val="1"/>
      <w:marLeft w:val="0"/>
      <w:marRight w:val="0"/>
      <w:marTop w:val="0"/>
      <w:marBottom w:val="0"/>
      <w:divBdr>
        <w:top w:val="none" w:sz="0" w:space="0" w:color="auto"/>
        <w:left w:val="none" w:sz="0" w:space="0" w:color="auto"/>
        <w:bottom w:val="none" w:sz="0" w:space="0" w:color="auto"/>
        <w:right w:val="none" w:sz="0" w:space="0" w:color="auto"/>
      </w:divBdr>
    </w:div>
    <w:div w:id="1567104852">
      <w:bodyDiv w:val="1"/>
      <w:marLeft w:val="0"/>
      <w:marRight w:val="0"/>
      <w:marTop w:val="0"/>
      <w:marBottom w:val="0"/>
      <w:divBdr>
        <w:top w:val="none" w:sz="0" w:space="0" w:color="auto"/>
        <w:left w:val="none" w:sz="0" w:space="0" w:color="auto"/>
        <w:bottom w:val="none" w:sz="0" w:space="0" w:color="auto"/>
        <w:right w:val="none" w:sz="0" w:space="0" w:color="auto"/>
      </w:divBdr>
    </w:div>
    <w:div w:id="1567958706">
      <w:bodyDiv w:val="1"/>
      <w:marLeft w:val="0"/>
      <w:marRight w:val="0"/>
      <w:marTop w:val="0"/>
      <w:marBottom w:val="0"/>
      <w:divBdr>
        <w:top w:val="none" w:sz="0" w:space="0" w:color="auto"/>
        <w:left w:val="none" w:sz="0" w:space="0" w:color="auto"/>
        <w:bottom w:val="none" w:sz="0" w:space="0" w:color="auto"/>
        <w:right w:val="none" w:sz="0" w:space="0" w:color="auto"/>
      </w:divBdr>
    </w:div>
    <w:div w:id="1568228695">
      <w:bodyDiv w:val="1"/>
      <w:marLeft w:val="0"/>
      <w:marRight w:val="0"/>
      <w:marTop w:val="0"/>
      <w:marBottom w:val="0"/>
      <w:divBdr>
        <w:top w:val="none" w:sz="0" w:space="0" w:color="auto"/>
        <w:left w:val="none" w:sz="0" w:space="0" w:color="auto"/>
        <w:bottom w:val="none" w:sz="0" w:space="0" w:color="auto"/>
        <w:right w:val="none" w:sz="0" w:space="0" w:color="auto"/>
      </w:divBdr>
    </w:div>
    <w:div w:id="1569653566">
      <w:bodyDiv w:val="1"/>
      <w:marLeft w:val="0"/>
      <w:marRight w:val="0"/>
      <w:marTop w:val="0"/>
      <w:marBottom w:val="0"/>
      <w:divBdr>
        <w:top w:val="none" w:sz="0" w:space="0" w:color="auto"/>
        <w:left w:val="none" w:sz="0" w:space="0" w:color="auto"/>
        <w:bottom w:val="none" w:sz="0" w:space="0" w:color="auto"/>
        <w:right w:val="none" w:sz="0" w:space="0" w:color="auto"/>
      </w:divBdr>
    </w:div>
    <w:div w:id="1572891092">
      <w:bodyDiv w:val="1"/>
      <w:marLeft w:val="0"/>
      <w:marRight w:val="0"/>
      <w:marTop w:val="0"/>
      <w:marBottom w:val="0"/>
      <w:divBdr>
        <w:top w:val="none" w:sz="0" w:space="0" w:color="auto"/>
        <w:left w:val="none" w:sz="0" w:space="0" w:color="auto"/>
        <w:bottom w:val="none" w:sz="0" w:space="0" w:color="auto"/>
        <w:right w:val="none" w:sz="0" w:space="0" w:color="auto"/>
      </w:divBdr>
    </w:div>
    <w:div w:id="1573083281">
      <w:bodyDiv w:val="1"/>
      <w:marLeft w:val="0"/>
      <w:marRight w:val="0"/>
      <w:marTop w:val="0"/>
      <w:marBottom w:val="0"/>
      <w:divBdr>
        <w:top w:val="none" w:sz="0" w:space="0" w:color="auto"/>
        <w:left w:val="none" w:sz="0" w:space="0" w:color="auto"/>
        <w:bottom w:val="none" w:sz="0" w:space="0" w:color="auto"/>
        <w:right w:val="none" w:sz="0" w:space="0" w:color="auto"/>
      </w:divBdr>
    </w:div>
    <w:div w:id="1573349465">
      <w:bodyDiv w:val="1"/>
      <w:marLeft w:val="0"/>
      <w:marRight w:val="0"/>
      <w:marTop w:val="0"/>
      <w:marBottom w:val="0"/>
      <w:divBdr>
        <w:top w:val="none" w:sz="0" w:space="0" w:color="auto"/>
        <w:left w:val="none" w:sz="0" w:space="0" w:color="auto"/>
        <w:bottom w:val="none" w:sz="0" w:space="0" w:color="auto"/>
        <w:right w:val="none" w:sz="0" w:space="0" w:color="auto"/>
      </w:divBdr>
    </w:div>
    <w:div w:id="1575239042">
      <w:bodyDiv w:val="1"/>
      <w:marLeft w:val="0"/>
      <w:marRight w:val="0"/>
      <w:marTop w:val="0"/>
      <w:marBottom w:val="0"/>
      <w:divBdr>
        <w:top w:val="none" w:sz="0" w:space="0" w:color="auto"/>
        <w:left w:val="none" w:sz="0" w:space="0" w:color="auto"/>
        <w:bottom w:val="none" w:sz="0" w:space="0" w:color="auto"/>
        <w:right w:val="none" w:sz="0" w:space="0" w:color="auto"/>
      </w:divBdr>
    </w:div>
    <w:div w:id="1577589959">
      <w:bodyDiv w:val="1"/>
      <w:marLeft w:val="0"/>
      <w:marRight w:val="0"/>
      <w:marTop w:val="0"/>
      <w:marBottom w:val="0"/>
      <w:divBdr>
        <w:top w:val="none" w:sz="0" w:space="0" w:color="auto"/>
        <w:left w:val="none" w:sz="0" w:space="0" w:color="auto"/>
        <w:bottom w:val="none" w:sz="0" w:space="0" w:color="auto"/>
        <w:right w:val="none" w:sz="0" w:space="0" w:color="auto"/>
      </w:divBdr>
    </w:div>
    <w:div w:id="1579098257">
      <w:bodyDiv w:val="1"/>
      <w:marLeft w:val="0"/>
      <w:marRight w:val="0"/>
      <w:marTop w:val="0"/>
      <w:marBottom w:val="0"/>
      <w:divBdr>
        <w:top w:val="none" w:sz="0" w:space="0" w:color="auto"/>
        <w:left w:val="none" w:sz="0" w:space="0" w:color="auto"/>
        <w:bottom w:val="none" w:sz="0" w:space="0" w:color="auto"/>
        <w:right w:val="none" w:sz="0" w:space="0" w:color="auto"/>
      </w:divBdr>
    </w:div>
    <w:div w:id="1583877945">
      <w:bodyDiv w:val="1"/>
      <w:marLeft w:val="0"/>
      <w:marRight w:val="0"/>
      <w:marTop w:val="0"/>
      <w:marBottom w:val="0"/>
      <w:divBdr>
        <w:top w:val="none" w:sz="0" w:space="0" w:color="auto"/>
        <w:left w:val="none" w:sz="0" w:space="0" w:color="auto"/>
        <w:bottom w:val="none" w:sz="0" w:space="0" w:color="auto"/>
        <w:right w:val="none" w:sz="0" w:space="0" w:color="auto"/>
      </w:divBdr>
    </w:div>
    <w:div w:id="1585989423">
      <w:bodyDiv w:val="1"/>
      <w:marLeft w:val="0"/>
      <w:marRight w:val="0"/>
      <w:marTop w:val="0"/>
      <w:marBottom w:val="0"/>
      <w:divBdr>
        <w:top w:val="none" w:sz="0" w:space="0" w:color="auto"/>
        <w:left w:val="none" w:sz="0" w:space="0" w:color="auto"/>
        <w:bottom w:val="none" w:sz="0" w:space="0" w:color="auto"/>
        <w:right w:val="none" w:sz="0" w:space="0" w:color="auto"/>
      </w:divBdr>
    </w:div>
    <w:div w:id="1586962940">
      <w:bodyDiv w:val="1"/>
      <w:marLeft w:val="0"/>
      <w:marRight w:val="0"/>
      <w:marTop w:val="0"/>
      <w:marBottom w:val="0"/>
      <w:divBdr>
        <w:top w:val="none" w:sz="0" w:space="0" w:color="auto"/>
        <w:left w:val="none" w:sz="0" w:space="0" w:color="auto"/>
        <w:bottom w:val="none" w:sz="0" w:space="0" w:color="auto"/>
        <w:right w:val="none" w:sz="0" w:space="0" w:color="auto"/>
      </w:divBdr>
    </w:div>
    <w:div w:id="1588072241">
      <w:bodyDiv w:val="1"/>
      <w:marLeft w:val="0"/>
      <w:marRight w:val="0"/>
      <w:marTop w:val="0"/>
      <w:marBottom w:val="0"/>
      <w:divBdr>
        <w:top w:val="none" w:sz="0" w:space="0" w:color="auto"/>
        <w:left w:val="none" w:sz="0" w:space="0" w:color="auto"/>
        <w:bottom w:val="none" w:sz="0" w:space="0" w:color="auto"/>
        <w:right w:val="none" w:sz="0" w:space="0" w:color="auto"/>
      </w:divBdr>
    </w:div>
    <w:div w:id="1591306577">
      <w:bodyDiv w:val="1"/>
      <w:marLeft w:val="0"/>
      <w:marRight w:val="0"/>
      <w:marTop w:val="0"/>
      <w:marBottom w:val="0"/>
      <w:divBdr>
        <w:top w:val="none" w:sz="0" w:space="0" w:color="auto"/>
        <w:left w:val="none" w:sz="0" w:space="0" w:color="auto"/>
        <w:bottom w:val="none" w:sz="0" w:space="0" w:color="auto"/>
        <w:right w:val="none" w:sz="0" w:space="0" w:color="auto"/>
      </w:divBdr>
    </w:div>
    <w:div w:id="1592011148">
      <w:bodyDiv w:val="1"/>
      <w:marLeft w:val="0"/>
      <w:marRight w:val="0"/>
      <w:marTop w:val="0"/>
      <w:marBottom w:val="0"/>
      <w:divBdr>
        <w:top w:val="none" w:sz="0" w:space="0" w:color="auto"/>
        <w:left w:val="none" w:sz="0" w:space="0" w:color="auto"/>
        <w:bottom w:val="none" w:sz="0" w:space="0" w:color="auto"/>
        <w:right w:val="none" w:sz="0" w:space="0" w:color="auto"/>
      </w:divBdr>
    </w:div>
    <w:div w:id="1594123525">
      <w:bodyDiv w:val="1"/>
      <w:marLeft w:val="0"/>
      <w:marRight w:val="0"/>
      <w:marTop w:val="0"/>
      <w:marBottom w:val="0"/>
      <w:divBdr>
        <w:top w:val="none" w:sz="0" w:space="0" w:color="auto"/>
        <w:left w:val="none" w:sz="0" w:space="0" w:color="auto"/>
        <w:bottom w:val="none" w:sz="0" w:space="0" w:color="auto"/>
        <w:right w:val="none" w:sz="0" w:space="0" w:color="auto"/>
      </w:divBdr>
    </w:div>
    <w:div w:id="1597668209">
      <w:bodyDiv w:val="1"/>
      <w:marLeft w:val="0"/>
      <w:marRight w:val="0"/>
      <w:marTop w:val="0"/>
      <w:marBottom w:val="0"/>
      <w:divBdr>
        <w:top w:val="none" w:sz="0" w:space="0" w:color="auto"/>
        <w:left w:val="none" w:sz="0" w:space="0" w:color="auto"/>
        <w:bottom w:val="none" w:sz="0" w:space="0" w:color="auto"/>
        <w:right w:val="none" w:sz="0" w:space="0" w:color="auto"/>
      </w:divBdr>
    </w:div>
    <w:div w:id="1597707426">
      <w:bodyDiv w:val="1"/>
      <w:marLeft w:val="0"/>
      <w:marRight w:val="0"/>
      <w:marTop w:val="0"/>
      <w:marBottom w:val="0"/>
      <w:divBdr>
        <w:top w:val="none" w:sz="0" w:space="0" w:color="auto"/>
        <w:left w:val="none" w:sz="0" w:space="0" w:color="auto"/>
        <w:bottom w:val="none" w:sz="0" w:space="0" w:color="auto"/>
        <w:right w:val="none" w:sz="0" w:space="0" w:color="auto"/>
      </w:divBdr>
    </w:div>
    <w:div w:id="1597861444">
      <w:bodyDiv w:val="1"/>
      <w:marLeft w:val="0"/>
      <w:marRight w:val="0"/>
      <w:marTop w:val="0"/>
      <w:marBottom w:val="0"/>
      <w:divBdr>
        <w:top w:val="none" w:sz="0" w:space="0" w:color="auto"/>
        <w:left w:val="none" w:sz="0" w:space="0" w:color="auto"/>
        <w:bottom w:val="none" w:sz="0" w:space="0" w:color="auto"/>
        <w:right w:val="none" w:sz="0" w:space="0" w:color="auto"/>
      </w:divBdr>
    </w:div>
    <w:div w:id="1598830737">
      <w:bodyDiv w:val="1"/>
      <w:marLeft w:val="0"/>
      <w:marRight w:val="0"/>
      <w:marTop w:val="0"/>
      <w:marBottom w:val="0"/>
      <w:divBdr>
        <w:top w:val="none" w:sz="0" w:space="0" w:color="auto"/>
        <w:left w:val="none" w:sz="0" w:space="0" w:color="auto"/>
        <w:bottom w:val="none" w:sz="0" w:space="0" w:color="auto"/>
        <w:right w:val="none" w:sz="0" w:space="0" w:color="auto"/>
      </w:divBdr>
    </w:div>
    <w:div w:id="1599632923">
      <w:bodyDiv w:val="1"/>
      <w:marLeft w:val="0"/>
      <w:marRight w:val="0"/>
      <w:marTop w:val="0"/>
      <w:marBottom w:val="0"/>
      <w:divBdr>
        <w:top w:val="none" w:sz="0" w:space="0" w:color="auto"/>
        <w:left w:val="none" w:sz="0" w:space="0" w:color="auto"/>
        <w:bottom w:val="none" w:sz="0" w:space="0" w:color="auto"/>
        <w:right w:val="none" w:sz="0" w:space="0" w:color="auto"/>
      </w:divBdr>
    </w:div>
    <w:div w:id="1600601723">
      <w:bodyDiv w:val="1"/>
      <w:marLeft w:val="0"/>
      <w:marRight w:val="0"/>
      <w:marTop w:val="0"/>
      <w:marBottom w:val="0"/>
      <w:divBdr>
        <w:top w:val="none" w:sz="0" w:space="0" w:color="auto"/>
        <w:left w:val="none" w:sz="0" w:space="0" w:color="auto"/>
        <w:bottom w:val="none" w:sz="0" w:space="0" w:color="auto"/>
        <w:right w:val="none" w:sz="0" w:space="0" w:color="auto"/>
      </w:divBdr>
    </w:div>
    <w:div w:id="1600874253">
      <w:bodyDiv w:val="1"/>
      <w:marLeft w:val="0"/>
      <w:marRight w:val="0"/>
      <w:marTop w:val="0"/>
      <w:marBottom w:val="0"/>
      <w:divBdr>
        <w:top w:val="none" w:sz="0" w:space="0" w:color="auto"/>
        <w:left w:val="none" w:sz="0" w:space="0" w:color="auto"/>
        <w:bottom w:val="none" w:sz="0" w:space="0" w:color="auto"/>
        <w:right w:val="none" w:sz="0" w:space="0" w:color="auto"/>
      </w:divBdr>
    </w:div>
    <w:div w:id="1602182945">
      <w:bodyDiv w:val="1"/>
      <w:marLeft w:val="0"/>
      <w:marRight w:val="0"/>
      <w:marTop w:val="0"/>
      <w:marBottom w:val="0"/>
      <w:divBdr>
        <w:top w:val="none" w:sz="0" w:space="0" w:color="auto"/>
        <w:left w:val="none" w:sz="0" w:space="0" w:color="auto"/>
        <w:bottom w:val="none" w:sz="0" w:space="0" w:color="auto"/>
        <w:right w:val="none" w:sz="0" w:space="0" w:color="auto"/>
      </w:divBdr>
    </w:div>
    <w:div w:id="1605334897">
      <w:bodyDiv w:val="1"/>
      <w:marLeft w:val="0"/>
      <w:marRight w:val="0"/>
      <w:marTop w:val="0"/>
      <w:marBottom w:val="0"/>
      <w:divBdr>
        <w:top w:val="none" w:sz="0" w:space="0" w:color="auto"/>
        <w:left w:val="none" w:sz="0" w:space="0" w:color="auto"/>
        <w:bottom w:val="none" w:sz="0" w:space="0" w:color="auto"/>
        <w:right w:val="none" w:sz="0" w:space="0" w:color="auto"/>
      </w:divBdr>
    </w:div>
    <w:div w:id="1606305080">
      <w:bodyDiv w:val="1"/>
      <w:marLeft w:val="0"/>
      <w:marRight w:val="0"/>
      <w:marTop w:val="0"/>
      <w:marBottom w:val="0"/>
      <w:divBdr>
        <w:top w:val="none" w:sz="0" w:space="0" w:color="auto"/>
        <w:left w:val="none" w:sz="0" w:space="0" w:color="auto"/>
        <w:bottom w:val="none" w:sz="0" w:space="0" w:color="auto"/>
        <w:right w:val="none" w:sz="0" w:space="0" w:color="auto"/>
      </w:divBdr>
    </w:div>
    <w:div w:id="1606769846">
      <w:bodyDiv w:val="1"/>
      <w:marLeft w:val="0"/>
      <w:marRight w:val="0"/>
      <w:marTop w:val="0"/>
      <w:marBottom w:val="0"/>
      <w:divBdr>
        <w:top w:val="none" w:sz="0" w:space="0" w:color="auto"/>
        <w:left w:val="none" w:sz="0" w:space="0" w:color="auto"/>
        <w:bottom w:val="none" w:sz="0" w:space="0" w:color="auto"/>
        <w:right w:val="none" w:sz="0" w:space="0" w:color="auto"/>
      </w:divBdr>
    </w:div>
    <w:div w:id="1608392831">
      <w:bodyDiv w:val="1"/>
      <w:marLeft w:val="0"/>
      <w:marRight w:val="0"/>
      <w:marTop w:val="0"/>
      <w:marBottom w:val="0"/>
      <w:divBdr>
        <w:top w:val="none" w:sz="0" w:space="0" w:color="auto"/>
        <w:left w:val="none" w:sz="0" w:space="0" w:color="auto"/>
        <w:bottom w:val="none" w:sz="0" w:space="0" w:color="auto"/>
        <w:right w:val="none" w:sz="0" w:space="0" w:color="auto"/>
      </w:divBdr>
    </w:div>
    <w:div w:id="1608658765">
      <w:bodyDiv w:val="1"/>
      <w:marLeft w:val="0"/>
      <w:marRight w:val="0"/>
      <w:marTop w:val="0"/>
      <w:marBottom w:val="0"/>
      <w:divBdr>
        <w:top w:val="none" w:sz="0" w:space="0" w:color="auto"/>
        <w:left w:val="none" w:sz="0" w:space="0" w:color="auto"/>
        <w:bottom w:val="none" w:sz="0" w:space="0" w:color="auto"/>
        <w:right w:val="none" w:sz="0" w:space="0" w:color="auto"/>
      </w:divBdr>
    </w:div>
    <w:div w:id="1611426437">
      <w:bodyDiv w:val="1"/>
      <w:marLeft w:val="0"/>
      <w:marRight w:val="0"/>
      <w:marTop w:val="0"/>
      <w:marBottom w:val="0"/>
      <w:divBdr>
        <w:top w:val="none" w:sz="0" w:space="0" w:color="auto"/>
        <w:left w:val="none" w:sz="0" w:space="0" w:color="auto"/>
        <w:bottom w:val="none" w:sz="0" w:space="0" w:color="auto"/>
        <w:right w:val="none" w:sz="0" w:space="0" w:color="auto"/>
      </w:divBdr>
    </w:div>
    <w:div w:id="1616714058">
      <w:bodyDiv w:val="1"/>
      <w:marLeft w:val="0"/>
      <w:marRight w:val="0"/>
      <w:marTop w:val="0"/>
      <w:marBottom w:val="0"/>
      <w:divBdr>
        <w:top w:val="none" w:sz="0" w:space="0" w:color="auto"/>
        <w:left w:val="none" w:sz="0" w:space="0" w:color="auto"/>
        <w:bottom w:val="none" w:sz="0" w:space="0" w:color="auto"/>
        <w:right w:val="none" w:sz="0" w:space="0" w:color="auto"/>
      </w:divBdr>
    </w:div>
    <w:div w:id="1617328699">
      <w:bodyDiv w:val="1"/>
      <w:marLeft w:val="0"/>
      <w:marRight w:val="0"/>
      <w:marTop w:val="0"/>
      <w:marBottom w:val="0"/>
      <w:divBdr>
        <w:top w:val="none" w:sz="0" w:space="0" w:color="auto"/>
        <w:left w:val="none" w:sz="0" w:space="0" w:color="auto"/>
        <w:bottom w:val="none" w:sz="0" w:space="0" w:color="auto"/>
        <w:right w:val="none" w:sz="0" w:space="0" w:color="auto"/>
      </w:divBdr>
    </w:div>
    <w:div w:id="1621643900">
      <w:bodyDiv w:val="1"/>
      <w:marLeft w:val="0"/>
      <w:marRight w:val="0"/>
      <w:marTop w:val="0"/>
      <w:marBottom w:val="0"/>
      <w:divBdr>
        <w:top w:val="none" w:sz="0" w:space="0" w:color="auto"/>
        <w:left w:val="none" w:sz="0" w:space="0" w:color="auto"/>
        <w:bottom w:val="none" w:sz="0" w:space="0" w:color="auto"/>
        <w:right w:val="none" w:sz="0" w:space="0" w:color="auto"/>
      </w:divBdr>
    </w:div>
    <w:div w:id="1625890974">
      <w:bodyDiv w:val="1"/>
      <w:marLeft w:val="0"/>
      <w:marRight w:val="0"/>
      <w:marTop w:val="0"/>
      <w:marBottom w:val="0"/>
      <w:divBdr>
        <w:top w:val="none" w:sz="0" w:space="0" w:color="auto"/>
        <w:left w:val="none" w:sz="0" w:space="0" w:color="auto"/>
        <w:bottom w:val="none" w:sz="0" w:space="0" w:color="auto"/>
        <w:right w:val="none" w:sz="0" w:space="0" w:color="auto"/>
      </w:divBdr>
    </w:div>
    <w:div w:id="1626934596">
      <w:bodyDiv w:val="1"/>
      <w:marLeft w:val="0"/>
      <w:marRight w:val="0"/>
      <w:marTop w:val="0"/>
      <w:marBottom w:val="0"/>
      <w:divBdr>
        <w:top w:val="none" w:sz="0" w:space="0" w:color="auto"/>
        <w:left w:val="none" w:sz="0" w:space="0" w:color="auto"/>
        <w:bottom w:val="none" w:sz="0" w:space="0" w:color="auto"/>
        <w:right w:val="none" w:sz="0" w:space="0" w:color="auto"/>
      </w:divBdr>
    </w:div>
    <w:div w:id="1628857348">
      <w:bodyDiv w:val="1"/>
      <w:marLeft w:val="0"/>
      <w:marRight w:val="0"/>
      <w:marTop w:val="0"/>
      <w:marBottom w:val="0"/>
      <w:divBdr>
        <w:top w:val="none" w:sz="0" w:space="0" w:color="auto"/>
        <w:left w:val="none" w:sz="0" w:space="0" w:color="auto"/>
        <w:bottom w:val="none" w:sz="0" w:space="0" w:color="auto"/>
        <w:right w:val="none" w:sz="0" w:space="0" w:color="auto"/>
      </w:divBdr>
    </w:div>
    <w:div w:id="1629816978">
      <w:bodyDiv w:val="1"/>
      <w:marLeft w:val="0"/>
      <w:marRight w:val="0"/>
      <w:marTop w:val="0"/>
      <w:marBottom w:val="0"/>
      <w:divBdr>
        <w:top w:val="none" w:sz="0" w:space="0" w:color="auto"/>
        <w:left w:val="none" w:sz="0" w:space="0" w:color="auto"/>
        <w:bottom w:val="none" w:sz="0" w:space="0" w:color="auto"/>
        <w:right w:val="none" w:sz="0" w:space="0" w:color="auto"/>
      </w:divBdr>
    </w:div>
    <w:div w:id="1630167946">
      <w:bodyDiv w:val="1"/>
      <w:marLeft w:val="0"/>
      <w:marRight w:val="0"/>
      <w:marTop w:val="0"/>
      <w:marBottom w:val="0"/>
      <w:divBdr>
        <w:top w:val="none" w:sz="0" w:space="0" w:color="auto"/>
        <w:left w:val="none" w:sz="0" w:space="0" w:color="auto"/>
        <w:bottom w:val="none" w:sz="0" w:space="0" w:color="auto"/>
        <w:right w:val="none" w:sz="0" w:space="0" w:color="auto"/>
      </w:divBdr>
    </w:div>
    <w:div w:id="1631009694">
      <w:bodyDiv w:val="1"/>
      <w:marLeft w:val="0"/>
      <w:marRight w:val="0"/>
      <w:marTop w:val="0"/>
      <w:marBottom w:val="0"/>
      <w:divBdr>
        <w:top w:val="none" w:sz="0" w:space="0" w:color="auto"/>
        <w:left w:val="none" w:sz="0" w:space="0" w:color="auto"/>
        <w:bottom w:val="none" w:sz="0" w:space="0" w:color="auto"/>
        <w:right w:val="none" w:sz="0" w:space="0" w:color="auto"/>
      </w:divBdr>
    </w:div>
    <w:div w:id="1631016350">
      <w:bodyDiv w:val="1"/>
      <w:marLeft w:val="0"/>
      <w:marRight w:val="0"/>
      <w:marTop w:val="0"/>
      <w:marBottom w:val="0"/>
      <w:divBdr>
        <w:top w:val="none" w:sz="0" w:space="0" w:color="auto"/>
        <w:left w:val="none" w:sz="0" w:space="0" w:color="auto"/>
        <w:bottom w:val="none" w:sz="0" w:space="0" w:color="auto"/>
        <w:right w:val="none" w:sz="0" w:space="0" w:color="auto"/>
      </w:divBdr>
    </w:div>
    <w:div w:id="1631548035">
      <w:bodyDiv w:val="1"/>
      <w:marLeft w:val="0"/>
      <w:marRight w:val="0"/>
      <w:marTop w:val="0"/>
      <w:marBottom w:val="0"/>
      <w:divBdr>
        <w:top w:val="none" w:sz="0" w:space="0" w:color="auto"/>
        <w:left w:val="none" w:sz="0" w:space="0" w:color="auto"/>
        <w:bottom w:val="none" w:sz="0" w:space="0" w:color="auto"/>
        <w:right w:val="none" w:sz="0" w:space="0" w:color="auto"/>
      </w:divBdr>
    </w:div>
    <w:div w:id="1632901441">
      <w:bodyDiv w:val="1"/>
      <w:marLeft w:val="0"/>
      <w:marRight w:val="0"/>
      <w:marTop w:val="0"/>
      <w:marBottom w:val="0"/>
      <w:divBdr>
        <w:top w:val="none" w:sz="0" w:space="0" w:color="auto"/>
        <w:left w:val="none" w:sz="0" w:space="0" w:color="auto"/>
        <w:bottom w:val="none" w:sz="0" w:space="0" w:color="auto"/>
        <w:right w:val="none" w:sz="0" w:space="0" w:color="auto"/>
      </w:divBdr>
    </w:div>
    <w:div w:id="1636333938">
      <w:bodyDiv w:val="1"/>
      <w:marLeft w:val="0"/>
      <w:marRight w:val="0"/>
      <w:marTop w:val="0"/>
      <w:marBottom w:val="0"/>
      <w:divBdr>
        <w:top w:val="none" w:sz="0" w:space="0" w:color="auto"/>
        <w:left w:val="none" w:sz="0" w:space="0" w:color="auto"/>
        <w:bottom w:val="none" w:sz="0" w:space="0" w:color="auto"/>
        <w:right w:val="none" w:sz="0" w:space="0" w:color="auto"/>
      </w:divBdr>
    </w:div>
    <w:div w:id="1636519711">
      <w:bodyDiv w:val="1"/>
      <w:marLeft w:val="0"/>
      <w:marRight w:val="0"/>
      <w:marTop w:val="0"/>
      <w:marBottom w:val="0"/>
      <w:divBdr>
        <w:top w:val="none" w:sz="0" w:space="0" w:color="auto"/>
        <w:left w:val="none" w:sz="0" w:space="0" w:color="auto"/>
        <w:bottom w:val="none" w:sz="0" w:space="0" w:color="auto"/>
        <w:right w:val="none" w:sz="0" w:space="0" w:color="auto"/>
      </w:divBdr>
    </w:div>
    <w:div w:id="1638947567">
      <w:bodyDiv w:val="1"/>
      <w:marLeft w:val="0"/>
      <w:marRight w:val="0"/>
      <w:marTop w:val="0"/>
      <w:marBottom w:val="0"/>
      <w:divBdr>
        <w:top w:val="none" w:sz="0" w:space="0" w:color="auto"/>
        <w:left w:val="none" w:sz="0" w:space="0" w:color="auto"/>
        <w:bottom w:val="none" w:sz="0" w:space="0" w:color="auto"/>
        <w:right w:val="none" w:sz="0" w:space="0" w:color="auto"/>
      </w:divBdr>
    </w:div>
    <w:div w:id="1644502077">
      <w:bodyDiv w:val="1"/>
      <w:marLeft w:val="0"/>
      <w:marRight w:val="0"/>
      <w:marTop w:val="0"/>
      <w:marBottom w:val="0"/>
      <w:divBdr>
        <w:top w:val="none" w:sz="0" w:space="0" w:color="auto"/>
        <w:left w:val="none" w:sz="0" w:space="0" w:color="auto"/>
        <w:bottom w:val="none" w:sz="0" w:space="0" w:color="auto"/>
        <w:right w:val="none" w:sz="0" w:space="0" w:color="auto"/>
      </w:divBdr>
    </w:div>
    <w:div w:id="1647125301">
      <w:bodyDiv w:val="1"/>
      <w:marLeft w:val="0"/>
      <w:marRight w:val="0"/>
      <w:marTop w:val="0"/>
      <w:marBottom w:val="0"/>
      <w:divBdr>
        <w:top w:val="none" w:sz="0" w:space="0" w:color="auto"/>
        <w:left w:val="none" w:sz="0" w:space="0" w:color="auto"/>
        <w:bottom w:val="none" w:sz="0" w:space="0" w:color="auto"/>
        <w:right w:val="none" w:sz="0" w:space="0" w:color="auto"/>
      </w:divBdr>
    </w:div>
    <w:div w:id="1647591480">
      <w:bodyDiv w:val="1"/>
      <w:marLeft w:val="0"/>
      <w:marRight w:val="0"/>
      <w:marTop w:val="0"/>
      <w:marBottom w:val="0"/>
      <w:divBdr>
        <w:top w:val="none" w:sz="0" w:space="0" w:color="auto"/>
        <w:left w:val="none" w:sz="0" w:space="0" w:color="auto"/>
        <w:bottom w:val="none" w:sz="0" w:space="0" w:color="auto"/>
        <w:right w:val="none" w:sz="0" w:space="0" w:color="auto"/>
      </w:divBdr>
    </w:div>
    <w:div w:id="1648363994">
      <w:bodyDiv w:val="1"/>
      <w:marLeft w:val="0"/>
      <w:marRight w:val="0"/>
      <w:marTop w:val="0"/>
      <w:marBottom w:val="0"/>
      <w:divBdr>
        <w:top w:val="none" w:sz="0" w:space="0" w:color="auto"/>
        <w:left w:val="none" w:sz="0" w:space="0" w:color="auto"/>
        <w:bottom w:val="none" w:sz="0" w:space="0" w:color="auto"/>
        <w:right w:val="none" w:sz="0" w:space="0" w:color="auto"/>
      </w:divBdr>
    </w:div>
    <w:div w:id="1648700897">
      <w:bodyDiv w:val="1"/>
      <w:marLeft w:val="0"/>
      <w:marRight w:val="0"/>
      <w:marTop w:val="0"/>
      <w:marBottom w:val="0"/>
      <w:divBdr>
        <w:top w:val="none" w:sz="0" w:space="0" w:color="auto"/>
        <w:left w:val="none" w:sz="0" w:space="0" w:color="auto"/>
        <w:bottom w:val="none" w:sz="0" w:space="0" w:color="auto"/>
        <w:right w:val="none" w:sz="0" w:space="0" w:color="auto"/>
      </w:divBdr>
    </w:div>
    <w:div w:id="1651011072">
      <w:bodyDiv w:val="1"/>
      <w:marLeft w:val="0"/>
      <w:marRight w:val="0"/>
      <w:marTop w:val="0"/>
      <w:marBottom w:val="0"/>
      <w:divBdr>
        <w:top w:val="none" w:sz="0" w:space="0" w:color="auto"/>
        <w:left w:val="none" w:sz="0" w:space="0" w:color="auto"/>
        <w:bottom w:val="none" w:sz="0" w:space="0" w:color="auto"/>
        <w:right w:val="none" w:sz="0" w:space="0" w:color="auto"/>
      </w:divBdr>
    </w:div>
    <w:div w:id="1652254034">
      <w:bodyDiv w:val="1"/>
      <w:marLeft w:val="0"/>
      <w:marRight w:val="0"/>
      <w:marTop w:val="0"/>
      <w:marBottom w:val="0"/>
      <w:divBdr>
        <w:top w:val="none" w:sz="0" w:space="0" w:color="auto"/>
        <w:left w:val="none" w:sz="0" w:space="0" w:color="auto"/>
        <w:bottom w:val="none" w:sz="0" w:space="0" w:color="auto"/>
        <w:right w:val="none" w:sz="0" w:space="0" w:color="auto"/>
      </w:divBdr>
    </w:div>
    <w:div w:id="1652783121">
      <w:bodyDiv w:val="1"/>
      <w:marLeft w:val="0"/>
      <w:marRight w:val="0"/>
      <w:marTop w:val="0"/>
      <w:marBottom w:val="0"/>
      <w:divBdr>
        <w:top w:val="none" w:sz="0" w:space="0" w:color="auto"/>
        <w:left w:val="none" w:sz="0" w:space="0" w:color="auto"/>
        <w:bottom w:val="none" w:sz="0" w:space="0" w:color="auto"/>
        <w:right w:val="none" w:sz="0" w:space="0" w:color="auto"/>
      </w:divBdr>
    </w:div>
    <w:div w:id="1654986351">
      <w:bodyDiv w:val="1"/>
      <w:marLeft w:val="0"/>
      <w:marRight w:val="0"/>
      <w:marTop w:val="0"/>
      <w:marBottom w:val="0"/>
      <w:divBdr>
        <w:top w:val="none" w:sz="0" w:space="0" w:color="auto"/>
        <w:left w:val="none" w:sz="0" w:space="0" w:color="auto"/>
        <w:bottom w:val="none" w:sz="0" w:space="0" w:color="auto"/>
        <w:right w:val="none" w:sz="0" w:space="0" w:color="auto"/>
      </w:divBdr>
    </w:div>
    <w:div w:id="1656302240">
      <w:bodyDiv w:val="1"/>
      <w:marLeft w:val="0"/>
      <w:marRight w:val="0"/>
      <w:marTop w:val="0"/>
      <w:marBottom w:val="0"/>
      <w:divBdr>
        <w:top w:val="none" w:sz="0" w:space="0" w:color="auto"/>
        <w:left w:val="none" w:sz="0" w:space="0" w:color="auto"/>
        <w:bottom w:val="none" w:sz="0" w:space="0" w:color="auto"/>
        <w:right w:val="none" w:sz="0" w:space="0" w:color="auto"/>
      </w:divBdr>
    </w:div>
    <w:div w:id="1658849541">
      <w:bodyDiv w:val="1"/>
      <w:marLeft w:val="0"/>
      <w:marRight w:val="0"/>
      <w:marTop w:val="0"/>
      <w:marBottom w:val="0"/>
      <w:divBdr>
        <w:top w:val="none" w:sz="0" w:space="0" w:color="auto"/>
        <w:left w:val="none" w:sz="0" w:space="0" w:color="auto"/>
        <w:bottom w:val="none" w:sz="0" w:space="0" w:color="auto"/>
        <w:right w:val="none" w:sz="0" w:space="0" w:color="auto"/>
      </w:divBdr>
    </w:div>
    <w:div w:id="1661538281">
      <w:bodyDiv w:val="1"/>
      <w:marLeft w:val="0"/>
      <w:marRight w:val="0"/>
      <w:marTop w:val="0"/>
      <w:marBottom w:val="0"/>
      <w:divBdr>
        <w:top w:val="none" w:sz="0" w:space="0" w:color="auto"/>
        <w:left w:val="none" w:sz="0" w:space="0" w:color="auto"/>
        <w:bottom w:val="none" w:sz="0" w:space="0" w:color="auto"/>
        <w:right w:val="none" w:sz="0" w:space="0" w:color="auto"/>
      </w:divBdr>
    </w:div>
    <w:div w:id="1661621067">
      <w:bodyDiv w:val="1"/>
      <w:marLeft w:val="0"/>
      <w:marRight w:val="0"/>
      <w:marTop w:val="0"/>
      <w:marBottom w:val="0"/>
      <w:divBdr>
        <w:top w:val="none" w:sz="0" w:space="0" w:color="auto"/>
        <w:left w:val="none" w:sz="0" w:space="0" w:color="auto"/>
        <w:bottom w:val="none" w:sz="0" w:space="0" w:color="auto"/>
        <w:right w:val="none" w:sz="0" w:space="0" w:color="auto"/>
      </w:divBdr>
    </w:div>
    <w:div w:id="1663656998">
      <w:bodyDiv w:val="1"/>
      <w:marLeft w:val="0"/>
      <w:marRight w:val="0"/>
      <w:marTop w:val="0"/>
      <w:marBottom w:val="0"/>
      <w:divBdr>
        <w:top w:val="none" w:sz="0" w:space="0" w:color="auto"/>
        <w:left w:val="none" w:sz="0" w:space="0" w:color="auto"/>
        <w:bottom w:val="none" w:sz="0" w:space="0" w:color="auto"/>
        <w:right w:val="none" w:sz="0" w:space="0" w:color="auto"/>
      </w:divBdr>
    </w:div>
    <w:div w:id="1665476682">
      <w:bodyDiv w:val="1"/>
      <w:marLeft w:val="0"/>
      <w:marRight w:val="0"/>
      <w:marTop w:val="0"/>
      <w:marBottom w:val="0"/>
      <w:divBdr>
        <w:top w:val="none" w:sz="0" w:space="0" w:color="auto"/>
        <w:left w:val="none" w:sz="0" w:space="0" w:color="auto"/>
        <w:bottom w:val="none" w:sz="0" w:space="0" w:color="auto"/>
        <w:right w:val="none" w:sz="0" w:space="0" w:color="auto"/>
      </w:divBdr>
    </w:div>
    <w:div w:id="1668744496">
      <w:bodyDiv w:val="1"/>
      <w:marLeft w:val="0"/>
      <w:marRight w:val="0"/>
      <w:marTop w:val="0"/>
      <w:marBottom w:val="0"/>
      <w:divBdr>
        <w:top w:val="none" w:sz="0" w:space="0" w:color="auto"/>
        <w:left w:val="none" w:sz="0" w:space="0" w:color="auto"/>
        <w:bottom w:val="none" w:sz="0" w:space="0" w:color="auto"/>
        <w:right w:val="none" w:sz="0" w:space="0" w:color="auto"/>
      </w:divBdr>
    </w:div>
    <w:div w:id="1668943785">
      <w:bodyDiv w:val="1"/>
      <w:marLeft w:val="0"/>
      <w:marRight w:val="0"/>
      <w:marTop w:val="0"/>
      <w:marBottom w:val="0"/>
      <w:divBdr>
        <w:top w:val="none" w:sz="0" w:space="0" w:color="auto"/>
        <w:left w:val="none" w:sz="0" w:space="0" w:color="auto"/>
        <w:bottom w:val="none" w:sz="0" w:space="0" w:color="auto"/>
        <w:right w:val="none" w:sz="0" w:space="0" w:color="auto"/>
      </w:divBdr>
    </w:div>
    <w:div w:id="1670716559">
      <w:bodyDiv w:val="1"/>
      <w:marLeft w:val="0"/>
      <w:marRight w:val="0"/>
      <w:marTop w:val="0"/>
      <w:marBottom w:val="0"/>
      <w:divBdr>
        <w:top w:val="none" w:sz="0" w:space="0" w:color="auto"/>
        <w:left w:val="none" w:sz="0" w:space="0" w:color="auto"/>
        <w:bottom w:val="none" w:sz="0" w:space="0" w:color="auto"/>
        <w:right w:val="none" w:sz="0" w:space="0" w:color="auto"/>
      </w:divBdr>
    </w:div>
    <w:div w:id="1674064418">
      <w:bodyDiv w:val="1"/>
      <w:marLeft w:val="0"/>
      <w:marRight w:val="0"/>
      <w:marTop w:val="0"/>
      <w:marBottom w:val="0"/>
      <w:divBdr>
        <w:top w:val="none" w:sz="0" w:space="0" w:color="auto"/>
        <w:left w:val="none" w:sz="0" w:space="0" w:color="auto"/>
        <w:bottom w:val="none" w:sz="0" w:space="0" w:color="auto"/>
        <w:right w:val="none" w:sz="0" w:space="0" w:color="auto"/>
      </w:divBdr>
    </w:div>
    <w:div w:id="1674255585">
      <w:bodyDiv w:val="1"/>
      <w:marLeft w:val="0"/>
      <w:marRight w:val="0"/>
      <w:marTop w:val="0"/>
      <w:marBottom w:val="0"/>
      <w:divBdr>
        <w:top w:val="none" w:sz="0" w:space="0" w:color="auto"/>
        <w:left w:val="none" w:sz="0" w:space="0" w:color="auto"/>
        <w:bottom w:val="none" w:sz="0" w:space="0" w:color="auto"/>
        <w:right w:val="none" w:sz="0" w:space="0" w:color="auto"/>
      </w:divBdr>
    </w:div>
    <w:div w:id="1675843857">
      <w:bodyDiv w:val="1"/>
      <w:marLeft w:val="0"/>
      <w:marRight w:val="0"/>
      <w:marTop w:val="0"/>
      <w:marBottom w:val="0"/>
      <w:divBdr>
        <w:top w:val="none" w:sz="0" w:space="0" w:color="auto"/>
        <w:left w:val="none" w:sz="0" w:space="0" w:color="auto"/>
        <w:bottom w:val="none" w:sz="0" w:space="0" w:color="auto"/>
        <w:right w:val="none" w:sz="0" w:space="0" w:color="auto"/>
      </w:divBdr>
    </w:div>
    <w:div w:id="1676228383">
      <w:bodyDiv w:val="1"/>
      <w:marLeft w:val="0"/>
      <w:marRight w:val="0"/>
      <w:marTop w:val="0"/>
      <w:marBottom w:val="0"/>
      <w:divBdr>
        <w:top w:val="none" w:sz="0" w:space="0" w:color="auto"/>
        <w:left w:val="none" w:sz="0" w:space="0" w:color="auto"/>
        <w:bottom w:val="none" w:sz="0" w:space="0" w:color="auto"/>
        <w:right w:val="none" w:sz="0" w:space="0" w:color="auto"/>
      </w:divBdr>
    </w:div>
    <w:div w:id="1676228887">
      <w:bodyDiv w:val="1"/>
      <w:marLeft w:val="0"/>
      <w:marRight w:val="0"/>
      <w:marTop w:val="0"/>
      <w:marBottom w:val="0"/>
      <w:divBdr>
        <w:top w:val="none" w:sz="0" w:space="0" w:color="auto"/>
        <w:left w:val="none" w:sz="0" w:space="0" w:color="auto"/>
        <w:bottom w:val="none" w:sz="0" w:space="0" w:color="auto"/>
        <w:right w:val="none" w:sz="0" w:space="0" w:color="auto"/>
      </w:divBdr>
    </w:div>
    <w:div w:id="1677420394">
      <w:bodyDiv w:val="1"/>
      <w:marLeft w:val="0"/>
      <w:marRight w:val="0"/>
      <w:marTop w:val="0"/>
      <w:marBottom w:val="0"/>
      <w:divBdr>
        <w:top w:val="none" w:sz="0" w:space="0" w:color="auto"/>
        <w:left w:val="none" w:sz="0" w:space="0" w:color="auto"/>
        <w:bottom w:val="none" w:sz="0" w:space="0" w:color="auto"/>
        <w:right w:val="none" w:sz="0" w:space="0" w:color="auto"/>
      </w:divBdr>
    </w:div>
    <w:div w:id="1678312759">
      <w:bodyDiv w:val="1"/>
      <w:marLeft w:val="0"/>
      <w:marRight w:val="0"/>
      <w:marTop w:val="0"/>
      <w:marBottom w:val="0"/>
      <w:divBdr>
        <w:top w:val="none" w:sz="0" w:space="0" w:color="auto"/>
        <w:left w:val="none" w:sz="0" w:space="0" w:color="auto"/>
        <w:bottom w:val="none" w:sz="0" w:space="0" w:color="auto"/>
        <w:right w:val="none" w:sz="0" w:space="0" w:color="auto"/>
      </w:divBdr>
    </w:div>
    <w:div w:id="1679388913">
      <w:bodyDiv w:val="1"/>
      <w:marLeft w:val="0"/>
      <w:marRight w:val="0"/>
      <w:marTop w:val="0"/>
      <w:marBottom w:val="0"/>
      <w:divBdr>
        <w:top w:val="none" w:sz="0" w:space="0" w:color="auto"/>
        <w:left w:val="none" w:sz="0" w:space="0" w:color="auto"/>
        <w:bottom w:val="none" w:sz="0" w:space="0" w:color="auto"/>
        <w:right w:val="none" w:sz="0" w:space="0" w:color="auto"/>
      </w:divBdr>
    </w:div>
    <w:div w:id="1680278877">
      <w:bodyDiv w:val="1"/>
      <w:marLeft w:val="0"/>
      <w:marRight w:val="0"/>
      <w:marTop w:val="0"/>
      <w:marBottom w:val="0"/>
      <w:divBdr>
        <w:top w:val="none" w:sz="0" w:space="0" w:color="auto"/>
        <w:left w:val="none" w:sz="0" w:space="0" w:color="auto"/>
        <w:bottom w:val="none" w:sz="0" w:space="0" w:color="auto"/>
        <w:right w:val="none" w:sz="0" w:space="0" w:color="auto"/>
      </w:divBdr>
    </w:div>
    <w:div w:id="1681160270">
      <w:bodyDiv w:val="1"/>
      <w:marLeft w:val="0"/>
      <w:marRight w:val="0"/>
      <w:marTop w:val="0"/>
      <w:marBottom w:val="0"/>
      <w:divBdr>
        <w:top w:val="none" w:sz="0" w:space="0" w:color="auto"/>
        <w:left w:val="none" w:sz="0" w:space="0" w:color="auto"/>
        <w:bottom w:val="none" w:sz="0" w:space="0" w:color="auto"/>
        <w:right w:val="none" w:sz="0" w:space="0" w:color="auto"/>
      </w:divBdr>
    </w:div>
    <w:div w:id="1682463196">
      <w:bodyDiv w:val="1"/>
      <w:marLeft w:val="0"/>
      <w:marRight w:val="0"/>
      <w:marTop w:val="0"/>
      <w:marBottom w:val="0"/>
      <w:divBdr>
        <w:top w:val="none" w:sz="0" w:space="0" w:color="auto"/>
        <w:left w:val="none" w:sz="0" w:space="0" w:color="auto"/>
        <w:bottom w:val="none" w:sz="0" w:space="0" w:color="auto"/>
        <w:right w:val="none" w:sz="0" w:space="0" w:color="auto"/>
      </w:divBdr>
    </w:div>
    <w:div w:id="1685327747">
      <w:bodyDiv w:val="1"/>
      <w:marLeft w:val="0"/>
      <w:marRight w:val="0"/>
      <w:marTop w:val="0"/>
      <w:marBottom w:val="0"/>
      <w:divBdr>
        <w:top w:val="none" w:sz="0" w:space="0" w:color="auto"/>
        <w:left w:val="none" w:sz="0" w:space="0" w:color="auto"/>
        <w:bottom w:val="none" w:sz="0" w:space="0" w:color="auto"/>
        <w:right w:val="none" w:sz="0" w:space="0" w:color="auto"/>
      </w:divBdr>
    </w:div>
    <w:div w:id="1685592123">
      <w:bodyDiv w:val="1"/>
      <w:marLeft w:val="0"/>
      <w:marRight w:val="0"/>
      <w:marTop w:val="0"/>
      <w:marBottom w:val="0"/>
      <w:divBdr>
        <w:top w:val="none" w:sz="0" w:space="0" w:color="auto"/>
        <w:left w:val="none" w:sz="0" w:space="0" w:color="auto"/>
        <w:bottom w:val="none" w:sz="0" w:space="0" w:color="auto"/>
        <w:right w:val="none" w:sz="0" w:space="0" w:color="auto"/>
      </w:divBdr>
    </w:div>
    <w:div w:id="1686589454">
      <w:bodyDiv w:val="1"/>
      <w:marLeft w:val="0"/>
      <w:marRight w:val="0"/>
      <w:marTop w:val="0"/>
      <w:marBottom w:val="0"/>
      <w:divBdr>
        <w:top w:val="none" w:sz="0" w:space="0" w:color="auto"/>
        <w:left w:val="none" w:sz="0" w:space="0" w:color="auto"/>
        <w:bottom w:val="none" w:sz="0" w:space="0" w:color="auto"/>
        <w:right w:val="none" w:sz="0" w:space="0" w:color="auto"/>
      </w:divBdr>
    </w:div>
    <w:div w:id="1690136451">
      <w:bodyDiv w:val="1"/>
      <w:marLeft w:val="0"/>
      <w:marRight w:val="0"/>
      <w:marTop w:val="0"/>
      <w:marBottom w:val="0"/>
      <w:divBdr>
        <w:top w:val="none" w:sz="0" w:space="0" w:color="auto"/>
        <w:left w:val="none" w:sz="0" w:space="0" w:color="auto"/>
        <w:bottom w:val="none" w:sz="0" w:space="0" w:color="auto"/>
        <w:right w:val="none" w:sz="0" w:space="0" w:color="auto"/>
      </w:divBdr>
    </w:div>
    <w:div w:id="1691760862">
      <w:bodyDiv w:val="1"/>
      <w:marLeft w:val="0"/>
      <w:marRight w:val="0"/>
      <w:marTop w:val="0"/>
      <w:marBottom w:val="0"/>
      <w:divBdr>
        <w:top w:val="none" w:sz="0" w:space="0" w:color="auto"/>
        <w:left w:val="none" w:sz="0" w:space="0" w:color="auto"/>
        <w:bottom w:val="none" w:sz="0" w:space="0" w:color="auto"/>
        <w:right w:val="none" w:sz="0" w:space="0" w:color="auto"/>
      </w:divBdr>
    </w:div>
    <w:div w:id="1695688831">
      <w:bodyDiv w:val="1"/>
      <w:marLeft w:val="0"/>
      <w:marRight w:val="0"/>
      <w:marTop w:val="0"/>
      <w:marBottom w:val="0"/>
      <w:divBdr>
        <w:top w:val="none" w:sz="0" w:space="0" w:color="auto"/>
        <w:left w:val="none" w:sz="0" w:space="0" w:color="auto"/>
        <w:bottom w:val="none" w:sz="0" w:space="0" w:color="auto"/>
        <w:right w:val="none" w:sz="0" w:space="0" w:color="auto"/>
      </w:divBdr>
    </w:div>
    <w:div w:id="1695763223">
      <w:bodyDiv w:val="1"/>
      <w:marLeft w:val="0"/>
      <w:marRight w:val="0"/>
      <w:marTop w:val="0"/>
      <w:marBottom w:val="0"/>
      <w:divBdr>
        <w:top w:val="none" w:sz="0" w:space="0" w:color="auto"/>
        <w:left w:val="none" w:sz="0" w:space="0" w:color="auto"/>
        <w:bottom w:val="none" w:sz="0" w:space="0" w:color="auto"/>
        <w:right w:val="none" w:sz="0" w:space="0" w:color="auto"/>
      </w:divBdr>
    </w:div>
    <w:div w:id="1696496801">
      <w:bodyDiv w:val="1"/>
      <w:marLeft w:val="0"/>
      <w:marRight w:val="0"/>
      <w:marTop w:val="0"/>
      <w:marBottom w:val="0"/>
      <w:divBdr>
        <w:top w:val="none" w:sz="0" w:space="0" w:color="auto"/>
        <w:left w:val="none" w:sz="0" w:space="0" w:color="auto"/>
        <w:bottom w:val="none" w:sz="0" w:space="0" w:color="auto"/>
        <w:right w:val="none" w:sz="0" w:space="0" w:color="auto"/>
      </w:divBdr>
    </w:div>
    <w:div w:id="1696685288">
      <w:bodyDiv w:val="1"/>
      <w:marLeft w:val="0"/>
      <w:marRight w:val="0"/>
      <w:marTop w:val="0"/>
      <w:marBottom w:val="0"/>
      <w:divBdr>
        <w:top w:val="none" w:sz="0" w:space="0" w:color="auto"/>
        <w:left w:val="none" w:sz="0" w:space="0" w:color="auto"/>
        <w:bottom w:val="none" w:sz="0" w:space="0" w:color="auto"/>
        <w:right w:val="none" w:sz="0" w:space="0" w:color="auto"/>
      </w:divBdr>
    </w:div>
    <w:div w:id="1698920786">
      <w:bodyDiv w:val="1"/>
      <w:marLeft w:val="0"/>
      <w:marRight w:val="0"/>
      <w:marTop w:val="0"/>
      <w:marBottom w:val="0"/>
      <w:divBdr>
        <w:top w:val="none" w:sz="0" w:space="0" w:color="auto"/>
        <w:left w:val="none" w:sz="0" w:space="0" w:color="auto"/>
        <w:bottom w:val="none" w:sz="0" w:space="0" w:color="auto"/>
        <w:right w:val="none" w:sz="0" w:space="0" w:color="auto"/>
      </w:divBdr>
    </w:div>
    <w:div w:id="1701003494">
      <w:bodyDiv w:val="1"/>
      <w:marLeft w:val="0"/>
      <w:marRight w:val="0"/>
      <w:marTop w:val="0"/>
      <w:marBottom w:val="0"/>
      <w:divBdr>
        <w:top w:val="none" w:sz="0" w:space="0" w:color="auto"/>
        <w:left w:val="none" w:sz="0" w:space="0" w:color="auto"/>
        <w:bottom w:val="none" w:sz="0" w:space="0" w:color="auto"/>
        <w:right w:val="none" w:sz="0" w:space="0" w:color="auto"/>
      </w:divBdr>
    </w:div>
    <w:div w:id="1701202226">
      <w:bodyDiv w:val="1"/>
      <w:marLeft w:val="0"/>
      <w:marRight w:val="0"/>
      <w:marTop w:val="0"/>
      <w:marBottom w:val="0"/>
      <w:divBdr>
        <w:top w:val="none" w:sz="0" w:space="0" w:color="auto"/>
        <w:left w:val="none" w:sz="0" w:space="0" w:color="auto"/>
        <w:bottom w:val="none" w:sz="0" w:space="0" w:color="auto"/>
        <w:right w:val="none" w:sz="0" w:space="0" w:color="auto"/>
      </w:divBdr>
    </w:div>
    <w:div w:id="1712265273">
      <w:bodyDiv w:val="1"/>
      <w:marLeft w:val="0"/>
      <w:marRight w:val="0"/>
      <w:marTop w:val="0"/>
      <w:marBottom w:val="0"/>
      <w:divBdr>
        <w:top w:val="none" w:sz="0" w:space="0" w:color="auto"/>
        <w:left w:val="none" w:sz="0" w:space="0" w:color="auto"/>
        <w:bottom w:val="none" w:sz="0" w:space="0" w:color="auto"/>
        <w:right w:val="none" w:sz="0" w:space="0" w:color="auto"/>
      </w:divBdr>
    </w:div>
    <w:div w:id="1712538715">
      <w:bodyDiv w:val="1"/>
      <w:marLeft w:val="0"/>
      <w:marRight w:val="0"/>
      <w:marTop w:val="0"/>
      <w:marBottom w:val="0"/>
      <w:divBdr>
        <w:top w:val="none" w:sz="0" w:space="0" w:color="auto"/>
        <w:left w:val="none" w:sz="0" w:space="0" w:color="auto"/>
        <w:bottom w:val="none" w:sz="0" w:space="0" w:color="auto"/>
        <w:right w:val="none" w:sz="0" w:space="0" w:color="auto"/>
      </w:divBdr>
    </w:div>
    <w:div w:id="1714233644">
      <w:bodyDiv w:val="1"/>
      <w:marLeft w:val="0"/>
      <w:marRight w:val="0"/>
      <w:marTop w:val="0"/>
      <w:marBottom w:val="0"/>
      <w:divBdr>
        <w:top w:val="none" w:sz="0" w:space="0" w:color="auto"/>
        <w:left w:val="none" w:sz="0" w:space="0" w:color="auto"/>
        <w:bottom w:val="none" w:sz="0" w:space="0" w:color="auto"/>
        <w:right w:val="none" w:sz="0" w:space="0" w:color="auto"/>
      </w:divBdr>
    </w:div>
    <w:div w:id="1714574687">
      <w:bodyDiv w:val="1"/>
      <w:marLeft w:val="0"/>
      <w:marRight w:val="0"/>
      <w:marTop w:val="0"/>
      <w:marBottom w:val="0"/>
      <w:divBdr>
        <w:top w:val="none" w:sz="0" w:space="0" w:color="auto"/>
        <w:left w:val="none" w:sz="0" w:space="0" w:color="auto"/>
        <w:bottom w:val="none" w:sz="0" w:space="0" w:color="auto"/>
        <w:right w:val="none" w:sz="0" w:space="0" w:color="auto"/>
      </w:divBdr>
    </w:div>
    <w:div w:id="1721786554">
      <w:bodyDiv w:val="1"/>
      <w:marLeft w:val="0"/>
      <w:marRight w:val="0"/>
      <w:marTop w:val="0"/>
      <w:marBottom w:val="0"/>
      <w:divBdr>
        <w:top w:val="none" w:sz="0" w:space="0" w:color="auto"/>
        <w:left w:val="none" w:sz="0" w:space="0" w:color="auto"/>
        <w:bottom w:val="none" w:sz="0" w:space="0" w:color="auto"/>
        <w:right w:val="none" w:sz="0" w:space="0" w:color="auto"/>
      </w:divBdr>
    </w:div>
    <w:div w:id="1721903259">
      <w:bodyDiv w:val="1"/>
      <w:marLeft w:val="0"/>
      <w:marRight w:val="0"/>
      <w:marTop w:val="0"/>
      <w:marBottom w:val="0"/>
      <w:divBdr>
        <w:top w:val="none" w:sz="0" w:space="0" w:color="auto"/>
        <w:left w:val="none" w:sz="0" w:space="0" w:color="auto"/>
        <w:bottom w:val="none" w:sz="0" w:space="0" w:color="auto"/>
        <w:right w:val="none" w:sz="0" w:space="0" w:color="auto"/>
      </w:divBdr>
    </w:div>
    <w:div w:id="1723138859">
      <w:bodyDiv w:val="1"/>
      <w:marLeft w:val="0"/>
      <w:marRight w:val="0"/>
      <w:marTop w:val="0"/>
      <w:marBottom w:val="0"/>
      <w:divBdr>
        <w:top w:val="none" w:sz="0" w:space="0" w:color="auto"/>
        <w:left w:val="none" w:sz="0" w:space="0" w:color="auto"/>
        <w:bottom w:val="none" w:sz="0" w:space="0" w:color="auto"/>
        <w:right w:val="none" w:sz="0" w:space="0" w:color="auto"/>
      </w:divBdr>
    </w:div>
    <w:div w:id="1723794430">
      <w:bodyDiv w:val="1"/>
      <w:marLeft w:val="0"/>
      <w:marRight w:val="0"/>
      <w:marTop w:val="0"/>
      <w:marBottom w:val="0"/>
      <w:divBdr>
        <w:top w:val="none" w:sz="0" w:space="0" w:color="auto"/>
        <w:left w:val="none" w:sz="0" w:space="0" w:color="auto"/>
        <w:bottom w:val="none" w:sz="0" w:space="0" w:color="auto"/>
        <w:right w:val="none" w:sz="0" w:space="0" w:color="auto"/>
      </w:divBdr>
    </w:div>
    <w:div w:id="1724714490">
      <w:bodyDiv w:val="1"/>
      <w:marLeft w:val="0"/>
      <w:marRight w:val="0"/>
      <w:marTop w:val="0"/>
      <w:marBottom w:val="0"/>
      <w:divBdr>
        <w:top w:val="none" w:sz="0" w:space="0" w:color="auto"/>
        <w:left w:val="none" w:sz="0" w:space="0" w:color="auto"/>
        <w:bottom w:val="none" w:sz="0" w:space="0" w:color="auto"/>
        <w:right w:val="none" w:sz="0" w:space="0" w:color="auto"/>
      </w:divBdr>
    </w:div>
    <w:div w:id="1725104978">
      <w:bodyDiv w:val="1"/>
      <w:marLeft w:val="0"/>
      <w:marRight w:val="0"/>
      <w:marTop w:val="0"/>
      <w:marBottom w:val="0"/>
      <w:divBdr>
        <w:top w:val="none" w:sz="0" w:space="0" w:color="auto"/>
        <w:left w:val="none" w:sz="0" w:space="0" w:color="auto"/>
        <w:bottom w:val="none" w:sz="0" w:space="0" w:color="auto"/>
        <w:right w:val="none" w:sz="0" w:space="0" w:color="auto"/>
      </w:divBdr>
    </w:div>
    <w:div w:id="1727339339">
      <w:bodyDiv w:val="1"/>
      <w:marLeft w:val="0"/>
      <w:marRight w:val="0"/>
      <w:marTop w:val="0"/>
      <w:marBottom w:val="0"/>
      <w:divBdr>
        <w:top w:val="none" w:sz="0" w:space="0" w:color="auto"/>
        <w:left w:val="none" w:sz="0" w:space="0" w:color="auto"/>
        <w:bottom w:val="none" w:sz="0" w:space="0" w:color="auto"/>
        <w:right w:val="none" w:sz="0" w:space="0" w:color="auto"/>
      </w:divBdr>
    </w:div>
    <w:div w:id="1728995707">
      <w:bodyDiv w:val="1"/>
      <w:marLeft w:val="0"/>
      <w:marRight w:val="0"/>
      <w:marTop w:val="0"/>
      <w:marBottom w:val="0"/>
      <w:divBdr>
        <w:top w:val="none" w:sz="0" w:space="0" w:color="auto"/>
        <w:left w:val="none" w:sz="0" w:space="0" w:color="auto"/>
        <w:bottom w:val="none" w:sz="0" w:space="0" w:color="auto"/>
        <w:right w:val="none" w:sz="0" w:space="0" w:color="auto"/>
      </w:divBdr>
    </w:div>
    <w:div w:id="1729647011">
      <w:bodyDiv w:val="1"/>
      <w:marLeft w:val="0"/>
      <w:marRight w:val="0"/>
      <w:marTop w:val="0"/>
      <w:marBottom w:val="0"/>
      <w:divBdr>
        <w:top w:val="none" w:sz="0" w:space="0" w:color="auto"/>
        <w:left w:val="none" w:sz="0" w:space="0" w:color="auto"/>
        <w:bottom w:val="none" w:sz="0" w:space="0" w:color="auto"/>
        <w:right w:val="none" w:sz="0" w:space="0" w:color="auto"/>
      </w:divBdr>
    </w:div>
    <w:div w:id="1732079430">
      <w:bodyDiv w:val="1"/>
      <w:marLeft w:val="0"/>
      <w:marRight w:val="0"/>
      <w:marTop w:val="0"/>
      <w:marBottom w:val="0"/>
      <w:divBdr>
        <w:top w:val="none" w:sz="0" w:space="0" w:color="auto"/>
        <w:left w:val="none" w:sz="0" w:space="0" w:color="auto"/>
        <w:bottom w:val="none" w:sz="0" w:space="0" w:color="auto"/>
        <w:right w:val="none" w:sz="0" w:space="0" w:color="auto"/>
      </w:divBdr>
    </w:div>
    <w:div w:id="1732725999">
      <w:bodyDiv w:val="1"/>
      <w:marLeft w:val="0"/>
      <w:marRight w:val="0"/>
      <w:marTop w:val="0"/>
      <w:marBottom w:val="0"/>
      <w:divBdr>
        <w:top w:val="none" w:sz="0" w:space="0" w:color="auto"/>
        <w:left w:val="none" w:sz="0" w:space="0" w:color="auto"/>
        <w:bottom w:val="none" w:sz="0" w:space="0" w:color="auto"/>
        <w:right w:val="none" w:sz="0" w:space="0" w:color="auto"/>
      </w:divBdr>
    </w:div>
    <w:div w:id="1732997242">
      <w:bodyDiv w:val="1"/>
      <w:marLeft w:val="0"/>
      <w:marRight w:val="0"/>
      <w:marTop w:val="0"/>
      <w:marBottom w:val="0"/>
      <w:divBdr>
        <w:top w:val="none" w:sz="0" w:space="0" w:color="auto"/>
        <w:left w:val="none" w:sz="0" w:space="0" w:color="auto"/>
        <w:bottom w:val="none" w:sz="0" w:space="0" w:color="auto"/>
        <w:right w:val="none" w:sz="0" w:space="0" w:color="auto"/>
      </w:divBdr>
    </w:div>
    <w:div w:id="1733574417">
      <w:bodyDiv w:val="1"/>
      <w:marLeft w:val="0"/>
      <w:marRight w:val="0"/>
      <w:marTop w:val="0"/>
      <w:marBottom w:val="0"/>
      <w:divBdr>
        <w:top w:val="none" w:sz="0" w:space="0" w:color="auto"/>
        <w:left w:val="none" w:sz="0" w:space="0" w:color="auto"/>
        <w:bottom w:val="none" w:sz="0" w:space="0" w:color="auto"/>
        <w:right w:val="none" w:sz="0" w:space="0" w:color="auto"/>
      </w:divBdr>
    </w:div>
    <w:div w:id="1733574890">
      <w:bodyDiv w:val="1"/>
      <w:marLeft w:val="0"/>
      <w:marRight w:val="0"/>
      <w:marTop w:val="0"/>
      <w:marBottom w:val="0"/>
      <w:divBdr>
        <w:top w:val="none" w:sz="0" w:space="0" w:color="auto"/>
        <w:left w:val="none" w:sz="0" w:space="0" w:color="auto"/>
        <w:bottom w:val="none" w:sz="0" w:space="0" w:color="auto"/>
        <w:right w:val="none" w:sz="0" w:space="0" w:color="auto"/>
      </w:divBdr>
    </w:div>
    <w:div w:id="1736392052">
      <w:bodyDiv w:val="1"/>
      <w:marLeft w:val="0"/>
      <w:marRight w:val="0"/>
      <w:marTop w:val="0"/>
      <w:marBottom w:val="0"/>
      <w:divBdr>
        <w:top w:val="none" w:sz="0" w:space="0" w:color="auto"/>
        <w:left w:val="none" w:sz="0" w:space="0" w:color="auto"/>
        <w:bottom w:val="none" w:sz="0" w:space="0" w:color="auto"/>
        <w:right w:val="none" w:sz="0" w:space="0" w:color="auto"/>
      </w:divBdr>
    </w:div>
    <w:div w:id="1739471326">
      <w:bodyDiv w:val="1"/>
      <w:marLeft w:val="0"/>
      <w:marRight w:val="0"/>
      <w:marTop w:val="0"/>
      <w:marBottom w:val="0"/>
      <w:divBdr>
        <w:top w:val="none" w:sz="0" w:space="0" w:color="auto"/>
        <w:left w:val="none" w:sz="0" w:space="0" w:color="auto"/>
        <w:bottom w:val="none" w:sz="0" w:space="0" w:color="auto"/>
        <w:right w:val="none" w:sz="0" w:space="0" w:color="auto"/>
      </w:divBdr>
    </w:div>
    <w:div w:id="1740595400">
      <w:bodyDiv w:val="1"/>
      <w:marLeft w:val="0"/>
      <w:marRight w:val="0"/>
      <w:marTop w:val="0"/>
      <w:marBottom w:val="0"/>
      <w:divBdr>
        <w:top w:val="none" w:sz="0" w:space="0" w:color="auto"/>
        <w:left w:val="none" w:sz="0" w:space="0" w:color="auto"/>
        <w:bottom w:val="none" w:sz="0" w:space="0" w:color="auto"/>
        <w:right w:val="none" w:sz="0" w:space="0" w:color="auto"/>
      </w:divBdr>
    </w:div>
    <w:div w:id="1745830869">
      <w:bodyDiv w:val="1"/>
      <w:marLeft w:val="0"/>
      <w:marRight w:val="0"/>
      <w:marTop w:val="0"/>
      <w:marBottom w:val="0"/>
      <w:divBdr>
        <w:top w:val="none" w:sz="0" w:space="0" w:color="auto"/>
        <w:left w:val="none" w:sz="0" w:space="0" w:color="auto"/>
        <w:bottom w:val="none" w:sz="0" w:space="0" w:color="auto"/>
        <w:right w:val="none" w:sz="0" w:space="0" w:color="auto"/>
      </w:divBdr>
    </w:div>
    <w:div w:id="1745910725">
      <w:bodyDiv w:val="1"/>
      <w:marLeft w:val="0"/>
      <w:marRight w:val="0"/>
      <w:marTop w:val="0"/>
      <w:marBottom w:val="0"/>
      <w:divBdr>
        <w:top w:val="none" w:sz="0" w:space="0" w:color="auto"/>
        <w:left w:val="none" w:sz="0" w:space="0" w:color="auto"/>
        <w:bottom w:val="none" w:sz="0" w:space="0" w:color="auto"/>
        <w:right w:val="none" w:sz="0" w:space="0" w:color="auto"/>
      </w:divBdr>
    </w:div>
    <w:div w:id="1747067386">
      <w:bodyDiv w:val="1"/>
      <w:marLeft w:val="0"/>
      <w:marRight w:val="0"/>
      <w:marTop w:val="0"/>
      <w:marBottom w:val="0"/>
      <w:divBdr>
        <w:top w:val="none" w:sz="0" w:space="0" w:color="auto"/>
        <w:left w:val="none" w:sz="0" w:space="0" w:color="auto"/>
        <w:bottom w:val="none" w:sz="0" w:space="0" w:color="auto"/>
        <w:right w:val="none" w:sz="0" w:space="0" w:color="auto"/>
      </w:divBdr>
    </w:div>
    <w:div w:id="1748458291">
      <w:bodyDiv w:val="1"/>
      <w:marLeft w:val="0"/>
      <w:marRight w:val="0"/>
      <w:marTop w:val="0"/>
      <w:marBottom w:val="0"/>
      <w:divBdr>
        <w:top w:val="none" w:sz="0" w:space="0" w:color="auto"/>
        <w:left w:val="none" w:sz="0" w:space="0" w:color="auto"/>
        <w:bottom w:val="none" w:sz="0" w:space="0" w:color="auto"/>
        <w:right w:val="none" w:sz="0" w:space="0" w:color="auto"/>
      </w:divBdr>
    </w:div>
    <w:div w:id="1750927483">
      <w:bodyDiv w:val="1"/>
      <w:marLeft w:val="0"/>
      <w:marRight w:val="0"/>
      <w:marTop w:val="0"/>
      <w:marBottom w:val="0"/>
      <w:divBdr>
        <w:top w:val="none" w:sz="0" w:space="0" w:color="auto"/>
        <w:left w:val="none" w:sz="0" w:space="0" w:color="auto"/>
        <w:bottom w:val="none" w:sz="0" w:space="0" w:color="auto"/>
        <w:right w:val="none" w:sz="0" w:space="0" w:color="auto"/>
      </w:divBdr>
    </w:div>
    <w:div w:id="1751581878">
      <w:bodyDiv w:val="1"/>
      <w:marLeft w:val="0"/>
      <w:marRight w:val="0"/>
      <w:marTop w:val="0"/>
      <w:marBottom w:val="0"/>
      <w:divBdr>
        <w:top w:val="none" w:sz="0" w:space="0" w:color="auto"/>
        <w:left w:val="none" w:sz="0" w:space="0" w:color="auto"/>
        <w:bottom w:val="none" w:sz="0" w:space="0" w:color="auto"/>
        <w:right w:val="none" w:sz="0" w:space="0" w:color="auto"/>
      </w:divBdr>
    </w:div>
    <w:div w:id="1752921230">
      <w:bodyDiv w:val="1"/>
      <w:marLeft w:val="0"/>
      <w:marRight w:val="0"/>
      <w:marTop w:val="0"/>
      <w:marBottom w:val="0"/>
      <w:divBdr>
        <w:top w:val="none" w:sz="0" w:space="0" w:color="auto"/>
        <w:left w:val="none" w:sz="0" w:space="0" w:color="auto"/>
        <w:bottom w:val="none" w:sz="0" w:space="0" w:color="auto"/>
        <w:right w:val="none" w:sz="0" w:space="0" w:color="auto"/>
      </w:divBdr>
    </w:div>
    <w:div w:id="1753576739">
      <w:bodyDiv w:val="1"/>
      <w:marLeft w:val="0"/>
      <w:marRight w:val="0"/>
      <w:marTop w:val="0"/>
      <w:marBottom w:val="0"/>
      <w:divBdr>
        <w:top w:val="none" w:sz="0" w:space="0" w:color="auto"/>
        <w:left w:val="none" w:sz="0" w:space="0" w:color="auto"/>
        <w:bottom w:val="none" w:sz="0" w:space="0" w:color="auto"/>
        <w:right w:val="none" w:sz="0" w:space="0" w:color="auto"/>
      </w:divBdr>
    </w:div>
    <w:div w:id="1755515860">
      <w:bodyDiv w:val="1"/>
      <w:marLeft w:val="0"/>
      <w:marRight w:val="0"/>
      <w:marTop w:val="0"/>
      <w:marBottom w:val="0"/>
      <w:divBdr>
        <w:top w:val="none" w:sz="0" w:space="0" w:color="auto"/>
        <w:left w:val="none" w:sz="0" w:space="0" w:color="auto"/>
        <w:bottom w:val="none" w:sz="0" w:space="0" w:color="auto"/>
        <w:right w:val="none" w:sz="0" w:space="0" w:color="auto"/>
      </w:divBdr>
    </w:div>
    <w:div w:id="1759063103">
      <w:bodyDiv w:val="1"/>
      <w:marLeft w:val="0"/>
      <w:marRight w:val="0"/>
      <w:marTop w:val="0"/>
      <w:marBottom w:val="0"/>
      <w:divBdr>
        <w:top w:val="none" w:sz="0" w:space="0" w:color="auto"/>
        <w:left w:val="none" w:sz="0" w:space="0" w:color="auto"/>
        <w:bottom w:val="none" w:sz="0" w:space="0" w:color="auto"/>
        <w:right w:val="none" w:sz="0" w:space="0" w:color="auto"/>
      </w:divBdr>
    </w:div>
    <w:div w:id="1759448242">
      <w:bodyDiv w:val="1"/>
      <w:marLeft w:val="0"/>
      <w:marRight w:val="0"/>
      <w:marTop w:val="0"/>
      <w:marBottom w:val="0"/>
      <w:divBdr>
        <w:top w:val="none" w:sz="0" w:space="0" w:color="auto"/>
        <w:left w:val="none" w:sz="0" w:space="0" w:color="auto"/>
        <w:bottom w:val="none" w:sz="0" w:space="0" w:color="auto"/>
        <w:right w:val="none" w:sz="0" w:space="0" w:color="auto"/>
      </w:divBdr>
    </w:div>
    <w:div w:id="1760831305">
      <w:bodyDiv w:val="1"/>
      <w:marLeft w:val="0"/>
      <w:marRight w:val="0"/>
      <w:marTop w:val="0"/>
      <w:marBottom w:val="0"/>
      <w:divBdr>
        <w:top w:val="none" w:sz="0" w:space="0" w:color="auto"/>
        <w:left w:val="none" w:sz="0" w:space="0" w:color="auto"/>
        <w:bottom w:val="none" w:sz="0" w:space="0" w:color="auto"/>
        <w:right w:val="none" w:sz="0" w:space="0" w:color="auto"/>
      </w:divBdr>
    </w:div>
    <w:div w:id="1762095453">
      <w:bodyDiv w:val="1"/>
      <w:marLeft w:val="0"/>
      <w:marRight w:val="0"/>
      <w:marTop w:val="0"/>
      <w:marBottom w:val="0"/>
      <w:divBdr>
        <w:top w:val="none" w:sz="0" w:space="0" w:color="auto"/>
        <w:left w:val="none" w:sz="0" w:space="0" w:color="auto"/>
        <w:bottom w:val="none" w:sz="0" w:space="0" w:color="auto"/>
        <w:right w:val="none" w:sz="0" w:space="0" w:color="auto"/>
      </w:divBdr>
    </w:div>
    <w:div w:id="1763336818">
      <w:bodyDiv w:val="1"/>
      <w:marLeft w:val="0"/>
      <w:marRight w:val="0"/>
      <w:marTop w:val="0"/>
      <w:marBottom w:val="0"/>
      <w:divBdr>
        <w:top w:val="none" w:sz="0" w:space="0" w:color="auto"/>
        <w:left w:val="none" w:sz="0" w:space="0" w:color="auto"/>
        <w:bottom w:val="none" w:sz="0" w:space="0" w:color="auto"/>
        <w:right w:val="none" w:sz="0" w:space="0" w:color="auto"/>
      </w:divBdr>
    </w:div>
    <w:div w:id="1764064418">
      <w:bodyDiv w:val="1"/>
      <w:marLeft w:val="0"/>
      <w:marRight w:val="0"/>
      <w:marTop w:val="0"/>
      <w:marBottom w:val="0"/>
      <w:divBdr>
        <w:top w:val="none" w:sz="0" w:space="0" w:color="auto"/>
        <w:left w:val="none" w:sz="0" w:space="0" w:color="auto"/>
        <w:bottom w:val="none" w:sz="0" w:space="0" w:color="auto"/>
        <w:right w:val="none" w:sz="0" w:space="0" w:color="auto"/>
      </w:divBdr>
    </w:div>
    <w:div w:id="1764300273">
      <w:bodyDiv w:val="1"/>
      <w:marLeft w:val="0"/>
      <w:marRight w:val="0"/>
      <w:marTop w:val="0"/>
      <w:marBottom w:val="0"/>
      <w:divBdr>
        <w:top w:val="none" w:sz="0" w:space="0" w:color="auto"/>
        <w:left w:val="none" w:sz="0" w:space="0" w:color="auto"/>
        <w:bottom w:val="none" w:sz="0" w:space="0" w:color="auto"/>
        <w:right w:val="none" w:sz="0" w:space="0" w:color="auto"/>
      </w:divBdr>
    </w:div>
    <w:div w:id="1765613927">
      <w:bodyDiv w:val="1"/>
      <w:marLeft w:val="0"/>
      <w:marRight w:val="0"/>
      <w:marTop w:val="0"/>
      <w:marBottom w:val="0"/>
      <w:divBdr>
        <w:top w:val="none" w:sz="0" w:space="0" w:color="auto"/>
        <w:left w:val="none" w:sz="0" w:space="0" w:color="auto"/>
        <w:bottom w:val="none" w:sz="0" w:space="0" w:color="auto"/>
        <w:right w:val="none" w:sz="0" w:space="0" w:color="auto"/>
      </w:divBdr>
    </w:div>
    <w:div w:id="1767457512">
      <w:bodyDiv w:val="1"/>
      <w:marLeft w:val="0"/>
      <w:marRight w:val="0"/>
      <w:marTop w:val="0"/>
      <w:marBottom w:val="0"/>
      <w:divBdr>
        <w:top w:val="none" w:sz="0" w:space="0" w:color="auto"/>
        <w:left w:val="none" w:sz="0" w:space="0" w:color="auto"/>
        <w:bottom w:val="none" w:sz="0" w:space="0" w:color="auto"/>
        <w:right w:val="none" w:sz="0" w:space="0" w:color="auto"/>
      </w:divBdr>
    </w:div>
    <w:div w:id="1770811388">
      <w:bodyDiv w:val="1"/>
      <w:marLeft w:val="0"/>
      <w:marRight w:val="0"/>
      <w:marTop w:val="0"/>
      <w:marBottom w:val="0"/>
      <w:divBdr>
        <w:top w:val="none" w:sz="0" w:space="0" w:color="auto"/>
        <w:left w:val="none" w:sz="0" w:space="0" w:color="auto"/>
        <w:bottom w:val="none" w:sz="0" w:space="0" w:color="auto"/>
        <w:right w:val="none" w:sz="0" w:space="0" w:color="auto"/>
      </w:divBdr>
    </w:div>
    <w:div w:id="1771706029">
      <w:bodyDiv w:val="1"/>
      <w:marLeft w:val="0"/>
      <w:marRight w:val="0"/>
      <w:marTop w:val="0"/>
      <w:marBottom w:val="0"/>
      <w:divBdr>
        <w:top w:val="none" w:sz="0" w:space="0" w:color="auto"/>
        <w:left w:val="none" w:sz="0" w:space="0" w:color="auto"/>
        <w:bottom w:val="none" w:sz="0" w:space="0" w:color="auto"/>
        <w:right w:val="none" w:sz="0" w:space="0" w:color="auto"/>
      </w:divBdr>
    </w:div>
    <w:div w:id="1773668202">
      <w:bodyDiv w:val="1"/>
      <w:marLeft w:val="0"/>
      <w:marRight w:val="0"/>
      <w:marTop w:val="0"/>
      <w:marBottom w:val="0"/>
      <w:divBdr>
        <w:top w:val="none" w:sz="0" w:space="0" w:color="auto"/>
        <w:left w:val="none" w:sz="0" w:space="0" w:color="auto"/>
        <w:bottom w:val="none" w:sz="0" w:space="0" w:color="auto"/>
        <w:right w:val="none" w:sz="0" w:space="0" w:color="auto"/>
      </w:divBdr>
    </w:div>
    <w:div w:id="1774275568">
      <w:bodyDiv w:val="1"/>
      <w:marLeft w:val="0"/>
      <w:marRight w:val="0"/>
      <w:marTop w:val="0"/>
      <w:marBottom w:val="0"/>
      <w:divBdr>
        <w:top w:val="none" w:sz="0" w:space="0" w:color="auto"/>
        <w:left w:val="none" w:sz="0" w:space="0" w:color="auto"/>
        <w:bottom w:val="none" w:sz="0" w:space="0" w:color="auto"/>
        <w:right w:val="none" w:sz="0" w:space="0" w:color="auto"/>
      </w:divBdr>
    </w:div>
    <w:div w:id="1775520520">
      <w:bodyDiv w:val="1"/>
      <w:marLeft w:val="0"/>
      <w:marRight w:val="0"/>
      <w:marTop w:val="0"/>
      <w:marBottom w:val="0"/>
      <w:divBdr>
        <w:top w:val="none" w:sz="0" w:space="0" w:color="auto"/>
        <w:left w:val="none" w:sz="0" w:space="0" w:color="auto"/>
        <w:bottom w:val="none" w:sz="0" w:space="0" w:color="auto"/>
        <w:right w:val="none" w:sz="0" w:space="0" w:color="auto"/>
      </w:divBdr>
    </w:div>
    <w:div w:id="1775788214">
      <w:bodyDiv w:val="1"/>
      <w:marLeft w:val="0"/>
      <w:marRight w:val="0"/>
      <w:marTop w:val="0"/>
      <w:marBottom w:val="0"/>
      <w:divBdr>
        <w:top w:val="none" w:sz="0" w:space="0" w:color="auto"/>
        <w:left w:val="none" w:sz="0" w:space="0" w:color="auto"/>
        <w:bottom w:val="none" w:sz="0" w:space="0" w:color="auto"/>
        <w:right w:val="none" w:sz="0" w:space="0" w:color="auto"/>
      </w:divBdr>
    </w:div>
    <w:div w:id="1777165626">
      <w:bodyDiv w:val="1"/>
      <w:marLeft w:val="0"/>
      <w:marRight w:val="0"/>
      <w:marTop w:val="0"/>
      <w:marBottom w:val="0"/>
      <w:divBdr>
        <w:top w:val="none" w:sz="0" w:space="0" w:color="auto"/>
        <w:left w:val="none" w:sz="0" w:space="0" w:color="auto"/>
        <w:bottom w:val="none" w:sz="0" w:space="0" w:color="auto"/>
        <w:right w:val="none" w:sz="0" w:space="0" w:color="auto"/>
      </w:divBdr>
    </w:div>
    <w:div w:id="1780759083">
      <w:bodyDiv w:val="1"/>
      <w:marLeft w:val="0"/>
      <w:marRight w:val="0"/>
      <w:marTop w:val="0"/>
      <w:marBottom w:val="0"/>
      <w:divBdr>
        <w:top w:val="none" w:sz="0" w:space="0" w:color="auto"/>
        <w:left w:val="none" w:sz="0" w:space="0" w:color="auto"/>
        <w:bottom w:val="none" w:sz="0" w:space="0" w:color="auto"/>
        <w:right w:val="none" w:sz="0" w:space="0" w:color="auto"/>
      </w:divBdr>
    </w:div>
    <w:div w:id="1782845982">
      <w:bodyDiv w:val="1"/>
      <w:marLeft w:val="0"/>
      <w:marRight w:val="0"/>
      <w:marTop w:val="0"/>
      <w:marBottom w:val="0"/>
      <w:divBdr>
        <w:top w:val="none" w:sz="0" w:space="0" w:color="auto"/>
        <w:left w:val="none" w:sz="0" w:space="0" w:color="auto"/>
        <w:bottom w:val="none" w:sz="0" w:space="0" w:color="auto"/>
        <w:right w:val="none" w:sz="0" w:space="0" w:color="auto"/>
      </w:divBdr>
    </w:div>
    <w:div w:id="1783258557">
      <w:bodyDiv w:val="1"/>
      <w:marLeft w:val="0"/>
      <w:marRight w:val="0"/>
      <w:marTop w:val="0"/>
      <w:marBottom w:val="0"/>
      <w:divBdr>
        <w:top w:val="none" w:sz="0" w:space="0" w:color="auto"/>
        <w:left w:val="none" w:sz="0" w:space="0" w:color="auto"/>
        <w:bottom w:val="none" w:sz="0" w:space="0" w:color="auto"/>
        <w:right w:val="none" w:sz="0" w:space="0" w:color="auto"/>
      </w:divBdr>
    </w:div>
    <w:div w:id="1783912800">
      <w:bodyDiv w:val="1"/>
      <w:marLeft w:val="0"/>
      <w:marRight w:val="0"/>
      <w:marTop w:val="0"/>
      <w:marBottom w:val="0"/>
      <w:divBdr>
        <w:top w:val="none" w:sz="0" w:space="0" w:color="auto"/>
        <w:left w:val="none" w:sz="0" w:space="0" w:color="auto"/>
        <w:bottom w:val="none" w:sz="0" w:space="0" w:color="auto"/>
        <w:right w:val="none" w:sz="0" w:space="0" w:color="auto"/>
      </w:divBdr>
    </w:div>
    <w:div w:id="1785685354">
      <w:bodyDiv w:val="1"/>
      <w:marLeft w:val="0"/>
      <w:marRight w:val="0"/>
      <w:marTop w:val="0"/>
      <w:marBottom w:val="0"/>
      <w:divBdr>
        <w:top w:val="none" w:sz="0" w:space="0" w:color="auto"/>
        <w:left w:val="none" w:sz="0" w:space="0" w:color="auto"/>
        <w:bottom w:val="none" w:sz="0" w:space="0" w:color="auto"/>
        <w:right w:val="none" w:sz="0" w:space="0" w:color="auto"/>
      </w:divBdr>
    </w:div>
    <w:div w:id="1788424337">
      <w:bodyDiv w:val="1"/>
      <w:marLeft w:val="0"/>
      <w:marRight w:val="0"/>
      <w:marTop w:val="0"/>
      <w:marBottom w:val="0"/>
      <w:divBdr>
        <w:top w:val="none" w:sz="0" w:space="0" w:color="auto"/>
        <w:left w:val="none" w:sz="0" w:space="0" w:color="auto"/>
        <w:bottom w:val="none" w:sz="0" w:space="0" w:color="auto"/>
        <w:right w:val="none" w:sz="0" w:space="0" w:color="auto"/>
      </w:divBdr>
    </w:div>
    <w:div w:id="1791438706">
      <w:bodyDiv w:val="1"/>
      <w:marLeft w:val="0"/>
      <w:marRight w:val="0"/>
      <w:marTop w:val="0"/>
      <w:marBottom w:val="0"/>
      <w:divBdr>
        <w:top w:val="none" w:sz="0" w:space="0" w:color="auto"/>
        <w:left w:val="none" w:sz="0" w:space="0" w:color="auto"/>
        <w:bottom w:val="none" w:sz="0" w:space="0" w:color="auto"/>
        <w:right w:val="none" w:sz="0" w:space="0" w:color="auto"/>
      </w:divBdr>
    </w:div>
    <w:div w:id="1793670458">
      <w:bodyDiv w:val="1"/>
      <w:marLeft w:val="0"/>
      <w:marRight w:val="0"/>
      <w:marTop w:val="0"/>
      <w:marBottom w:val="0"/>
      <w:divBdr>
        <w:top w:val="none" w:sz="0" w:space="0" w:color="auto"/>
        <w:left w:val="none" w:sz="0" w:space="0" w:color="auto"/>
        <w:bottom w:val="none" w:sz="0" w:space="0" w:color="auto"/>
        <w:right w:val="none" w:sz="0" w:space="0" w:color="auto"/>
      </w:divBdr>
    </w:div>
    <w:div w:id="1799105714">
      <w:bodyDiv w:val="1"/>
      <w:marLeft w:val="0"/>
      <w:marRight w:val="0"/>
      <w:marTop w:val="0"/>
      <w:marBottom w:val="0"/>
      <w:divBdr>
        <w:top w:val="none" w:sz="0" w:space="0" w:color="auto"/>
        <w:left w:val="none" w:sz="0" w:space="0" w:color="auto"/>
        <w:bottom w:val="none" w:sz="0" w:space="0" w:color="auto"/>
        <w:right w:val="none" w:sz="0" w:space="0" w:color="auto"/>
      </w:divBdr>
    </w:div>
    <w:div w:id="1801998866">
      <w:bodyDiv w:val="1"/>
      <w:marLeft w:val="0"/>
      <w:marRight w:val="0"/>
      <w:marTop w:val="0"/>
      <w:marBottom w:val="0"/>
      <w:divBdr>
        <w:top w:val="none" w:sz="0" w:space="0" w:color="auto"/>
        <w:left w:val="none" w:sz="0" w:space="0" w:color="auto"/>
        <w:bottom w:val="none" w:sz="0" w:space="0" w:color="auto"/>
        <w:right w:val="none" w:sz="0" w:space="0" w:color="auto"/>
      </w:divBdr>
    </w:div>
    <w:div w:id="1802069700">
      <w:bodyDiv w:val="1"/>
      <w:marLeft w:val="0"/>
      <w:marRight w:val="0"/>
      <w:marTop w:val="0"/>
      <w:marBottom w:val="0"/>
      <w:divBdr>
        <w:top w:val="none" w:sz="0" w:space="0" w:color="auto"/>
        <w:left w:val="none" w:sz="0" w:space="0" w:color="auto"/>
        <w:bottom w:val="none" w:sz="0" w:space="0" w:color="auto"/>
        <w:right w:val="none" w:sz="0" w:space="0" w:color="auto"/>
      </w:divBdr>
    </w:div>
    <w:div w:id="1802965290">
      <w:bodyDiv w:val="1"/>
      <w:marLeft w:val="0"/>
      <w:marRight w:val="0"/>
      <w:marTop w:val="0"/>
      <w:marBottom w:val="0"/>
      <w:divBdr>
        <w:top w:val="none" w:sz="0" w:space="0" w:color="auto"/>
        <w:left w:val="none" w:sz="0" w:space="0" w:color="auto"/>
        <w:bottom w:val="none" w:sz="0" w:space="0" w:color="auto"/>
        <w:right w:val="none" w:sz="0" w:space="0" w:color="auto"/>
      </w:divBdr>
    </w:div>
    <w:div w:id="1804807849">
      <w:bodyDiv w:val="1"/>
      <w:marLeft w:val="0"/>
      <w:marRight w:val="0"/>
      <w:marTop w:val="0"/>
      <w:marBottom w:val="0"/>
      <w:divBdr>
        <w:top w:val="none" w:sz="0" w:space="0" w:color="auto"/>
        <w:left w:val="none" w:sz="0" w:space="0" w:color="auto"/>
        <w:bottom w:val="none" w:sz="0" w:space="0" w:color="auto"/>
        <w:right w:val="none" w:sz="0" w:space="0" w:color="auto"/>
      </w:divBdr>
    </w:div>
    <w:div w:id="1804957216">
      <w:bodyDiv w:val="1"/>
      <w:marLeft w:val="0"/>
      <w:marRight w:val="0"/>
      <w:marTop w:val="0"/>
      <w:marBottom w:val="0"/>
      <w:divBdr>
        <w:top w:val="none" w:sz="0" w:space="0" w:color="auto"/>
        <w:left w:val="none" w:sz="0" w:space="0" w:color="auto"/>
        <w:bottom w:val="none" w:sz="0" w:space="0" w:color="auto"/>
        <w:right w:val="none" w:sz="0" w:space="0" w:color="auto"/>
      </w:divBdr>
    </w:div>
    <w:div w:id="1806846433">
      <w:bodyDiv w:val="1"/>
      <w:marLeft w:val="0"/>
      <w:marRight w:val="0"/>
      <w:marTop w:val="0"/>
      <w:marBottom w:val="0"/>
      <w:divBdr>
        <w:top w:val="none" w:sz="0" w:space="0" w:color="auto"/>
        <w:left w:val="none" w:sz="0" w:space="0" w:color="auto"/>
        <w:bottom w:val="none" w:sz="0" w:space="0" w:color="auto"/>
        <w:right w:val="none" w:sz="0" w:space="0" w:color="auto"/>
      </w:divBdr>
    </w:div>
    <w:div w:id="1807432418">
      <w:bodyDiv w:val="1"/>
      <w:marLeft w:val="0"/>
      <w:marRight w:val="0"/>
      <w:marTop w:val="0"/>
      <w:marBottom w:val="0"/>
      <w:divBdr>
        <w:top w:val="none" w:sz="0" w:space="0" w:color="auto"/>
        <w:left w:val="none" w:sz="0" w:space="0" w:color="auto"/>
        <w:bottom w:val="none" w:sz="0" w:space="0" w:color="auto"/>
        <w:right w:val="none" w:sz="0" w:space="0" w:color="auto"/>
      </w:divBdr>
    </w:div>
    <w:div w:id="1809516475">
      <w:bodyDiv w:val="1"/>
      <w:marLeft w:val="0"/>
      <w:marRight w:val="0"/>
      <w:marTop w:val="0"/>
      <w:marBottom w:val="0"/>
      <w:divBdr>
        <w:top w:val="none" w:sz="0" w:space="0" w:color="auto"/>
        <w:left w:val="none" w:sz="0" w:space="0" w:color="auto"/>
        <w:bottom w:val="none" w:sz="0" w:space="0" w:color="auto"/>
        <w:right w:val="none" w:sz="0" w:space="0" w:color="auto"/>
      </w:divBdr>
    </w:div>
    <w:div w:id="1809938284">
      <w:bodyDiv w:val="1"/>
      <w:marLeft w:val="0"/>
      <w:marRight w:val="0"/>
      <w:marTop w:val="0"/>
      <w:marBottom w:val="0"/>
      <w:divBdr>
        <w:top w:val="none" w:sz="0" w:space="0" w:color="auto"/>
        <w:left w:val="none" w:sz="0" w:space="0" w:color="auto"/>
        <w:bottom w:val="none" w:sz="0" w:space="0" w:color="auto"/>
        <w:right w:val="none" w:sz="0" w:space="0" w:color="auto"/>
      </w:divBdr>
    </w:div>
    <w:div w:id="1810973254">
      <w:bodyDiv w:val="1"/>
      <w:marLeft w:val="0"/>
      <w:marRight w:val="0"/>
      <w:marTop w:val="0"/>
      <w:marBottom w:val="0"/>
      <w:divBdr>
        <w:top w:val="none" w:sz="0" w:space="0" w:color="auto"/>
        <w:left w:val="none" w:sz="0" w:space="0" w:color="auto"/>
        <w:bottom w:val="none" w:sz="0" w:space="0" w:color="auto"/>
        <w:right w:val="none" w:sz="0" w:space="0" w:color="auto"/>
      </w:divBdr>
    </w:div>
    <w:div w:id="1818497855">
      <w:bodyDiv w:val="1"/>
      <w:marLeft w:val="0"/>
      <w:marRight w:val="0"/>
      <w:marTop w:val="0"/>
      <w:marBottom w:val="0"/>
      <w:divBdr>
        <w:top w:val="none" w:sz="0" w:space="0" w:color="auto"/>
        <w:left w:val="none" w:sz="0" w:space="0" w:color="auto"/>
        <w:bottom w:val="none" w:sz="0" w:space="0" w:color="auto"/>
        <w:right w:val="none" w:sz="0" w:space="0" w:color="auto"/>
      </w:divBdr>
    </w:div>
    <w:div w:id="1822233200">
      <w:bodyDiv w:val="1"/>
      <w:marLeft w:val="0"/>
      <w:marRight w:val="0"/>
      <w:marTop w:val="0"/>
      <w:marBottom w:val="0"/>
      <w:divBdr>
        <w:top w:val="none" w:sz="0" w:space="0" w:color="auto"/>
        <w:left w:val="none" w:sz="0" w:space="0" w:color="auto"/>
        <w:bottom w:val="none" w:sz="0" w:space="0" w:color="auto"/>
        <w:right w:val="none" w:sz="0" w:space="0" w:color="auto"/>
      </w:divBdr>
    </w:div>
    <w:div w:id="1831797865">
      <w:bodyDiv w:val="1"/>
      <w:marLeft w:val="0"/>
      <w:marRight w:val="0"/>
      <w:marTop w:val="0"/>
      <w:marBottom w:val="0"/>
      <w:divBdr>
        <w:top w:val="none" w:sz="0" w:space="0" w:color="auto"/>
        <w:left w:val="none" w:sz="0" w:space="0" w:color="auto"/>
        <w:bottom w:val="none" w:sz="0" w:space="0" w:color="auto"/>
        <w:right w:val="none" w:sz="0" w:space="0" w:color="auto"/>
      </w:divBdr>
    </w:div>
    <w:div w:id="1833987651">
      <w:bodyDiv w:val="1"/>
      <w:marLeft w:val="0"/>
      <w:marRight w:val="0"/>
      <w:marTop w:val="0"/>
      <w:marBottom w:val="0"/>
      <w:divBdr>
        <w:top w:val="none" w:sz="0" w:space="0" w:color="auto"/>
        <w:left w:val="none" w:sz="0" w:space="0" w:color="auto"/>
        <w:bottom w:val="none" w:sz="0" w:space="0" w:color="auto"/>
        <w:right w:val="none" w:sz="0" w:space="0" w:color="auto"/>
      </w:divBdr>
    </w:div>
    <w:div w:id="1834102847">
      <w:bodyDiv w:val="1"/>
      <w:marLeft w:val="0"/>
      <w:marRight w:val="0"/>
      <w:marTop w:val="0"/>
      <w:marBottom w:val="0"/>
      <w:divBdr>
        <w:top w:val="none" w:sz="0" w:space="0" w:color="auto"/>
        <w:left w:val="none" w:sz="0" w:space="0" w:color="auto"/>
        <w:bottom w:val="none" w:sz="0" w:space="0" w:color="auto"/>
        <w:right w:val="none" w:sz="0" w:space="0" w:color="auto"/>
      </w:divBdr>
    </w:div>
    <w:div w:id="1838035203">
      <w:bodyDiv w:val="1"/>
      <w:marLeft w:val="0"/>
      <w:marRight w:val="0"/>
      <w:marTop w:val="0"/>
      <w:marBottom w:val="0"/>
      <w:divBdr>
        <w:top w:val="none" w:sz="0" w:space="0" w:color="auto"/>
        <w:left w:val="none" w:sz="0" w:space="0" w:color="auto"/>
        <w:bottom w:val="none" w:sz="0" w:space="0" w:color="auto"/>
        <w:right w:val="none" w:sz="0" w:space="0" w:color="auto"/>
      </w:divBdr>
    </w:div>
    <w:div w:id="1838156081">
      <w:bodyDiv w:val="1"/>
      <w:marLeft w:val="0"/>
      <w:marRight w:val="0"/>
      <w:marTop w:val="0"/>
      <w:marBottom w:val="0"/>
      <w:divBdr>
        <w:top w:val="none" w:sz="0" w:space="0" w:color="auto"/>
        <w:left w:val="none" w:sz="0" w:space="0" w:color="auto"/>
        <w:bottom w:val="none" w:sz="0" w:space="0" w:color="auto"/>
        <w:right w:val="none" w:sz="0" w:space="0" w:color="auto"/>
      </w:divBdr>
    </w:div>
    <w:div w:id="1838567779">
      <w:bodyDiv w:val="1"/>
      <w:marLeft w:val="0"/>
      <w:marRight w:val="0"/>
      <w:marTop w:val="0"/>
      <w:marBottom w:val="0"/>
      <w:divBdr>
        <w:top w:val="none" w:sz="0" w:space="0" w:color="auto"/>
        <w:left w:val="none" w:sz="0" w:space="0" w:color="auto"/>
        <w:bottom w:val="none" w:sz="0" w:space="0" w:color="auto"/>
        <w:right w:val="none" w:sz="0" w:space="0" w:color="auto"/>
      </w:divBdr>
    </w:div>
    <w:div w:id="1839808044">
      <w:bodyDiv w:val="1"/>
      <w:marLeft w:val="0"/>
      <w:marRight w:val="0"/>
      <w:marTop w:val="0"/>
      <w:marBottom w:val="0"/>
      <w:divBdr>
        <w:top w:val="none" w:sz="0" w:space="0" w:color="auto"/>
        <w:left w:val="none" w:sz="0" w:space="0" w:color="auto"/>
        <w:bottom w:val="none" w:sz="0" w:space="0" w:color="auto"/>
        <w:right w:val="none" w:sz="0" w:space="0" w:color="auto"/>
      </w:divBdr>
    </w:div>
    <w:div w:id="1840191178">
      <w:bodyDiv w:val="1"/>
      <w:marLeft w:val="0"/>
      <w:marRight w:val="0"/>
      <w:marTop w:val="0"/>
      <w:marBottom w:val="0"/>
      <w:divBdr>
        <w:top w:val="none" w:sz="0" w:space="0" w:color="auto"/>
        <w:left w:val="none" w:sz="0" w:space="0" w:color="auto"/>
        <w:bottom w:val="none" w:sz="0" w:space="0" w:color="auto"/>
        <w:right w:val="none" w:sz="0" w:space="0" w:color="auto"/>
      </w:divBdr>
    </w:div>
    <w:div w:id="1841506075">
      <w:bodyDiv w:val="1"/>
      <w:marLeft w:val="0"/>
      <w:marRight w:val="0"/>
      <w:marTop w:val="0"/>
      <w:marBottom w:val="0"/>
      <w:divBdr>
        <w:top w:val="none" w:sz="0" w:space="0" w:color="auto"/>
        <w:left w:val="none" w:sz="0" w:space="0" w:color="auto"/>
        <w:bottom w:val="none" w:sz="0" w:space="0" w:color="auto"/>
        <w:right w:val="none" w:sz="0" w:space="0" w:color="auto"/>
      </w:divBdr>
    </w:div>
    <w:div w:id="1844776902">
      <w:bodyDiv w:val="1"/>
      <w:marLeft w:val="0"/>
      <w:marRight w:val="0"/>
      <w:marTop w:val="0"/>
      <w:marBottom w:val="0"/>
      <w:divBdr>
        <w:top w:val="none" w:sz="0" w:space="0" w:color="auto"/>
        <w:left w:val="none" w:sz="0" w:space="0" w:color="auto"/>
        <w:bottom w:val="none" w:sz="0" w:space="0" w:color="auto"/>
        <w:right w:val="none" w:sz="0" w:space="0" w:color="auto"/>
      </w:divBdr>
    </w:div>
    <w:div w:id="1845316581">
      <w:bodyDiv w:val="1"/>
      <w:marLeft w:val="0"/>
      <w:marRight w:val="0"/>
      <w:marTop w:val="0"/>
      <w:marBottom w:val="0"/>
      <w:divBdr>
        <w:top w:val="none" w:sz="0" w:space="0" w:color="auto"/>
        <w:left w:val="none" w:sz="0" w:space="0" w:color="auto"/>
        <w:bottom w:val="none" w:sz="0" w:space="0" w:color="auto"/>
        <w:right w:val="none" w:sz="0" w:space="0" w:color="auto"/>
      </w:divBdr>
    </w:div>
    <w:div w:id="1846478067">
      <w:bodyDiv w:val="1"/>
      <w:marLeft w:val="0"/>
      <w:marRight w:val="0"/>
      <w:marTop w:val="0"/>
      <w:marBottom w:val="0"/>
      <w:divBdr>
        <w:top w:val="none" w:sz="0" w:space="0" w:color="auto"/>
        <w:left w:val="none" w:sz="0" w:space="0" w:color="auto"/>
        <w:bottom w:val="none" w:sz="0" w:space="0" w:color="auto"/>
        <w:right w:val="none" w:sz="0" w:space="0" w:color="auto"/>
      </w:divBdr>
    </w:div>
    <w:div w:id="1849057276">
      <w:bodyDiv w:val="1"/>
      <w:marLeft w:val="0"/>
      <w:marRight w:val="0"/>
      <w:marTop w:val="0"/>
      <w:marBottom w:val="0"/>
      <w:divBdr>
        <w:top w:val="none" w:sz="0" w:space="0" w:color="auto"/>
        <w:left w:val="none" w:sz="0" w:space="0" w:color="auto"/>
        <w:bottom w:val="none" w:sz="0" w:space="0" w:color="auto"/>
        <w:right w:val="none" w:sz="0" w:space="0" w:color="auto"/>
      </w:divBdr>
    </w:div>
    <w:div w:id="1851484941">
      <w:bodyDiv w:val="1"/>
      <w:marLeft w:val="0"/>
      <w:marRight w:val="0"/>
      <w:marTop w:val="0"/>
      <w:marBottom w:val="0"/>
      <w:divBdr>
        <w:top w:val="none" w:sz="0" w:space="0" w:color="auto"/>
        <w:left w:val="none" w:sz="0" w:space="0" w:color="auto"/>
        <w:bottom w:val="none" w:sz="0" w:space="0" w:color="auto"/>
        <w:right w:val="none" w:sz="0" w:space="0" w:color="auto"/>
      </w:divBdr>
    </w:div>
    <w:div w:id="1852647447">
      <w:bodyDiv w:val="1"/>
      <w:marLeft w:val="0"/>
      <w:marRight w:val="0"/>
      <w:marTop w:val="0"/>
      <w:marBottom w:val="0"/>
      <w:divBdr>
        <w:top w:val="none" w:sz="0" w:space="0" w:color="auto"/>
        <w:left w:val="none" w:sz="0" w:space="0" w:color="auto"/>
        <w:bottom w:val="none" w:sz="0" w:space="0" w:color="auto"/>
        <w:right w:val="none" w:sz="0" w:space="0" w:color="auto"/>
      </w:divBdr>
    </w:div>
    <w:div w:id="1856766609">
      <w:bodyDiv w:val="1"/>
      <w:marLeft w:val="0"/>
      <w:marRight w:val="0"/>
      <w:marTop w:val="0"/>
      <w:marBottom w:val="0"/>
      <w:divBdr>
        <w:top w:val="none" w:sz="0" w:space="0" w:color="auto"/>
        <w:left w:val="none" w:sz="0" w:space="0" w:color="auto"/>
        <w:bottom w:val="none" w:sz="0" w:space="0" w:color="auto"/>
        <w:right w:val="none" w:sz="0" w:space="0" w:color="auto"/>
      </w:divBdr>
    </w:div>
    <w:div w:id="1857109828">
      <w:bodyDiv w:val="1"/>
      <w:marLeft w:val="0"/>
      <w:marRight w:val="0"/>
      <w:marTop w:val="0"/>
      <w:marBottom w:val="0"/>
      <w:divBdr>
        <w:top w:val="none" w:sz="0" w:space="0" w:color="auto"/>
        <w:left w:val="none" w:sz="0" w:space="0" w:color="auto"/>
        <w:bottom w:val="none" w:sz="0" w:space="0" w:color="auto"/>
        <w:right w:val="none" w:sz="0" w:space="0" w:color="auto"/>
      </w:divBdr>
    </w:div>
    <w:div w:id="1858153085">
      <w:bodyDiv w:val="1"/>
      <w:marLeft w:val="0"/>
      <w:marRight w:val="0"/>
      <w:marTop w:val="0"/>
      <w:marBottom w:val="0"/>
      <w:divBdr>
        <w:top w:val="none" w:sz="0" w:space="0" w:color="auto"/>
        <w:left w:val="none" w:sz="0" w:space="0" w:color="auto"/>
        <w:bottom w:val="none" w:sz="0" w:space="0" w:color="auto"/>
        <w:right w:val="none" w:sz="0" w:space="0" w:color="auto"/>
      </w:divBdr>
    </w:div>
    <w:div w:id="1858621620">
      <w:bodyDiv w:val="1"/>
      <w:marLeft w:val="0"/>
      <w:marRight w:val="0"/>
      <w:marTop w:val="0"/>
      <w:marBottom w:val="0"/>
      <w:divBdr>
        <w:top w:val="none" w:sz="0" w:space="0" w:color="auto"/>
        <w:left w:val="none" w:sz="0" w:space="0" w:color="auto"/>
        <w:bottom w:val="none" w:sz="0" w:space="0" w:color="auto"/>
        <w:right w:val="none" w:sz="0" w:space="0" w:color="auto"/>
      </w:divBdr>
    </w:div>
    <w:div w:id="1861048701">
      <w:bodyDiv w:val="1"/>
      <w:marLeft w:val="0"/>
      <w:marRight w:val="0"/>
      <w:marTop w:val="0"/>
      <w:marBottom w:val="0"/>
      <w:divBdr>
        <w:top w:val="none" w:sz="0" w:space="0" w:color="auto"/>
        <w:left w:val="none" w:sz="0" w:space="0" w:color="auto"/>
        <w:bottom w:val="none" w:sz="0" w:space="0" w:color="auto"/>
        <w:right w:val="none" w:sz="0" w:space="0" w:color="auto"/>
      </w:divBdr>
    </w:div>
    <w:div w:id="1861772472">
      <w:bodyDiv w:val="1"/>
      <w:marLeft w:val="0"/>
      <w:marRight w:val="0"/>
      <w:marTop w:val="0"/>
      <w:marBottom w:val="0"/>
      <w:divBdr>
        <w:top w:val="none" w:sz="0" w:space="0" w:color="auto"/>
        <w:left w:val="none" w:sz="0" w:space="0" w:color="auto"/>
        <w:bottom w:val="none" w:sz="0" w:space="0" w:color="auto"/>
        <w:right w:val="none" w:sz="0" w:space="0" w:color="auto"/>
      </w:divBdr>
    </w:div>
    <w:div w:id="1863468594">
      <w:bodyDiv w:val="1"/>
      <w:marLeft w:val="0"/>
      <w:marRight w:val="0"/>
      <w:marTop w:val="0"/>
      <w:marBottom w:val="0"/>
      <w:divBdr>
        <w:top w:val="none" w:sz="0" w:space="0" w:color="auto"/>
        <w:left w:val="none" w:sz="0" w:space="0" w:color="auto"/>
        <w:bottom w:val="none" w:sz="0" w:space="0" w:color="auto"/>
        <w:right w:val="none" w:sz="0" w:space="0" w:color="auto"/>
      </w:divBdr>
    </w:div>
    <w:div w:id="1864129268">
      <w:bodyDiv w:val="1"/>
      <w:marLeft w:val="0"/>
      <w:marRight w:val="0"/>
      <w:marTop w:val="0"/>
      <w:marBottom w:val="0"/>
      <w:divBdr>
        <w:top w:val="none" w:sz="0" w:space="0" w:color="auto"/>
        <w:left w:val="none" w:sz="0" w:space="0" w:color="auto"/>
        <w:bottom w:val="none" w:sz="0" w:space="0" w:color="auto"/>
        <w:right w:val="none" w:sz="0" w:space="0" w:color="auto"/>
      </w:divBdr>
    </w:div>
    <w:div w:id="1867059291">
      <w:bodyDiv w:val="1"/>
      <w:marLeft w:val="0"/>
      <w:marRight w:val="0"/>
      <w:marTop w:val="0"/>
      <w:marBottom w:val="0"/>
      <w:divBdr>
        <w:top w:val="none" w:sz="0" w:space="0" w:color="auto"/>
        <w:left w:val="none" w:sz="0" w:space="0" w:color="auto"/>
        <w:bottom w:val="none" w:sz="0" w:space="0" w:color="auto"/>
        <w:right w:val="none" w:sz="0" w:space="0" w:color="auto"/>
      </w:divBdr>
    </w:div>
    <w:div w:id="1867131940">
      <w:bodyDiv w:val="1"/>
      <w:marLeft w:val="0"/>
      <w:marRight w:val="0"/>
      <w:marTop w:val="0"/>
      <w:marBottom w:val="0"/>
      <w:divBdr>
        <w:top w:val="none" w:sz="0" w:space="0" w:color="auto"/>
        <w:left w:val="none" w:sz="0" w:space="0" w:color="auto"/>
        <w:bottom w:val="none" w:sz="0" w:space="0" w:color="auto"/>
        <w:right w:val="none" w:sz="0" w:space="0" w:color="auto"/>
      </w:divBdr>
    </w:div>
    <w:div w:id="1872298336">
      <w:bodyDiv w:val="1"/>
      <w:marLeft w:val="0"/>
      <w:marRight w:val="0"/>
      <w:marTop w:val="0"/>
      <w:marBottom w:val="0"/>
      <w:divBdr>
        <w:top w:val="none" w:sz="0" w:space="0" w:color="auto"/>
        <w:left w:val="none" w:sz="0" w:space="0" w:color="auto"/>
        <w:bottom w:val="none" w:sz="0" w:space="0" w:color="auto"/>
        <w:right w:val="none" w:sz="0" w:space="0" w:color="auto"/>
      </w:divBdr>
    </w:div>
    <w:div w:id="1875148008">
      <w:bodyDiv w:val="1"/>
      <w:marLeft w:val="0"/>
      <w:marRight w:val="0"/>
      <w:marTop w:val="0"/>
      <w:marBottom w:val="0"/>
      <w:divBdr>
        <w:top w:val="none" w:sz="0" w:space="0" w:color="auto"/>
        <w:left w:val="none" w:sz="0" w:space="0" w:color="auto"/>
        <w:bottom w:val="none" w:sz="0" w:space="0" w:color="auto"/>
        <w:right w:val="none" w:sz="0" w:space="0" w:color="auto"/>
      </w:divBdr>
    </w:div>
    <w:div w:id="1875776495">
      <w:bodyDiv w:val="1"/>
      <w:marLeft w:val="0"/>
      <w:marRight w:val="0"/>
      <w:marTop w:val="0"/>
      <w:marBottom w:val="0"/>
      <w:divBdr>
        <w:top w:val="none" w:sz="0" w:space="0" w:color="auto"/>
        <w:left w:val="none" w:sz="0" w:space="0" w:color="auto"/>
        <w:bottom w:val="none" w:sz="0" w:space="0" w:color="auto"/>
        <w:right w:val="none" w:sz="0" w:space="0" w:color="auto"/>
      </w:divBdr>
    </w:div>
    <w:div w:id="1884247549">
      <w:bodyDiv w:val="1"/>
      <w:marLeft w:val="0"/>
      <w:marRight w:val="0"/>
      <w:marTop w:val="0"/>
      <w:marBottom w:val="0"/>
      <w:divBdr>
        <w:top w:val="none" w:sz="0" w:space="0" w:color="auto"/>
        <w:left w:val="none" w:sz="0" w:space="0" w:color="auto"/>
        <w:bottom w:val="none" w:sz="0" w:space="0" w:color="auto"/>
        <w:right w:val="none" w:sz="0" w:space="0" w:color="auto"/>
      </w:divBdr>
    </w:div>
    <w:div w:id="1884443658">
      <w:bodyDiv w:val="1"/>
      <w:marLeft w:val="0"/>
      <w:marRight w:val="0"/>
      <w:marTop w:val="0"/>
      <w:marBottom w:val="0"/>
      <w:divBdr>
        <w:top w:val="none" w:sz="0" w:space="0" w:color="auto"/>
        <w:left w:val="none" w:sz="0" w:space="0" w:color="auto"/>
        <w:bottom w:val="none" w:sz="0" w:space="0" w:color="auto"/>
        <w:right w:val="none" w:sz="0" w:space="0" w:color="auto"/>
      </w:divBdr>
    </w:div>
    <w:div w:id="1885872854">
      <w:bodyDiv w:val="1"/>
      <w:marLeft w:val="0"/>
      <w:marRight w:val="0"/>
      <w:marTop w:val="0"/>
      <w:marBottom w:val="0"/>
      <w:divBdr>
        <w:top w:val="none" w:sz="0" w:space="0" w:color="auto"/>
        <w:left w:val="none" w:sz="0" w:space="0" w:color="auto"/>
        <w:bottom w:val="none" w:sz="0" w:space="0" w:color="auto"/>
        <w:right w:val="none" w:sz="0" w:space="0" w:color="auto"/>
      </w:divBdr>
    </w:div>
    <w:div w:id="1886940188">
      <w:bodyDiv w:val="1"/>
      <w:marLeft w:val="0"/>
      <w:marRight w:val="0"/>
      <w:marTop w:val="0"/>
      <w:marBottom w:val="0"/>
      <w:divBdr>
        <w:top w:val="none" w:sz="0" w:space="0" w:color="auto"/>
        <w:left w:val="none" w:sz="0" w:space="0" w:color="auto"/>
        <w:bottom w:val="none" w:sz="0" w:space="0" w:color="auto"/>
        <w:right w:val="none" w:sz="0" w:space="0" w:color="auto"/>
      </w:divBdr>
    </w:div>
    <w:div w:id="1887914367">
      <w:bodyDiv w:val="1"/>
      <w:marLeft w:val="0"/>
      <w:marRight w:val="0"/>
      <w:marTop w:val="0"/>
      <w:marBottom w:val="0"/>
      <w:divBdr>
        <w:top w:val="none" w:sz="0" w:space="0" w:color="auto"/>
        <w:left w:val="none" w:sz="0" w:space="0" w:color="auto"/>
        <w:bottom w:val="none" w:sz="0" w:space="0" w:color="auto"/>
        <w:right w:val="none" w:sz="0" w:space="0" w:color="auto"/>
      </w:divBdr>
    </w:div>
    <w:div w:id="1895118336">
      <w:bodyDiv w:val="1"/>
      <w:marLeft w:val="0"/>
      <w:marRight w:val="0"/>
      <w:marTop w:val="0"/>
      <w:marBottom w:val="0"/>
      <w:divBdr>
        <w:top w:val="none" w:sz="0" w:space="0" w:color="auto"/>
        <w:left w:val="none" w:sz="0" w:space="0" w:color="auto"/>
        <w:bottom w:val="none" w:sz="0" w:space="0" w:color="auto"/>
        <w:right w:val="none" w:sz="0" w:space="0" w:color="auto"/>
      </w:divBdr>
    </w:div>
    <w:div w:id="1899855577">
      <w:bodyDiv w:val="1"/>
      <w:marLeft w:val="0"/>
      <w:marRight w:val="0"/>
      <w:marTop w:val="0"/>
      <w:marBottom w:val="0"/>
      <w:divBdr>
        <w:top w:val="none" w:sz="0" w:space="0" w:color="auto"/>
        <w:left w:val="none" w:sz="0" w:space="0" w:color="auto"/>
        <w:bottom w:val="none" w:sz="0" w:space="0" w:color="auto"/>
        <w:right w:val="none" w:sz="0" w:space="0" w:color="auto"/>
      </w:divBdr>
    </w:div>
    <w:div w:id="1899899909">
      <w:bodyDiv w:val="1"/>
      <w:marLeft w:val="0"/>
      <w:marRight w:val="0"/>
      <w:marTop w:val="0"/>
      <w:marBottom w:val="0"/>
      <w:divBdr>
        <w:top w:val="none" w:sz="0" w:space="0" w:color="auto"/>
        <w:left w:val="none" w:sz="0" w:space="0" w:color="auto"/>
        <w:bottom w:val="none" w:sz="0" w:space="0" w:color="auto"/>
        <w:right w:val="none" w:sz="0" w:space="0" w:color="auto"/>
      </w:divBdr>
    </w:div>
    <w:div w:id="1900088893">
      <w:bodyDiv w:val="1"/>
      <w:marLeft w:val="0"/>
      <w:marRight w:val="0"/>
      <w:marTop w:val="0"/>
      <w:marBottom w:val="0"/>
      <w:divBdr>
        <w:top w:val="none" w:sz="0" w:space="0" w:color="auto"/>
        <w:left w:val="none" w:sz="0" w:space="0" w:color="auto"/>
        <w:bottom w:val="none" w:sz="0" w:space="0" w:color="auto"/>
        <w:right w:val="none" w:sz="0" w:space="0" w:color="auto"/>
      </w:divBdr>
    </w:div>
    <w:div w:id="1900286672">
      <w:bodyDiv w:val="1"/>
      <w:marLeft w:val="0"/>
      <w:marRight w:val="0"/>
      <w:marTop w:val="0"/>
      <w:marBottom w:val="0"/>
      <w:divBdr>
        <w:top w:val="none" w:sz="0" w:space="0" w:color="auto"/>
        <w:left w:val="none" w:sz="0" w:space="0" w:color="auto"/>
        <w:bottom w:val="none" w:sz="0" w:space="0" w:color="auto"/>
        <w:right w:val="none" w:sz="0" w:space="0" w:color="auto"/>
      </w:divBdr>
    </w:div>
    <w:div w:id="1905068518">
      <w:bodyDiv w:val="1"/>
      <w:marLeft w:val="0"/>
      <w:marRight w:val="0"/>
      <w:marTop w:val="0"/>
      <w:marBottom w:val="0"/>
      <w:divBdr>
        <w:top w:val="none" w:sz="0" w:space="0" w:color="auto"/>
        <w:left w:val="none" w:sz="0" w:space="0" w:color="auto"/>
        <w:bottom w:val="none" w:sz="0" w:space="0" w:color="auto"/>
        <w:right w:val="none" w:sz="0" w:space="0" w:color="auto"/>
      </w:divBdr>
    </w:div>
    <w:div w:id="1906644215">
      <w:bodyDiv w:val="1"/>
      <w:marLeft w:val="0"/>
      <w:marRight w:val="0"/>
      <w:marTop w:val="0"/>
      <w:marBottom w:val="0"/>
      <w:divBdr>
        <w:top w:val="none" w:sz="0" w:space="0" w:color="auto"/>
        <w:left w:val="none" w:sz="0" w:space="0" w:color="auto"/>
        <w:bottom w:val="none" w:sz="0" w:space="0" w:color="auto"/>
        <w:right w:val="none" w:sz="0" w:space="0" w:color="auto"/>
      </w:divBdr>
    </w:div>
    <w:div w:id="1908413378">
      <w:bodyDiv w:val="1"/>
      <w:marLeft w:val="0"/>
      <w:marRight w:val="0"/>
      <w:marTop w:val="0"/>
      <w:marBottom w:val="0"/>
      <w:divBdr>
        <w:top w:val="none" w:sz="0" w:space="0" w:color="auto"/>
        <w:left w:val="none" w:sz="0" w:space="0" w:color="auto"/>
        <w:bottom w:val="none" w:sz="0" w:space="0" w:color="auto"/>
        <w:right w:val="none" w:sz="0" w:space="0" w:color="auto"/>
      </w:divBdr>
    </w:div>
    <w:div w:id="1909462712">
      <w:bodyDiv w:val="1"/>
      <w:marLeft w:val="0"/>
      <w:marRight w:val="0"/>
      <w:marTop w:val="0"/>
      <w:marBottom w:val="0"/>
      <w:divBdr>
        <w:top w:val="none" w:sz="0" w:space="0" w:color="auto"/>
        <w:left w:val="none" w:sz="0" w:space="0" w:color="auto"/>
        <w:bottom w:val="none" w:sz="0" w:space="0" w:color="auto"/>
        <w:right w:val="none" w:sz="0" w:space="0" w:color="auto"/>
      </w:divBdr>
    </w:div>
    <w:div w:id="1910073081">
      <w:bodyDiv w:val="1"/>
      <w:marLeft w:val="0"/>
      <w:marRight w:val="0"/>
      <w:marTop w:val="0"/>
      <w:marBottom w:val="0"/>
      <w:divBdr>
        <w:top w:val="none" w:sz="0" w:space="0" w:color="auto"/>
        <w:left w:val="none" w:sz="0" w:space="0" w:color="auto"/>
        <w:bottom w:val="none" w:sz="0" w:space="0" w:color="auto"/>
        <w:right w:val="none" w:sz="0" w:space="0" w:color="auto"/>
      </w:divBdr>
    </w:div>
    <w:div w:id="1910728952">
      <w:bodyDiv w:val="1"/>
      <w:marLeft w:val="0"/>
      <w:marRight w:val="0"/>
      <w:marTop w:val="0"/>
      <w:marBottom w:val="0"/>
      <w:divBdr>
        <w:top w:val="none" w:sz="0" w:space="0" w:color="auto"/>
        <w:left w:val="none" w:sz="0" w:space="0" w:color="auto"/>
        <w:bottom w:val="none" w:sz="0" w:space="0" w:color="auto"/>
        <w:right w:val="none" w:sz="0" w:space="0" w:color="auto"/>
      </w:divBdr>
    </w:div>
    <w:div w:id="1921327813">
      <w:bodyDiv w:val="1"/>
      <w:marLeft w:val="0"/>
      <w:marRight w:val="0"/>
      <w:marTop w:val="0"/>
      <w:marBottom w:val="0"/>
      <w:divBdr>
        <w:top w:val="none" w:sz="0" w:space="0" w:color="auto"/>
        <w:left w:val="none" w:sz="0" w:space="0" w:color="auto"/>
        <w:bottom w:val="none" w:sz="0" w:space="0" w:color="auto"/>
        <w:right w:val="none" w:sz="0" w:space="0" w:color="auto"/>
      </w:divBdr>
    </w:div>
    <w:div w:id="1922830536">
      <w:bodyDiv w:val="1"/>
      <w:marLeft w:val="0"/>
      <w:marRight w:val="0"/>
      <w:marTop w:val="0"/>
      <w:marBottom w:val="0"/>
      <w:divBdr>
        <w:top w:val="none" w:sz="0" w:space="0" w:color="auto"/>
        <w:left w:val="none" w:sz="0" w:space="0" w:color="auto"/>
        <w:bottom w:val="none" w:sz="0" w:space="0" w:color="auto"/>
        <w:right w:val="none" w:sz="0" w:space="0" w:color="auto"/>
      </w:divBdr>
    </w:div>
    <w:div w:id="1923292694">
      <w:bodyDiv w:val="1"/>
      <w:marLeft w:val="0"/>
      <w:marRight w:val="0"/>
      <w:marTop w:val="0"/>
      <w:marBottom w:val="0"/>
      <w:divBdr>
        <w:top w:val="none" w:sz="0" w:space="0" w:color="auto"/>
        <w:left w:val="none" w:sz="0" w:space="0" w:color="auto"/>
        <w:bottom w:val="none" w:sz="0" w:space="0" w:color="auto"/>
        <w:right w:val="none" w:sz="0" w:space="0" w:color="auto"/>
      </w:divBdr>
    </w:div>
    <w:div w:id="1926643300">
      <w:bodyDiv w:val="1"/>
      <w:marLeft w:val="0"/>
      <w:marRight w:val="0"/>
      <w:marTop w:val="0"/>
      <w:marBottom w:val="0"/>
      <w:divBdr>
        <w:top w:val="none" w:sz="0" w:space="0" w:color="auto"/>
        <w:left w:val="none" w:sz="0" w:space="0" w:color="auto"/>
        <w:bottom w:val="none" w:sz="0" w:space="0" w:color="auto"/>
        <w:right w:val="none" w:sz="0" w:space="0" w:color="auto"/>
      </w:divBdr>
    </w:div>
    <w:div w:id="1927107203">
      <w:bodyDiv w:val="1"/>
      <w:marLeft w:val="0"/>
      <w:marRight w:val="0"/>
      <w:marTop w:val="0"/>
      <w:marBottom w:val="0"/>
      <w:divBdr>
        <w:top w:val="none" w:sz="0" w:space="0" w:color="auto"/>
        <w:left w:val="none" w:sz="0" w:space="0" w:color="auto"/>
        <w:bottom w:val="none" w:sz="0" w:space="0" w:color="auto"/>
        <w:right w:val="none" w:sz="0" w:space="0" w:color="auto"/>
      </w:divBdr>
    </w:div>
    <w:div w:id="1927762126">
      <w:bodyDiv w:val="1"/>
      <w:marLeft w:val="0"/>
      <w:marRight w:val="0"/>
      <w:marTop w:val="0"/>
      <w:marBottom w:val="0"/>
      <w:divBdr>
        <w:top w:val="none" w:sz="0" w:space="0" w:color="auto"/>
        <w:left w:val="none" w:sz="0" w:space="0" w:color="auto"/>
        <w:bottom w:val="none" w:sz="0" w:space="0" w:color="auto"/>
        <w:right w:val="none" w:sz="0" w:space="0" w:color="auto"/>
      </w:divBdr>
    </w:div>
    <w:div w:id="1929147485">
      <w:bodyDiv w:val="1"/>
      <w:marLeft w:val="0"/>
      <w:marRight w:val="0"/>
      <w:marTop w:val="0"/>
      <w:marBottom w:val="0"/>
      <w:divBdr>
        <w:top w:val="none" w:sz="0" w:space="0" w:color="auto"/>
        <w:left w:val="none" w:sz="0" w:space="0" w:color="auto"/>
        <w:bottom w:val="none" w:sz="0" w:space="0" w:color="auto"/>
        <w:right w:val="none" w:sz="0" w:space="0" w:color="auto"/>
      </w:divBdr>
    </w:div>
    <w:div w:id="1931038262">
      <w:bodyDiv w:val="1"/>
      <w:marLeft w:val="0"/>
      <w:marRight w:val="0"/>
      <w:marTop w:val="0"/>
      <w:marBottom w:val="0"/>
      <w:divBdr>
        <w:top w:val="none" w:sz="0" w:space="0" w:color="auto"/>
        <w:left w:val="none" w:sz="0" w:space="0" w:color="auto"/>
        <w:bottom w:val="none" w:sz="0" w:space="0" w:color="auto"/>
        <w:right w:val="none" w:sz="0" w:space="0" w:color="auto"/>
      </w:divBdr>
    </w:div>
    <w:div w:id="1931114897">
      <w:bodyDiv w:val="1"/>
      <w:marLeft w:val="0"/>
      <w:marRight w:val="0"/>
      <w:marTop w:val="0"/>
      <w:marBottom w:val="0"/>
      <w:divBdr>
        <w:top w:val="none" w:sz="0" w:space="0" w:color="auto"/>
        <w:left w:val="none" w:sz="0" w:space="0" w:color="auto"/>
        <w:bottom w:val="none" w:sz="0" w:space="0" w:color="auto"/>
        <w:right w:val="none" w:sz="0" w:space="0" w:color="auto"/>
      </w:divBdr>
    </w:div>
    <w:div w:id="1932004103">
      <w:bodyDiv w:val="1"/>
      <w:marLeft w:val="0"/>
      <w:marRight w:val="0"/>
      <w:marTop w:val="0"/>
      <w:marBottom w:val="0"/>
      <w:divBdr>
        <w:top w:val="none" w:sz="0" w:space="0" w:color="auto"/>
        <w:left w:val="none" w:sz="0" w:space="0" w:color="auto"/>
        <w:bottom w:val="none" w:sz="0" w:space="0" w:color="auto"/>
        <w:right w:val="none" w:sz="0" w:space="0" w:color="auto"/>
      </w:divBdr>
    </w:div>
    <w:div w:id="1932422605">
      <w:bodyDiv w:val="1"/>
      <w:marLeft w:val="0"/>
      <w:marRight w:val="0"/>
      <w:marTop w:val="0"/>
      <w:marBottom w:val="0"/>
      <w:divBdr>
        <w:top w:val="none" w:sz="0" w:space="0" w:color="auto"/>
        <w:left w:val="none" w:sz="0" w:space="0" w:color="auto"/>
        <w:bottom w:val="none" w:sz="0" w:space="0" w:color="auto"/>
        <w:right w:val="none" w:sz="0" w:space="0" w:color="auto"/>
      </w:divBdr>
    </w:div>
    <w:div w:id="1935898189">
      <w:bodyDiv w:val="1"/>
      <w:marLeft w:val="0"/>
      <w:marRight w:val="0"/>
      <w:marTop w:val="0"/>
      <w:marBottom w:val="0"/>
      <w:divBdr>
        <w:top w:val="none" w:sz="0" w:space="0" w:color="auto"/>
        <w:left w:val="none" w:sz="0" w:space="0" w:color="auto"/>
        <w:bottom w:val="none" w:sz="0" w:space="0" w:color="auto"/>
        <w:right w:val="none" w:sz="0" w:space="0" w:color="auto"/>
      </w:divBdr>
    </w:div>
    <w:div w:id="1937711669">
      <w:bodyDiv w:val="1"/>
      <w:marLeft w:val="0"/>
      <w:marRight w:val="0"/>
      <w:marTop w:val="0"/>
      <w:marBottom w:val="0"/>
      <w:divBdr>
        <w:top w:val="none" w:sz="0" w:space="0" w:color="auto"/>
        <w:left w:val="none" w:sz="0" w:space="0" w:color="auto"/>
        <w:bottom w:val="none" w:sz="0" w:space="0" w:color="auto"/>
        <w:right w:val="none" w:sz="0" w:space="0" w:color="auto"/>
      </w:divBdr>
    </w:div>
    <w:div w:id="1946185309">
      <w:bodyDiv w:val="1"/>
      <w:marLeft w:val="0"/>
      <w:marRight w:val="0"/>
      <w:marTop w:val="0"/>
      <w:marBottom w:val="0"/>
      <w:divBdr>
        <w:top w:val="none" w:sz="0" w:space="0" w:color="auto"/>
        <w:left w:val="none" w:sz="0" w:space="0" w:color="auto"/>
        <w:bottom w:val="none" w:sz="0" w:space="0" w:color="auto"/>
        <w:right w:val="none" w:sz="0" w:space="0" w:color="auto"/>
      </w:divBdr>
    </w:div>
    <w:div w:id="1947035782">
      <w:bodyDiv w:val="1"/>
      <w:marLeft w:val="0"/>
      <w:marRight w:val="0"/>
      <w:marTop w:val="0"/>
      <w:marBottom w:val="0"/>
      <w:divBdr>
        <w:top w:val="none" w:sz="0" w:space="0" w:color="auto"/>
        <w:left w:val="none" w:sz="0" w:space="0" w:color="auto"/>
        <w:bottom w:val="none" w:sz="0" w:space="0" w:color="auto"/>
        <w:right w:val="none" w:sz="0" w:space="0" w:color="auto"/>
      </w:divBdr>
    </w:div>
    <w:div w:id="1953629538">
      <w:bodyDiv w:val="1"/>
      <w:marLeft w:val="0"/>
      <w:marRight w:val="0"/>
      <w:marTop w:val="0"/>
      <w:marBottom w:val="0"/>
      <w:divBdr>
        <w:top w:val="none" w:sz="0" w:space="0" w:color="auto"/>
        <w:left w:val="none" w:sz="0" w:space="0" w:color="auto"/>
        <w:bottom w:val="none" w:sz="0" w:space="0" w:color="auto"/>
        <w:right w:val="none" w:sz="0" w:space="0" w:color="auto"/>
      </w:divBdr>
    </w:div>
    <w:div w:id="1953777781">
      <w:bodyDiv w:val="1"/>
      <w:marLeft w:val="0"/>
      <w:marRight w:val="0"/>
      <w:marTop w:val="0"/>
      <w:marBottom w:val="0"/>
      <w:divBdr>
        <w:top w:val="none" w:sz="0" w:space="0" w:color="auto"/>
        <w:left w:val="none" w:sz="0" w:space="0" w:color="auto"/>
        <w:bottom w:val="none" w:sz="0" w:space="0" w:color="auto"/>
        <w:right w:val="none" w:sz="0" w:space="0" w:color="auto"/>
      </w:divBdr>
    </w:div>
    <w:div w:id="1955864649">
      <w:bodyDiv w:val="1"/>
      <w:marLeft w:val="0"/>
      <w:marRight w:val="0"/>
      <w:marTop w:val="0"/>
      <w:marBottom w:val="0"/>
      <w:divBdr>
        <w:top w:val="none" w:sz="0" w:space="0" w:color="auto"/>
        <w:left w:val="none" w:sz="0" w:space="0" w:color="auto"/>
        <w:bottom w:val="none" w:sz="0" w:space="0" w:color="auto"/>
        <w:right w:val="none" w:sz="0" w:space="0" w:color="auto"/>
      </w:divBdr>
    </w:div>
    <w:div w:id="1959138506">
      <w:bodyDiv w:val="1"/>
      <w:marLeft w:val="0"/>
      <w:marRight w:val="0"/>
      <w:marTop w:val="0"/>
      <w:marBottom w:val="0"/>
      <w:divBdr>
        <w:top w:val="none" w:sz="0" w:space="0" w:color="auto"/>
        <w:left w:val="none" w:sz="0" w:space="0" w:color="auto"/>
        <w:bottom w:val="none" w:sz="0" w:space="0" w:color="auto"/>
        <w:right w:val="none" w:sz="0" w:space="0" w:color="auto"/>
      </w:divBdr>
    </w:div>
    <w:div w:id="1966620619">
      <w:bodyDiv w:val="1"/>
      <w:marLeft w:val="0"/>
      <w:marRight w:val="0"/>
      <w:marTop w:val="0"/>
      <w:marBottom w:val="0"/>
      <w:divBdr>
        <w:top w:val="none" w:sz="0" w:space="0" w:color="auto"/>
        <w:left w:val="none" w:sz="0" w:space="0" w:color="auto"/>
        <w:bottom w:val="none" w:sz="0" w:space="0" w:color="auto"/>
        <w:right w:val="none" w:sz="0" w:space="0" w:color="auto"/>
      </w:divBdr>
    </w:div>
    <w:div w:id="1966691251">
      <w:bodyDiv w:val="1"/>
      <w:marLeft w:val="0"/>
      <w:marRight w:val="0"/>
      <w:marTop w:val="0"/>
      <w:marBottom w:val="0"/>
      <w:divBdr>
        <w:top w:val="none" w:sz="0" w:space="0" w:color="auto"/>
        <w:left w:val="none" w:sz="0" w:space="0" w:color="auto"/>
        <w:bottom w:val="none" w:sz="0" w:space="0" w:color="auto"/>
        <w:right w:val="none" w:sz="0" w:space="0" w:color="auto"/>
      </w:divBdr>
    </w:div>
    <w:div w:id="1967226849">
      <w:bodyDiv w:val="1"/>
      <w:marLeft w:val="0"/>
      <w:marRight w:val="0"/>
      <w:marTop w:val="0"/>
      <w:marBottom w:val="0"/>
      <w:divBdr>
        <w:top w:val="none" w:sz="0" w:space="0" w:color="auto"/>
        <w:left w:val="none" w:sz="0" w:space="0" w:color="auto"/>
        <w:bottom w:val="none" w:sz="0" w:space="0" w:color="auto"/>
        <w:right w:val="none" w:sz="0" w:space="0" w:color="auto"/>
      </w:divBdr>
    </w:div>
    <w:div w:id="1968848160">
      <w:bodyDiv w:val="1"/>
      <w:marLeft w:val="0"/>
      <w:marRight w:val="0"/>
      <w:marTop w:val="0"/>
      <w:marBottom w:val="0"/>
      <w:divBdr>
        <w:top w:val="none" w:sz="0" w:space="0" w:color="auto"/>
        <w:left w:val="none" w:sz="0" w:space="0" w:color="auto"/>
        <w:bottom w:val="none" w:sz="0" w:space="0" w:color="auto"/>
        <w:right w:val="none" w:sz="0" w:space="0" w:color="auto"/>
      </w:divBdr>
    </w:div>
    <w:div w:id="1968855643">
      <w:bodyDiv w:val="1"/>
      <w:marLeft w:val="0"/>
      <w:marRight w:val="0"/>
      <w:marTop w:val="0"/>
      <w:marBottom w:val="0"/>
      <w:divBdr>
        <w:top w:val="none" w:sz="0" w:space="0" w:color="auto"/>
        <w:left w:val="none" w:sz="0" w:space="0" w:color="auto"/>
        <w:bottom w:val="none" w:sz="0" w:space="0" w:color="auto"/>
        <w:right w:val="none" w:sz="0" w:space="0" w:color="auto"/>
      </w:divBdr>
    </w:div>
    <w:div w:id="1969164941">
      <w:bodyDiv w:val="1"/>
      <w:marLeft w:val="0"/>
      <w:marRight w:val="0"/>
      <w:marTop w:val="0"/>
      <w:marBottom w:val="0"/>
      <w:divBdr>
        <w:top w:val="none" w:sz="0" w:space="0" w:color="auto"/>
        <w:left w:val="none" w:sz="0" w:space="0" w:color="auto"/>
        <w:bottom w:val="none" w:sz="0" w:space="0" w:color="auto"/>
        <w:right w:val="none" w:sz="0" w:space="0" w:color="auto"/>
      </w:divBdr>
    </w:div>
    <w:div w:id="1971016485">
      <w:bodyDiv w:val="1"/>
      <w:marLeft w:val="0"/>
      <w:marRight w:val="0"/>
      <w:marTop w:val="0"/>
      <w:marBottom w:val="0"/>
      <w:divBdr>
        <w:top w:val="none" w:sz="0" w:space="0" w:color="auto"/>
        <w:left w:val="none" w:sz="0" w:space="0" w:color="auto"/>
        <w:bottom w:val="none" w:sz="0" w:space="0" w:color="auto"/>
        <w:right w:val="none" w:sz="0" w:space="0" w:color="auto"/>
      </w:divBdr>
    </w:div>
    <w:div w:id="1973440881">
      <w:bodyDiv w:val="1"/>
      <w:marLeft w:val="0"/>
      <w:marRight w:val="0"/>
      <w:marTop w:val="0"/>
      <w:marBottom w:val="0"/>
      <w:divBdr>
        <w:top w:val="none" w:sz="0" w:space="0" w:color="auto"/>
        <w:left w:val="none" w:sz="0" w:space="0" w:color="auto"/>
        <w:bottom w:val="none" w:sz="0" w:space="0" w:color="auto"/>
        <w:right w:val="none" w:sz="0" w:space="0" w:color="auto"/>
      </w:divBdr>
    </w:div>
    <w:div w:id="1978994674">
      <w:bodyDiv w:val="1"/>
      <w:marLeft w:val="0"/>
      <w:marRight w:val="0"/>
      <w:marTop w:val="0"/>
      <w:marBottom w:val="0"/>
      <w:divBdr>
        <w:top w:val="none" w:sz="0" w:space="0" w:color="auto"/>
        <w:left w:val="none" w:sz="0" w:space="0" w:color="auto"/>
        <w:bottom w:val="none" w:sz="0" w:space="0" w:color="auto"/>
        <w:right w:val="none" w:sz="0" w:space="0" w:color="auto"/>
      </w:divBdr>
    </w:div>
    <w:div w:id="1979141697">
      <w:bodyDiv w:val="1"/>
      <w:marLeft w:val="0"/>
      <w:marRight w:val="0"/>
      <w:marTop w:val="0"/>
      <w:marBottom w:val="0"/>
      <w:divBdr>
        <w:top w:val="none" w:sz="0" w:space="0" w:color="auto"/>
        <w:left w:val="none" w:sz="0" w:space="0" w:color="auto"/>
        <w:bottom w:val="none" w:sz="0" w:space="0" w:color="auto"/>
        <w:right w:val="none" w:sz="0" w:space="0" w:color="auto"/>
      </w:divBdr>
    </w:div>
    <w:div w:id="1979450879">
      <w:bodyDiv w:val="1"/>
      <w:marLeft w:val="0"/>
      <w:marRight w:val="0"/>
      <w:marTop w:val="0"/>
      <w:marBottom w:val="0"/>
      <w:divBdr>
        <w:top w:val="none" w:sz="0" w:space="0" w:color="auto"/>
        <w:left w:val="none" w:sz="0" w:space="0" w:color="auto"/>
        <w:bottom w:val="none" w:sz="0" w:space="0" w:color="auto"/>
        <w:right w:val="none" w:sz="0" w:space="0" w:color="auto"/>
      </w:divBdr>
    </w:div>
    <w:div w:id="1981882229">
      <w:bodyDiv w:val="1"/>
      <w:marLeft w:val="0"/>
      <w:marRight w:val="0"/>
      <w:marTop w:val="0"/>
      <w:marBottom w:val="0"/>
      <w:divBdr>
        <w:top w:val="none" w:sz="0" w:space="0" w:color="auto"/>
        <w:left w:val="none" w:sz="0" w:space="0" w:color="auto"/>
        <w:bottom w:val="none" w:sz="0" w:space="0" w:color="auto"/>
        <w:right w:val="none" w:sz="0" w:space="0" w:color="auto"/>
      </w:divBdr>
    </w:div>
    <w:div w:id="1982030822">
      <w:bodyDiv w:val="1"/>
      <w:marLeft w:val="0"/>
      <w:marRight w:val="0"/>
      <w:marTop w:val="0"/>
      <w:marBottom w:val="0"/>
      <w:divBdr>
        <w:top w:val="none" w:sz="0" w:space="0" w:color="auto"/>
        <w:left w:val="none" w:sz="0" w:space="0" w:color="auto"/>
        <w:bottom w:val="none" w:sz="0" w:space="0" w:color="auto"/>
        <w:right w:val="none" w:sz="0" w:space="0" w:color="auto"/>
      </w:divBdr>
    </w:div>
    <w:div w:id="1982270107">
      <w:bodyDiv w:val="1"/>
      <w:marLeft w:val="0"/>
      <w:marRight w:val="0"/>
      <w:marTop w:val="0"/>
      <w:marBottom w:val="0"/>
      <w:divBdr>
        <w:top w:val="none" w:sz="0" w:space="0" w:color="auto"/>
        <w:left w:val="none" w:sz="0" w:space="0" w:color="auto"/>
        <w:bottom w:val="none" w:sz="0" w:space="0" w:color="auto"/>
        <w:right w:val="none" w:sz="0" w:space="0" w:color="auto"/>
      </w:divBdr>
    </w:div>
    <w:div w:id="1983853436">
      <w:bodyDiv w:val="1"/>
      <w:marLeft w:val="0"/>
      <w:marRight w:val="0"/>
      <w:marTop w:val="0"/>
      <w:marBottom w:val="0"/>
      <w:divBdr>
        <w:top w:val="none" w:sz="0" w:space="0" w:color="auto"/>
        <w:left w:val="none" w:sz="0" w:space="0" w:color="auto"/>
        <w:bottom w:val="none" w:sz="0" w:space="0" w:color="auto"/>
        <w:right w:val="none" w:sz="0" w:space="0" w:color="auto"/>
      </w:divBdr>
    </w:div>
    <w:div w:id="1988822546">
      <w:bodyDiv w:val="1"/>
      <w:marLeft w:val="0"/>
      <w:marRight w:val="0"/>
      <w:marTop w:val="0"/>
      <w:marBottom w:val="0"/>
      <w:divBdr>
        <w:top w:val="none" w:sz="0" w:space="0" w:color="auto"/>
        <w:left w:val="none" w:sz="0" w:space="0" w:color="auto"/>
        <w:bottom w:val="none" w:sz="0" w:space="0" w:color="auto"/>
        <w:right w:val="none" w:sz="0" w:space="0" w:color="auto"/>
      </w:divBdr>
    </w:div>
    <w:div w:id="1990358297">
      <w:bodyDiv w:val="1"/>
      <w:marLeft w:val="0"/>
      <w:marRight w:val="0"/>
      <w:marTop w:val="0"/>
      <w:marBottom w:val="0"/>
      <w:divBdr>
        <w:top w:val="none" w:sz="0" w:space="0" w:color="auto"/>
        <w:left w:val="none" w:sz="0" w:space="0" w:color="auto"/>
        <w:bottom w:val="none" w:sz="0" w:space="0" w:color="auto"/>
        <w:right w:val="none" w:sz="0" w:space="0" w:color="auto"/>
      </w:divBdr>
    </w:div>
    <w:div w:id="1991253723">
      <w:bodyDiv w:val="1"/>
      <w:marLeft w:val="0"/>
      <w:marRight w:val="0"/>
      <w:marTop w:val="0"/>
      <w:marBottom w:val="0"/>
      <w:divBdr>
        <w:top w:val="none" w:sz="0" w:space="0" w:color="auto"/>
        <w:left w:val="none" w:sz="0" w:space="0" w:color="auto"/>
        <w:bottom w:val="none" w:sz="0" w:space="0" w:color="auto"/>
        <w:right w:val="none" w:sz="0" w:space="0" w:color="auto"/>
      </w:divBdr>
    </w:div>
    <w:div w:id="1991710325">
      <w:bodyDiv w:val="1"/>
      <w:marLeft w:val="0"/>
      <w:marRight w:val="0"/>
      <w:marTop w:val="0"/>
      <w:marBottom w:val="0"/>
      <w:divBdr>
        <w:top w:val="none" w:sz="0" w:space="0" w:color="auto"/>
        <w:left w:val="none" w:sz="0" w:space="0" w:color="auto"/>
        <w:bottom w:val="none" w:sz="0" w:space="0" w:color="auto"/>
        <w:right w:val="none" w:sz="0" w:space="0" w:color="auto"/>
      </w:divBdr>
    </w:div>
    <w:div w:id="1991783428">
      <w:bodyDiv w:val="1"/>
      <w:marLeft w:val="0"/>
      <w:marRight w:val="0"/>
      <w:marTop w:val="0"/>
      <w:marBottom w:val="0"/>
      <w:divBdr>
        <w:top w:val="none" w:sz="0" w:space="0" w:color="auto"/>
        <w:left w:val="none" w:sz="0" w:space="0" w:color="auto"/>
        <w:bottom w:val="none" w:sz="0" w:space="0" w:color="auto"/>
        <w:right w:val="none" w:sz="0" w:space="0" w:color="auto"/>
      </w:divBdr>
    </w:div>
    <w:div w:id="1994792395">
      <w:bodyDiv w:val="1"/>
      <w:marLeft w:val="0"/>
      <w:marRight w:val="0"/>
      <w:marTop w:val="0"/>
      <w:marBottom w:val="0"/>
      <w:divBdr>
        <w:top w:val="none" w:sz="0" w:space="0" w:color="auto"/>
        <w:left w:val="none" w:sz="0" w:space="0" w:color="auto"/>
        <w:bottom w:val="none" w:sz="0" w:space="0" w:color="auto"/>
        <w:right w:val="none" w:sz="0" w:space="0" w:color="auto"/>
      </w:divBdr>
    </w:div>
    <w:div w:id="1995520857">
      <w:bodyDiv w:val="1"/>
      <w:marLeft w:val="0"/>
      <w:marRight w:val="0"/>
      <w:marTop w:val="0"/>
      <w:marBottom w:val="0"/>
      <w:divBdr>
        <w:top w:val="none" w:sz="0" w:space="0" w:color="auto"/>
        <w:left w:val="none" w:sz="0" w:space="0" w:color="auto"/>
        <w:bottom w:val="none" w:sz="0" w:space="0" w:color="auto"/>
        <w:right w:val="none" w:sz="0" w:space="0" w:color="auto"/>
      </w:divBdr>
    </w:div>
    <w:div w:id="1997758783">
      <w:bodyDiv w:val="1"/>
      <w:marLeft w:val="0"/>
      <w:marRight w:val="0"/>
      <w:marTop w:val="0"/>
      <w:marBottom w:val="0"/>
      <w:divBdr>
        <w:top w:val="none" w:sz="0" w:space="0" w:color="auto"/>
        <w:left w:val="none" w:sz="0" w:space="0" w:color="auto"/>
        <w:bottom w:val="none" w:sz="0" w:space="0" w:color="auto"/>
        <w:right w:val="none" w:sz="0" w:space="0" w:color="auto"/>
      </w:divBdr>
    </w:div>
    <w:div w:id="1999649866">
      <w:bodyDiv w:val="1"/>
      <w:marLeft w:val="0"/>
      <w:marRight w:val="0"/>
      <w:marTop w:val="0"/>
      <w:marBottom w:val="0"/>
      <w:divBdr>
        <w:top w:val="none" w:sz="0" w:space="0" w:color="auto"/>
        <w:left w:val="none" w:sz="0" w:space="0" w:color="auto"/>
        <w:bottom w:val="none" w:sz="0" w:space="0" w:color="auto"/>
        <w:right w:val="none" w:sz="0" w:space="0" w:color="auto"/>
      </w:divBdr>
    </w:div>
    <w:div w:id="2001812127">
      <w:bodyDiv w:val="1"/>
      <w:marLeft w:val="0"/>
      <w:marRight w:val="0"/>
      <w:marTop w:val="0"/>
      <w:marBottom w:val="0"/>
      <w:divBdr>
        <w:top w:val="none" w:sz="0" w:space="0" w:color="auto"/>
        <w:left w:val="none" w:sz="0" w:space="0" w:color="auto"/>
        <w:bottom w:val="none" w:sz="0" w:space="0" w:color="auto"/>
        <w:right w:val="none" w:sz="0" w:space="0" w:color="auto"/>
      </w:divBdr>
    </w:div>
    <w:div w:id="2005817202">
      <w:bodyDiv w:val="1"/>
      <w:marLeft w:val="0"/>
      <w:marRight w:val="0"/>
      <w:marTop w:val="0"/>
      <w:marBottom w:val="0"/>
      <w:divBdr>
        <w:top w:val="none" w:sz="0" w:space="0" w:color="auto"/>
        <w:left w:val="none" w:sz="0" w:space="0" w:color="auto"/>
        <w:bottom w:val="none" w:sz="0" w:space="0" w:color="auto"/>
        <w:right w:val="none" w:sz="0" w:space="0" w:color="auto"/>
      </w:divBdr>
    </w:div>
    <w:div w:id="2007128564">
      <w:bodyDiv w:val="1"/>
      <w:marLeft w:val="0"/>
      <w:marRight w:val="0"/>
      <w:marTop w:val="0"/>
      <w:marBottom w:val="0"/>
      <w:divBdr>
        <w:top w:val="none" w:sz="0" w:space="0" w:color="auto"/>
        <w:left w:val="none" w:sz="0" w:space="0" w:color="auto"/>
        <w:bottom w:val="none" w:sz="0" w:space="0" w:color="auto"/>
        <w:right w:val="none" w:sz="0" w:space="0" w:color="auto"/>
      </w:divBdr>
    </w:div>
    <w:div w:id="2007171497">
      <w:bodyDiv w:val="1"/>
      <w:marLeft w:val="0"/>
      <w:marRight w:val="0"/>
      <w:marTop w:val="0"/>
      <w:marBottom w:val="0"/>
      <w:divBdr>
        <w:top w:val="none" w:sz="0" w:space="0" w:color="auto"/>
        <w:left w:val="none" w:sz="0" w:space="0" w:color="auto"/>
        <w:bottom w:val="none" w:sz="0" w:space="0" w:color="auto"/>
        <w:right w:val="none" w:sz="0" w:space="0" w:color="auto"/>
      </w:divBdr>
    </w:div>
    <w:div w:id="2007200011">
      <w:bodyDiv w:val="1"/>
      <w:marLeft w:val="0"/>
      <w:marRight w:val="0"/>
      <w:marTop w:val="0"/>
      <w:marBottom w:val="0"/>
      <w:divBdr>
        <w:top w:val="none" w:sz="0" w:space="0" w:color="auto"/>
        <w:left w:val="none" w:sz="0" w:space="0" w:color="auto"/>
        <w:bottom w:val="none" w:sz="0" w:space="0" w:color="auto"/>
        <w:right w:val="none" w:sz="0" w:space="0" w:color="auto"/>
      </w:divBdr>
    </w:div>
    <w:div w:id="2011322665">
      <w:bodyDiv w:val="1"/>
      <w:marLeft w:val="0"/>
      <w:marRight w:val="0"/>
      <w:marTop w:val="0"/>
      <w:marBottom w:val="0"/>
      <w:divBdr>
        <w:top w:val="none" w:sz="0" w:space="0" w:color="auto"/>
        <w:left w:val="none" w:sz="0" w:space="0" w:color="auto"/>
        <w:bottom w:val="none" w:sz="0" w:space="0" w:color="auto"/>
        <w:right w:val="none" w:sz="0" w:space="0" w:color="auto"/>
      </w:divBdr>
    </w:div>
    <w:div w:id="2014797107">
      <w:bodyDiv w:val="1"/>
      <w:marLeft w:val="0"/>
      <w:marRight w:val="0"/>
      <w:marTop w:val="0"/>
      <w:marBottom w:val="0"/>
      <w:divBdr>
        <w:top w:val="none" w:sz="0" w:space="0" w:color="auto"/>
        <w:left w:val="none" w:sz="0" w:space="0" w:color="auto"/>
        <w:bottom w:val="none" w:sz="0" w:space="0" w:color="auto"/>
        <w:right w:val="none" w:sz="0" w:space="0" w:color="auto"/>
      </w:divBdr>
    </w:div>
    <w:div w:id="2021614808">
      <w:bodyDiv w:val="1"/>
      <w:marLeft w:val="0"/>
      <w:marRight w:val="0"/>
      <w:marTop w:val="0"/>
      <w:marBottom w:val="0"/>
      <w:divBdr>
        <w:top w:val="none" w:sz="0" w:space="0" w:color="auto"/>
        <w:left w:val="none" w:sz="0" w:space="0" w:color="auto"/>
        <w:bottom w:val="none" w:sz="0" w:space="0" w:color="auto"/>
        <w:right w:val="none" w:sz="0" w:space="0" w:color="auto"/>
      </w:divBdr>
    </w:div>
    <w:div w:id="2022075817">
      <w:bodyDiv w:val="1"/>
      <w:marLeft w:val="0"/>
      <w:marRight w:val="0"/>
      <w:marTop w:val="0"/>
      <w:marBottom w:val="0"/>
      <w:divBdr>
        <w:top w:val="none" w:sz="0" w:space="0" w:color="auto"/>
        <w:left w:val="none" w:sz="0" w:space="0" w:color="auto"/>
        <w:bottom w:val="none" w:sz="0" w:space="0" w:color="auto"/>
        <w:right w:val="none" w:sz="0" w:space="0" w:color="auto"/>
      </w:divBdr>
    </w:div>
    <w:div w:id="2022703620">
      <w:bodyDiv w:val="1"/>
      <w:marLeft w:val="0"/>
      <w:marRight w:val="0"/>
      <w:marTop w:val="0"/>
      <w:marBottom w:val="0"/>
      <w:divBdr>
        <w:top w:val="none" w:sz="0" w:space="0" w:color="auto"/>
        <w:left w:val="none" w:sz="0" w:space="0" w:color="auto"/>
        <w:bottom w:val="none" w:sz="0" w:space="0" w:color="auto"/>
        <w:right w:val="none" w:sz="0" w:space="0" w:color="auto"/>
      </w:divBdr>
    </w:div>
    <w:div w:id="2023699235">
      <w:bodyDiv w:val="1"/>
      <w:marLeft w:val="0"/>
      <w:marRight w:val="0"/>
      <w:marTop w:val="0"/>
      <w:marBottom w:val="0"/>
      <w:divBdr>
        <w:top w:val="none" w:sz="0" w:space="0" w:color="auto"/>
        <w:left w:val="none" w:sz="0" w:space="0" w:color="auto"/>
        <w:bottom w:val="none" w:sz="0" w:space="0" w:color="auto"/>
        <w:right w:val="none" w:sz="0" w:space="0" w:color="auto"/>
      </w:divBdr>
    </w:div>
    <w:div w:id="2024236232">
      <w:bodyDiv w:val="1"/>
      <w:marLeft w:val="0"/>
      <w:marRight w:val="0"/>
      <w:marTop w:val="0"/>
      <w:marBottom w:val="0"/>
      <w:divBdr>
        <w:top w:val="none" w:sz="0" w:space="0" w:color="auto"/>
        <w:left w:val="none" w:sz="0" w:space="0" w:color="auto"/>
        <w:bottom w:val="none" w:sz="0" w:space="0" w:color="auto"/>
        <w:right w:val="none" w:sz="0" w:space="0" w:color="auto"/>
      </w:divBdr>
    </w:div>
    <w:div w:id="2026470636">
      <w:bodyDiv w:val="1"/>
      <w:marLeft w:val="0"/>
      <w:marRight w:val="0"/>
      <w:marTop w:val="0"/>
      <w:marBottom w:val="0"/>
      <w:divBdr>
        <w:top w:val="none" w:sz="0" w:space="0" w:color="auto"/>
        <w:left w:val="none" w:sz="0" w:space="0" w:color="auto"/>
        <w:bottom w:val="none" w:sz="0" w:space="0" w:color="auto"/>
        <w:right w:val="none" w:sz="0" w:space="0" w:color="auto"/>
      </w:divBdr>
    </w:div>
    <w:div w:id="2026665849">
      <w:bodyDiv w:val="1"/>
      <w:marLeft w:val="0"/>
      <w:marRight w:val="0"/>
      <w:marTop w:val="0"/>
      <w:marBottom w:val="0"/>
      <w:divBdr>
        <w:top w:val="none" w:sz="0" w:space="0" w:color="auto"/>
        <w:left w:val="none" w:sz="0" w:space="0" w:color="auto"/>
        <w:bottom w:val="none" w:sz="0" w:space="0" w:color="auto"/>
        <w:right w:val="none" w:sz="0" w:space="0" w:color="auto"/>
      </w:divBdr>
    </w:div>
    <w:div w:id="2027712095">
      <w:bodyDiv w:val="1"/>
      <w:marLeft w:val="0"/>
      <w:marRight w:val="0"/>
      <w:marTop w:val="0"/>
      <w:marBottom w:val="0"/>
      <w:divBdr>
        <w:top w:val="none" w:sz="0" w:space="0" w:color="auto"/>
        <w:left w:val="none" w:sz="0" w:space="0" w:color="auto"/>
        <w:bottom w:val="none" w:sz="0" w:space="0" w:color="auto"/>
        <w:right w:val="none" w:sz="0" w:space="0" w:color="auto"/>
      </w:divBdr>
    </w:div>
    <w:div w:id="2028944770">
      <w:bodyDiv w:val="1"/>
      <w:marLeft w:val="0"/>
      <w:marRight w:val="0"/>
      <w:marTop w:val="0"/>
      <w:marBottom w:val="0"/>
      <w:divBdr>
        <w:top w:val="none" w:sz="0" w:space="0" w:color="auto"/>
        <w:left w:val="none" w:sz="0" w:space="0" w:color="auto"/>
        <w:bottom w:val="none" w:sz="0" w:space="0" w:color="auto"/>
        <w:right w:val="none" w:sz="0" w:space="0" w:color="auto"/>
      </w:divBdr>
    </w:div>
    <w:div w:id="2029287974">
      <w:bodyDiv w:val="1"/>
      <w:marLeft w:val="0"/>
      <w:marRight w:val="0"/>
      <w:marTop w:val="0"/>
      <w:marBottom w:val="0"/>
      <w:divBdr>
        <w:top w:val="none" w:sz="0" w:space="0" w:color="auto"/>
        <w:left w:val="none" w:sz="0" w:space="0" w:color="auto"/>
        <w:bottom w:val="none" w:sz="0" w:space="0" w:color="auto"/>
        <w:right w:val="none" w:sz="0" w:space="0" w:color="auto"/>
      </w:divBdr>
    </w:div>
    <w:div w:id="2029872919">
      <w:bodyDiv w:val="1"/>
      <w:marLeft w:val="0"/>
      <w:marRight w:val="0"/>
      <w:marTop w:val="0"/>
      <w:marBottom w:val="0"/>
      <w:divBdr>
        <w:top w:val="none" w:sz="0" w:space="0" w:color="auto"/>
        <w:left w:val="none" w:sz="0" w:space="0" w:color="auto"/>
        <w:bottom w:val="none" w:sz="0" w:space="0" w:color="auto"/>
        <w:right w:val="none" w:sz="0" w:space="0" w:color="auto"/>
      </w:divBdr>
    </w:div>
    <w:div w:id="2030257111">
      <w:bodyDiv w:val="1"/>
      <w:marLeft w:val="0"/>
      <w:marRight w:val="0"/>
      <w:marTop w:val="0"/>
      <w:marBottom w:val="0"/>
      <w:divBdr>
        <w:top w:val="none" w:sz="0" w:space="0" w:color="auto"/>
        <w:left w:val="none" w:sz="0" w:space="0" w:color="auto"/>
        <w:bottom w:val="none" w:sz="0" w:space="0" w:color="auto"/>
        <w:right w:val="none" w:sz="0" w:space="0" w:color="auto"/>
      </w:divBdr>
    </w:div>
    <w:div w:id="2031948170">
      <w:bodyDiv w:val="1"/>
      <w:marLeft w:val="0"/>
      <w:marRight w:val="0"/>
      <w:marTop w:val="0"/>
      <w:marBottom w:val="0"/>
      <w:divBdr>
        <w:top w:val="none" w:sz="0" w:space="0" w:color="auto"/>
        <w:left w:val="none" w:sz="0" w:space="0" w:color="auto"/>
        <w:bottom w:val="none" w:sz="0" w:space="0" w:color="auto"/>
        <w:right w:val="none" w:sz="0" w:space="0" w:color="auto"/>
      </w:divBdr>
    </w:div>
    <w:div w:id="2034915984">
      <w:bodyDiv w:val="1"/>
      <w:marLeft w:val="0"/>
      <w:marRight w:val="0"/>
      <w:marTop w:val="0"/>
      <w:marBottom w:val="0"/>
      <w:divBdr>
        <w:top w:val="none" w:sz="0" w:space="0" w:color="auto"/>
        <w:left w:val="none" w:sz="0" w:space="0" w:color="auto"/>
        <w:bottom w:val="none" w:sz="0" w:space="0" w:color="auto"/>
        <w:right w:val="none" w:sz="0" w:space="0" w:color="auto"/>
      </w:divBdr>
    </w:div>
    <w:div w:id="2035112915">
      <w:bodyDiv w:val="1"/>
      <w:marLeft w:val="0"/>
      <w:marRight w:val="0"/>
      <w:marTop w:val="0"/>
      <w:marBottom w:val="0"/>
      <w:divBdr>
        <w:top w:val="none" w:sz="0" w:space="0" w:color="auto"/>
        <w:left w:val="none" w:sz="0" w:space="0" w:color="auto"/>
        <w:bottom w:val="none" w:sz="0" w:space="0" w:color="auto"/>
        <w:right w:val="none" w:sz="0" w:space="0" w:color="auto"/>
      </w:divBdr>
    </w:div>
    <w:div w:id="2035155868">
      <w:bodyDiv w:val="1"/>
      <w:marLeft w:val="0"/>
      <w:marRight w:val="0"/>
      <w:marTop w:val="0"/>
      <w:marBottom w:val="0"/>
      <w:divBdr>
        <w:top w:val="none" w:sz="0" w:space="0" w:color="auto"/>
        <w:left w:val="none" w:sz="0" w:space="0" w:color="auto"/>
        <w:bottom w:val="none" w:sz="0" w:space="0" w:color="auto"/>
        <w:right w:val="none" w:sz="0" w:space="0" w:color="auto"/>
      </w:divBdr>
    </w:div>
    <w:div w:id="2035157604">
      <w:bodyDiv w:val="1"/>
      <w:marLeft w:val="0"/>
      <w:marRight w:val="0"/>
      <w:marTop w:val="0"/>
      <w:marBottom w:val="0"/>
      <w:divBdr>
        <w:top w:val="none" w:sz="0" w:space="0" w:color="auto"/>
        <w:left w:val="none" w:sz="0" w:space="0" w:color="auto"/>
        <w:bottom w:val="none" w:sz="0" w:space="0" w:color="auto"/>
        <w:right w:val="none" w:sz="0" w:space="0" w:color="auto"/>
      </w:divBdr>
    </w:div>
    <w:div w:id="2035961200">
      <w:bodyDiv w:val="1"/>
      <w:marLeft w:val="0"/>
      <w:marRight w:val="0"/>
      <w:marTop w:val="0"/>
      <w:marBottom w:val="0"/>
      <w:divBdr>
        <w:top w:val="none" w:sz="0" w:space="0" w:color="auto"/>
        <w:left w:val="none" w:sz="0" w:space="0" w:color="auto"/>
        <w:bottom w:val="none" w:sz="0" w:space="0" w:color="auto"/>
        <w:right w:val="none" w:sz="0" w:space="0" w:color="auto"/>
      </w:divBdr>
    </w:div>
    <w:div w:id="2039963244">
      <w:bodyDiv w:val="1"/>
      <w:marLeft w:val="0"/>
      <w:marRight w:val="0"/>
      <w:marTop w:val="0"/>
      <w:marBottom w:val="0"/>
      <w:divBdr>
        <w:top w:val="none" w:sz="0" w:space="0" w:color="auto"/>
        <w:left w:val="none" w:sz="0" w:space="0" w:color="auto"/>
        <w:bottom w:val="none" w:sz="0" w:space="0" w:color="auto"/>
        <w:right w:val="none" w:sz="0" w:space="0" w:color="auto"/>
      </w:divBdr>
    </w:div>
    <w:div w:id="2040549934">
      <w:bodyDiv w:val="1"/>
      <w:marLeft w:val="0"/>
      <w:marRight w:val="0"/>
      <w:marTop w:val="0"/>
      <w:marBottom w:val="0"/>
      <w:divBdr>
        <w:top w:val="none" w:sz="0" w:space="0" w:color="auto"/>
        <w:left w:val="none" w:sz="0" w:space="0" w:color="auto"/>
        <w:bottom w:val="none" w:sz="0" w:space="0" w:color="auto"/>
        <w:right w:val="none" w:sz="0" w:space="0" w:color="auto"/>
      </w:divBdr>
    </w:div>
    <w:div w:id="2040861050">
      <w:bodyDiv w:val="1"/>
      <w:marLeft w:val="0"/>
      <w:marRight w:val="0"/>
      <w:marTop w:val="0"/>
      <w:marBottom w:val="0"/>
      <w:divBdr>
        <w:top w:val="none" w:sz="0" w:space="0" w:color="auto"/>
        <w:left w:val="none" w:sz="0" w:space="0" w:color="auto"/>
        <w:bottom w:val="none" w:sz="0" w:space="0" w:color="auto"/>
        <w:right w:val="none" w:sz="0" w:space="0" w:color="auto"/>
      </w:divBdr>
    </w:div>
    <w:div w:id="2041737244">
      <w:bodyDiv w:val="1"/>
      <w:marLeft w:val="0"/>
      <w:marRight w:val="0"/>
      <w:marTop w:val="0"/>
      <w:marBottom w:val="0"/>
      <w:divBdr>
        <w:top w:val="none" w:sz="0" w:space="0" w:color="auto"/>
        <w:left w:val="none" w:sz="0" w:space="0" w:color="auto"/>
        <w:bottom w:val="none" w:sz="0" w:space="0" w:color="auto"/>
        <w:right w:val="none" w:sz="0" w:space="0" w:color="auto"/>
      </w:divBdr>
    </w:div>
    <w:div w:id="2042588909">
      <w:bodyDiv w:val="1"/>
      <w:marLeft w:val="0"/>
      <w:marRight w:val="0"/>
      <w:marTop w:val="0"/>
      <w:marBottom w:val="0"/>
      <w:divBdr>
        <w:top w:val="none" w:sz="0" w:space="0" w:color="auto"/>
        <w:left w:val="none" w:sz="0" w:space="0" w:color="auto"/>
        <w:bottom w:val="none" w:sz="0" w:space="0" w:color="auto"/>
        <w:right w:val="none" w:sz="0" w:space="0" w:color="auto"/>
      </w:divBdr>
    </w:div>
    <w:div w:id="2044288040">
      <w:bodyDiv w:val="1"/>
      <w:marLeft w:val="0"/>
      <w:marRight w:val="0"/>
      <w:marTop w:val="0"/>
      <w:marBottom w:val="0"/>
      <w:divBdr>
        <w:top w:val="none" w:sz="0" w:space="0" w:color="auto"/>
        <w:left w:val="none" w:sz="0" w:space="0" w:color="auto"/>
        <w:bottom w:val="none" w:sz="0" w:space="0" w:color="auto"/>
        <w:right w:val="none" w:sz="0" w:space="0" w:color="auto"/>
      </w:divBdr>
    </w:div>
    <w:div w:id="2046171837">
      <w:bodyDiv w:val="1"/>
      <w:marLeft w:val="0"/>
      <w:marRight w:val="0"/>
      <w:marTop w:val="0"/>
      <w:marBottom w:val="0"/>
      <w:divBdr>
        <w:top w:val="none" w:sz="0" w:space="0" w:color="auto"/>
        <w:left w:val="none" w:sz="0" w:space="0" w:color="auto"/>
        <w:bottom w:val="none" w:sz="0" w:space="0" w:color="auto"/>
        <w:right w:val="none" w:sz="0" w:space="0" w:color="auto"/>
      </w:divBdr>
    </w:div>
    <w:div w:id="2047369466">
      <w:bodyDiv w:val="1"/>
      <w:marLeft w:val="0"/>
      <w:marRight w:val="0"/>
      <w:marTop w:val="0"/>
      <w:marBottom w:val="0"/>
      <w:divBdr>
        <w:top w:val="none" w:sz="0" w:space="0" w:color="auto"/>
        <w:left w:val="none" w:sz="0" w:space="0" w:color="auto"/>
        <w:bottom w:val="none" w:sz="0" w:space="0" w:color="auto"/>
        <w:right w:val="none" w:sz="0" w:space="0" w:color="auto"/>
      </w:divBdr>
    </w:div>
    <w:div w:id="2048556715">
      <w:bodyDiv w:val="1"/>
      <w:marLeft w:val="0"/>
      <w:marRight w:val="0"/>
      <w:marTop w:val="0"/>
      <w:marBottom w:val="0"/>
      <w:divBdr>
        <w:top w:val="none" w:sz="0" w:space="0" w:color="auto"/>
        <w:left w:val="none" w:sz="0" w:space="0" w:color="auto"/>
        <w:bottom w:val="none" w:sz="0" w:space="0" w:color="auto"/>
        <w:right w:val="none" w:sz="0" w:space="0" w:color="auto"/>
      </w:divBdr>
    </w:div>
    <w:div w:id="2049448051">
      <w:bodyDiv w:val="1"/>
      <w:marLeft w:val="0"/>
      <w:marRight w:val="0"/>
      <w:marTop w:val="0"/>
      <w:marBottom w:val="0"/>
      <w:divBdr>
        <w:top w:val="none" w:sz="0" w:space="0" w:color="auto"/>
        <w:left w:val="none" w:sz="0" w:space="0" w:color="auto"/>
        <w:bottom w:val="none" w:sz="0" w:space="0" w:color="auto"/>
        <w:right w:val="none" w:sz="0" w:space="0" w:color="auto"/>
      </w:divBdr>
    </w:div>
    <w:div w:id="2050453484">
      <w:bodyDiv w:val="1"/>
      <w:marLeft w:val="0"/>
      <w:marRight w:val="0"/>
      <w:marTop w:val="0"/>
      <w:marBottom w:val="0"/>
      <w:divBdr>
        <w:top w:val="none" w:sz="0" w:space="0" w:color="auto"/>
        <w:left w:val="none" w:sz="0" w:space="0" w:color="auto"/>
        <w:bottom w:val="none" w:sz="0" w:space="0" w:color="auto"/>
        <w:right w:val="none" w:sz="0" w:space="0" w:color="auto"/>
      </w:divBdr>
    </w:div>
    <w:div w:id="2051032349">
      <w:bodyDiv w:val="1"/>
      <w:marLeft w:val="0"/>
      <w:marRight w:val="0"/>
      <w:marTop w:val="0"/>
      <w:marBottom w:val="0"/>
      <w:divBdr>
        <w:top w:val="none" w:sz="0" w:space="0" w:color="auto"/>
        <w:left w:val="none" w:sz="0" w:space="0" w:color="auto"/>
        <w:bottom w:val="none" w:sz="0" w:space="0" w:color="auto"/>
        <w:right w:val="none" w:sz="0" w:space="0" w:color="auto"/>
      </w:divBdr>
    </w:div>
    <w:div w:id="2051880413">
      <w:bodyDiv w:val="1"/>
      <w:marLeft w:val="0"/>
      <w:marRight w:val="0"/>
      <w:marTop w:val="0"/>
      <w:marBottom w:val="0"/>
      <w:divBdr>
        <w:top w:val="none" w:sz="0" w:space="0" w:color="auto"/>
        <w:left w:val="none" w:sz="0" w:space="0" w:color="auto"/>
        <w:bottom w:val="none" w:sz="0" w:space="0" w:color="auto"/>
        <w:right w:val="none" w:sz="0" w:space="0" w:color="auto"/>
      </w:divBdr>
    </w:div>
    <w:div w:id="2052803377">
      <w:bodyDiv w:val="1"/>
      <w:marLeft w:val="0"/>
      <w:marRight w:val="0"/>
      <w:marTop w:val="0"/>
      <w:marBottom w:val="0"/>
      <w:divBdr>
        <w:top w:val="none" w:sz="0" w:space="0" w:color="auto"/>
        <w:left w:val="none" w:sz="0" w:space="0" w:color="auto"/>
        <w:bottom w:val="none" w:sz="0" w:space="0" w:color="auto"/>
        <w:right w:val="none" w:sz="0" w:space="0" w:color="auto"/>
      </w:divBdr>
    </w:div>
    <w:div w:id="2055303932">
      <w:bodyDiv w:val="1"/>
      <w:marLeft w:val="0"/>
      <w:marRight w:val="0"/>
      <w:marTop w:val="0"/>
      <w:marBottom w:val="0"/>
      <w:divBdr>
        <w:top w:val="none" w:sz="0" w:space="0" w:color="auto"/>
        <w:left w:val="none" w:sz="0" w:space="0" w:color="auto"/>
        <w:bottom w:val="none" w:sz="0" w:space="0" w:color="auto"/>
        <w:right w:val="none" w:sz="0" w:space="0" w:color="auto"/>
      </w:divBdr>
    </w:div>
    <w:div w:id="2056617778">
      <w:bodyDiv w:val="1"/>
      <w:marLeft w:val="0"/>
      <w:marRight w:val="0"/>
      <w:marTop w:val="0"/>
      <w:marBottom w:val="0"/>
      <w:divBdr>
        <w:top w:val="none" w:sz="0" w:space="0" w:color="auto"/>
        <w:left w:val="none" w:sz="0" w:space="0" w:color="auto"/>
        <w:bottom w:val="none" w:sz="0" w:space="0" w:color="auto"/>
        <w:right w:val="none" w:sz="0" w:space="0" w:color="auto"/>
      </w:divBdr>
    </w:div>
    <w:div w:id="2057198537">
      <w:bodyDiv w:val="1"/>
      <w:marLeft w:val="0"/>
      <w:marRight w:val="0"/>
      <w:marTop w:val="0"/>
      <w:marBottom w:val="0"/>
      <w:divBdr>
        <w:top w:val="none" w:sz="0" w:space="0" w:color="auto"/>
        <w:left w:val="none" w:sz="0" w:space="0" w:color="auto"/>
        <w:bottom w:val="none" w:sz="0" w:space="0" w:color="auto"/>
        <w:right w:val="none" w:sz="0" w:space="0" w:color="auto"/>
      </w:divBdr>
    </w:div>
    <w:div w:id="2061510221">
      <w:bodyDiv w:val="1"/>
      <w:marLeft w:val="0"/>
      <w:marRight w:val="0"/>
      <w:marTop w:val="0"/>
      <w:marBottom w:val="0"/>
      <w:divBdr>
        <w:top w:val="none" w:sz="0" w:space="0" w:color="auto"/>
        <w:left w:val="none" w:sz="0" w:space="0" w:color="auto"/>
        <w:bottom w:val="none" w:sz="0" w:space="0" w:color="auto"/>
        <w:right w:val="none" w:sz="0" w:space="0" w:color="auto"/>
      </w:divBdr>
    </w:div>
    <w:div w:id="2062240112">
      <w:bodyDiv w:val="1"/>
      <w:marLeft w:val="0"/>
      <w:marRight w:val="0"/>
      <w:marTop w:val="0"/>
      <w:marBottom w:val="0"/>
      <w:divBdr>
        <w:top w:val="none" w:sz="0" w:space="0" w:color="auto"/>
        <w:left w:val="none" w:sz="0" w:space="0" w:color="auto"/>
        <w:bottom w:val="none" w:sz="0" w:space="0" w:color="auto"/>
        <w:right w:val="none" w:sz="0" w:space="0" w:color="auto"/>
      </w:divBdr>
    </w:div>
    <w:div w:id="2063361734">
      <w:bodyDiv w:val="1"/>
      <w:marLeft w:val="0"/>
      <w:marRight w:val="0"/>
      <w:marTop w:val="0"/>
      <w:marBottom w:val="0"/>
      <w:divBdr>
        <w:top w:val="none" w:sz="0" w:space="0" w:color="auto"/>
        <w:left w:val="none" w:sz="0" w:space="0" w:color="auto"/>
        <w:bottom w:val="none" w:sz="0" w:space="0" w:color="auto"/>
        <w:right w:val="none" w:sz="0" w:space="0" w:color="auto"/>
      </w:divBdr>
    </w:div>
    <w:div w:id="2063407853">
      <w:bodyDiv w:val="1"/>
      <w:marLeft w:val="0"/>
      <w:marRight w:val="0"/>
      <w:marTop w:val="0"/>
      <w:marBottom w:val="0"/>
      <w:divBdr>
        <w:top w:val="none" w:sz="0" w:space="0" w:color="auto"/>
        <w:left w:val="none" w:sz="0" w:space="0" w:color="auto"/>
        <w:bottom w:val="none" w:sz="0" w:space="0" w:color="auto"/>
        <w:right w:val="none" w:sz="0" w:space="0" w:color="auto"/>
      </w:divBdr>
    </w:div>
    <w:div w:id="2066685049">
      <w:bodyDiv w:val="1"/>
      <w:marLeft w:val="0"/>
      <w:marRight w:val="0"/>
      <w:marTop w:val="0"/>
      <w:marBottom w:val="0"/>
      <w:divBdr>
        <w:top w:val="none" w:sz="0" w:space="0" w:color="auto"/>
        <w:left w:val="none" w:sz="0" w:space="0" w:color="auto"/>
        <w:bottom w:val="none" w:sz="0" w:space="0" w:color="auto"/>
        <w:right w:val="none" w:sz="0" w:space="0" w:color="auto"/>
      </w:divBdr>
    </w:div>
    <w:div w:id="2068721127">
      <w:bodyDiv w:val="1"/>
      <w:marLeft w:val="0"/>
      <w:marRight w:val="0"/>
      <w:marTop w:val="0"/>
      <w:marBottom w:val="0"/>
      <w:divBdr>
        <w:top w:val="none" w:sz="0" w:space="0" w:color="auto"/>
        <w:left w:val="none" w:sz="0" w:space="0" w:color="auto"/>
        <w:bottom w:val="none" w:sz="0" w:space="0" w:color="auto"/>
        <w:right w:val="none" w:sz="0" w:space="0" w:color="auto"/>
      </w:divBdr>
    </w:div>
    <w:div w:id="2069840581">
      <w:bodyDiv w:val="1"/>
      <w:marLeft w:val="0"/>
      <w:marRight w:val="0"/>
      <w:marTop w:val="0"/>
      <w:marBottom w:val="0"/>
      <w:divBdr>
        <w:top w:val="none" w:sz="0" w:space="0" w:color="auto"/>
        <w:left w:val="none" w:sz="0" w:space="0" w:color="auto"/>
        <w:bottom w:val="none" w:sz="0" w:space="0" w:color="auto"/>
        <w:right w:val="none" w:sz="0" w:space="0" w:color="auto"/>
      </w:divBdr>
    </w:div>
    <w:div w:id="2070612002">
      <w:bodyDiv w:val="1"/>
      <w:marLeft w:val="0"/>
      <w:marRight w:val="0"/>
      <w:marTop w:val="0"/>
      <w:marBottom w:val="0"/>
      <w:divBdr>
        <w:top w:val="none" w:sz="0" w:space="0" w:color="auto"/>
        <w:left w:val="none" w:sz="0" w:space="0" w:color="auto"/>
        <w:bottom w:val="none" w:sz="0" w:space="0" w:color="auto"/>
        <w:right w:val="none" w:sz="0" w:space="0" w:color="auto"/>
      </w:divBdr>
    </w:div>
    <w:div w:id="2074161129">
      <w:bodyDiv w:val="1"/>
      <w:marLeft w:val="0"/>
      <w:marRight w:val="0"/>
      <w:marTop w:val="0"/>
      <w:marBottom w:val="0"/>
      <w:divBdr>
        <w:top w:val="none" w:sz="0" w:space="0" w:color="auto"/>
        <w:left w:val="none" w:sz="0" w:space="0" w:color="auto"/>
        <w:bottom w:val="none" w:sz="0" w:space="0" w:color="auto"/>
        <w:right w:val="none" w:sz="0" w:space="0" w:color="auto"/>
      </w:divBdr>
    </w:div>
    <w:div w:id="2074504102">
      <w:bodyDiv w:val="1"/>
      <w:marLeft w:val="0"/>
      <w:marRight w:val="0"/>
      <w:marTop w:val="0"/>
      <w:marBottom w:val="0"/>
      <w:divBdr>
        <w:top w:val="none" w:sz="0" w:space="0" w:color="auto"/>
        <w:left w:val="none" w:sz="0" w:space="0" w:color="auto"/>
        <w:bottom w:val="none" w:sz="0" w:space="0" w:color="auto"/>
        <w:right w:val="none" w:sz="0" w:space="0" w:color="auto"/>
      </w:divBdr>
    </w:div>
    <w:div w:id="2076468660">
      <w:bodyDiv w:val="1"/>
      <w:marLeft w:val="0"/>
      <w:marRight w:val="0"/>
      <w:marTop w:val="0"/>
      <w:marBottom w:val="0"/>
      <w:divBdr>
        <w:top w:val="none" w:sz="0" w:space="0" w:color="auto"/>
        <w:left w:val="none" w:sz="0" w:space="0" w:color="auto"/>
        <w:bottom w:val="none" w:sz="0" w:space="0" w:color="auto"/>
        <w:right w:val="none" w:sz="0" w:space="0" w:color="auto"/>
      </w:divBdr>
    </w:div>
    <w:div w:id="2079671049">
      <w:bodyDiv w:val="1"/>
      <w:marLeft w:val="0"/>
      <w:marRight w:val="0"/>
      <w:marTop w:val="0"/>
      <w:marBottom w:val="0"/>
      <w:divBdr>
        <w:top w:val="none" w:sz="0" w:space="0" w:color="auto"/>
        <w:left w:val="none" w:sz="0" w:space="0" w:color="auto"/>
        <w:bottom w:val="none" w:sz="0" w:space="0" w:color="auto"/>
        <w:right w:val="none" w:sz="0" w:space="0" w:color="auto"/>
      </w:divBdr>
    </w:div>
    <w:div w:id="2081168201">
      <w:bodyDiv w:val="1"/>
      <w:marLeft w:val="0"/>
      <w:marRight w:val="0"/>
      <w:marTop w:val="0"/>
      <w:marBottom w:val="0"/>
      <w:divBdr>
        <w:top w:val="none" w:sz="0" w:space="0" w:color="auto"/>
        <w:left w:val="none" w:sz="0" w:space="0" w:color="auto"/>
        <w:bottom w:val="none" w:sz="0" w:space="0" w:color="auto"/>
        <w:right w:val="none" w:sz="0" w:space="0" w:color="auto"/>
      </w:divBdr>
    </w:div>
    <w:div w:id="2082407977">
      <w:bodyDiv w:val="1"/>
      <w:marLeft w:val="0"/>
      <w:marRight w:val="0"/>
      <w:marTop w:val="0"/>
      <w:marBottom w:val="0"/>
      <w:divBdr>
        <w:top w:val="none" w:sz="0" w:space="0" w:color="auto"/>
        <w:left w:val="none" w:sz="0" w:space="0" w:color="auto"/>
        <w:bottom w:val="none" w:sz="0" w:space="0" w:color="auto"/>
        <w:right w:val="none" w:sz="0" w:space="0" w:color="auto"/>
      </w:divBdr>
    </w:div>
    <w:div w:id="2082480196">
      <w:bodyDiv w:val="1"/>
      <w:marLeft w:val="0"/>
      <w:marRight w:val="0"/>
      <w:marTop w:val="0"/>
      <w:marBottom w:val="0"/>
      <w:divBdr>
        <w:top w:val="none" w:sz="0" w:space="0" w:color="auto"/>
        <w:left w:val="none" w:sz="0" w:space="0" w:color="auto"/>
        <w:bottom w:val="none" w:sz="0" w:space="0" w:color="auto"/>
        <w:right w:val="none" w:sz="0" w:space="0" w:color="auto"/>
      </w:divBdr>
    </w:div>
    <w:div w:id="2082486940">
      <w:bodyDiv w:val="1"/>
      <w:marLeft w:val="0"/>
      <w:marRight w:val="0"/>
      <w:marTop w:val="0"/>
      <w:marBottom w:val="0"/>
      <w:divBdr>
        <w:top w:val="none" w:sz="0" w:space="0" w:color="auto"/>
        <w:left w:val="none" w:sz="0" w:space="0" w:color="auto"/>
        <w:bottom w:val="none" w:sz="0" w:space="0" w:color="auto"/>
        <w:right w:val="none" w:sz="0" w:space="0" w:color="auto"/>
      </w:divBdr>
    </w:div>
    <w:div w:id="2083020591">
      <w:bodyDiv w:val="1"/>
      <w:marLeft w:val="0"/>
      <w:marRight w:val="0"/>
      <w:marTop w:val="0"/>
      <w:marBottom w:val="0"/>
      <w:divBdr>
        <w:top w:val="none" w:sz="0" w:space="0" w:color="auto"/>
        <w:left w:val="none" w:sz="0" w:space="0" w:color="auto"/>
        <w:bottom w:val="none" w:sz="0" w:space="0" w:color="auto"/>
        <w:right w:val="none" w:sz="0" w:space="0" w:color="auto"/>
      </w:divBdr>
    </w:div>
    <w:div w:id="2085755221">
      <w:bodyDiv w:val="1"/>
      <w:marLeft w:val="0"/>
      <w:marRight w:val="0"/>
      <w:marTop w:val="0"/>
      <w:marBottom w:val="0"/>
      <w:divBdr>
        <w:top w:val="none" w:sz="0" w:space="0" w:color="auto"/>
        <w:left w:val="none" w:sz="0" w:space="0" w:color="auto"/>
        <w:bottom w:val="none" w:sz="0" w:space="0" w:color="auto"/>
        <w:right w:val="none" w:sz="0" w:space="0" w:color="auto"/>
      </w:divBdr>
    </w:div>
    <w:div w:id="2090106359">
      <w:bodyDiv w:val="1"/>
      <w:marLeft w:val="0"/>
      <w:marRight w:val="0"/>
      <w:marTop w:val="0"/>
      <w:marBottom w:val="0"/>
      <w:divBdr>
        <w:top w:val="none" w:sz="0" w:space="0" w:color="auto"/>
        <w:left w:val="none" w:sz="0" w:space="0" w:color="auto"/>
        <w:bottom w:val="none" w:sz="0" w:space="0" w:color="auto"/>
        <w:right w:val="none" w:sz="0" w:space="0" w:color="auto"/>
      </w:divBdr>
    </w:div>
    <w:div w:id="2090496643">
      <w:bodyDiv w:val="1"/>
      <w:marLeft w:val="0"/>
      <w:marRight w:val="0"/>
      <w:marTop w:val="0"/>
      <w:marBottom w:val="0"/>
      <w:divBdr>
        <w:top w:val="none" w:sz="0" w:space="0" w:color="auto"/>
        <w:left w:val="none" w:sz="0" w:space="0" w:color="auto"/>
        <w:bottom w:val="none" w:sz="0" w:space="0" w:color="auto"/>
        <w:right w:val="none" w:sz="0" w:space="0" w:color="auto"/>
      </w:divBdr>
    </w:div>
    <w:div w:id="2091466171">
      <w:bodyDiv w:val="1"/>
      <w:marLeft w:val="0"/>
      <w:marRight w:val="0"/>
      <w:marTop w:val="0"/>
      <w:marBottom w:val="0"/>
      <w:divBdr>
        <w:top w:val="none" w:sz="0" w:space="0" w:color="auto"/>
        <w:left w:val="none" w:sz="0" w:space="0" w:color="auto"/>
        <w:bottom w:val="none" w:sz="0" w:space="0" w:color="auto"/>
        <w:right w:val="none" w:sz="0" w:space="0" w:color="auto"/>
      </w:divBdr>
    </w:div>
    <w:div w:id="2093235048">
      <w:bodyDiv w:val="1"/>
      <w:marLeft w:val="0"/>
      <w:marRight w:val="0"/>
      <w:marTop w:val="0"/>
      <w:marBottom w:val="0"/>
      <w:divBdr>
        <w:top w:val="none" w:sz="0" w:space="0" w:color="auto"/>
        <w:left w:val="none" w:sz="0" w:space="0" w:color="auto"/>
        <w:bottom w:val="none" w:sz="0" w:space="0" w:color="auto"/>
        <w:right w:val="none" w:sz="0" w:space="0" w:color="auto"/>
      </w:divBdr>
    </w:div>
    <w:div w:id="2095583600">
      <w:bodyDiv w:val="1"/>
      <w:marLeft w:val="0"/>
      <w:marRight w:val="0"/>
      <w:marTop w:val="0"/>
      <w:marBottom w:val="0"/>
      <w:divBdr>
        <w:top w:val="none" w:sz="0" w:space="0" w:color="auto"/>
        <w:left w:val="none" w:sz="0" w:space="0" w:color="auto"/>
        <w:bottom w:val="none" w:sz="0" w:space="0" w:color="auto"/>
        <w:right w:val="none" w:sz="0" w:space="0" w:color="auto"/>
      </w:divBdr>
    </w:div>
    <w:div w:id="2095662866">
      <w:bodyDiv w:val="1"/>
      <w:marLeft w:val="0"/>
      <w:marRight w:val="0"/>
      <w:marTop w:val="0"/>
      <w:marBottom w:val="0"/>
      <w:divBdr>
        <w:top w:val="none" w:sz="0" w:space="0" w:color="auto"/>
        <w:left w:val="none" w:sz="0" w:space="0" w:color="auto"/>
        <w:bottom w:val="none" w:sz="0" w:space="0" w:color="auto"/>
        <w:right w:val="none" w:sz="0" w:space="0" w:color="auto"/>
      </w:divBdr>
    </w:div>
    <w:div w:id="2099518991">
      <w:bodyDiv w:val="1"/>
      <w:marLeft w:val="0"/>
      <w:marRight w:val="0"/>
      <w:marTop w:val="0"/>
      <w:marBottom w:val="0"/>
      <w:divBdr>
        <w:top w:val="none" w:sz="0" w:space="0" w:color="auto"/>
        <w:left w:val="none" w:sz="0" w:space="0" w:color="auto"/>
        <w:bottom w:val="none" w:sz="0" w:space="0" w:color="auto"/>
        <w:right w:val="none" w:sz="0" w:space="0" w:color="auto"/>
      </w:divBdr>
    </w:div>
    <w:div w:id="2103138360">
      <w:bodyDiv w:val="1"/>
      <w:marLeft w:val="0"/>
      <w:marRight w:val="0"/>
      <w:marTop w:val="0"/>
      <w:marBottom w:val="0"/>
      <w:divBdr>
        <w:top w:val="none" w:sz="0" w:space="0" w:color="auto"/>
        <w:left w:val="none" w:sz="0" w:space="0" w:color="auto"/>
        <w:bottom w:val="none" w:sz="0" w:space="0" w:color="auto"/>
        <w:right w:val="none" w:sz="0" w:space="0" w:color="auto"/>
      </w:divBdr>
    </w:div>
    <w:div w:id="2103452270">
      <w:bodyDiv w:val="1"/>
      <w:marLeft w:val="0"/>
      <w:marRight w:val="0"/>
      <w:marTop w:val="0"/>
      <w:marBottom w:val="0"/>
      <w:divBdr>
        <w:top w:val="none" w:sz="0" w:space="0" w:color="auto"/>
        <w:left w:val="none" w:sz="0" w:space="0" w:color="auto"/>
        <w:bottom w:val="none" w:sz="0" w:space="0" w:color="auto"/>
        <w:right w:val="none" w:sz="0" w:space="0" w:color="auto"/>
      </w:divBdr>
    </w:div>
    <w:div w:id="2107726759">
      <w:bodyDiv w:val="1"/>
      <w:marLeft w:val="0"/>
      <w:marRight w:val="0"/>
      <w:marTop w:val="0"/>
      <w:marBottom w:val="0"/>
      <w:divBdr>
        <w:top w:val="none" w:sz="0" w:space="0" w:color="auto"/>
        <w:left w:val="none" w:sz="0" w:space="0" w:color="auto"/>
        <w:bottom w:val="none" w:sz="0" w:space="0" w:color="auto"/>
        <w:right w:val="none" w:sz="0" w:space="0" w:color="auto"/>
      </w:divBdr>
    </w:div>
    <w:div w:id="2109032836">
      <w:bodyDiv w:val="1"/>
      <w:marLeft w:val="0"/>
      <w:marRight w:val="0"/>
      <w:marTop w:val="0"/>
      <w:marBottom w:val="0"/>
      <w:divBdr>
        <w:top w:val="none" w:sz="0" w:space="0" w:color="auto"/>
        <w:left w:val="none" w:sz="0" w:space="0" w:color="auto"/>
        <w:bottom w:val="none" w:sz="0" w:space="0" w:color="auto"/>
        <w:right w:val="none" w:sz="0" w:space="0" w:color="auto"/>
      </w:divBdr>
    </w:div>
    <w:div w:id="2109234229">
      <w:bodyDiv w:val="1"/>
      <w:marLeft w:val="0"/>
      <w:marRight w:val="0"/>
      <w:marTop w:val="0"/>
      <w:marBottom w:val="0"/>
      <w:divBdr>
        <w:top w:val="none" w:sz="0" w:space="0" w:color="auto"/>
        <w:left w:val="none" w:sz="0" w:space="0" w:color="auto"/>
        <w:bottom w:val="none" w:sz="0" w:space="0" w:color="auto"/>
        <w:right w:val="none" w:sz="0" w:space="0" w:color="auto"/>
      </w:divBdr>
    </w:div>
    <w:div w:id="2109307539">
      <w:bodyDiv w:val="1"/>
      <w:marLeft w:val="0"/>
      <w:marRight w:val="0"/>
      <w:marTop w:val="0"/>
      <w:marBottom w:val="0"/>
      <w:divBdr>
        <w:top w:val="none" w:sz="0" w:space="0" w:color="auto"/>
        <w:left w:val="none" w:sz="0" w:space="0" w:color="auto"/>
        <w:bottom w:val="none" w:sz="0" w:space="0" w:color="auto"/>
        <w:right w:val="none" w:sz="0" w:space="0" w:color="auto"/>
      </w:divBdr>
    </w:div>
    <w:div w:id="2109570642">
      <w:bodyDiv w:val="1"/>
      <w:marLeft w:val="0"/>
      <w:marRight w:val="0"/>
      <w:marTop w:val="0"/>
      <w:marBottom w:val="0"/>
      <w:divBdr>
        <w:top w:val="none" w:sz="0" w:space="0" w:color="auto"/>
        <w:left w:val="none" w:sz="0" w:space="0" w:color="auto"/>
        <w:bottom w:val="none" w:sz="0" w:space="0" w:color="auto"/>
        <w:right w:val="none" w:sz="0" w:space="0" w:color="auto"/>
      </w:divBdr>
    </w:div>
    <w:div w:id="2114550888">
      <w:bodyDiv w:val="1"/>
      <w:marLeft w:val="0"/>
      <w:marRight w:val="0"/>
      <w:marTop w:val="0"/>
      <w:marBottom w:val="0"/>
      <w:divBdr>
        <w:top w:val="none" w:sz="0" w:space="0" w:color="auto"/>
        <w:left w:val="none" w:sz="0" w:space="0" w:color="auto"/>
        <w:bottom w:val="none" w:sz="0" w:space="0" w:color="auto"/>
        <w:right w:val="none" w:sz="0" w:space="0" w:color="auto"/>
      </w:divBdr>
    </w:div>
    <w:div w:id="2114861798">
      <w:bodyDiv w:val="1"/>
      <w:marLeft w:val="0"/>
      <w:marRight w:val="0"/>
      <w:marTop w:val="0"/>
      <w:marBottom w:val="0"/>
      <w:divBdr>
        <w:top w:val="none" w:sz="0" w:space="0" w:color="auto"/>
        <w:left w:val="none" w:sz="0" w:space="0" w:color="auto"/>
        <w:bottom w:val="none" w:sz="0" w:space="0" w:color="auto"/>
        <w:right w:val="none" w:sz="0" w:space="0" w:color="auto"/>
      </w:divBdr>
    </w:div>
    <w:div w:id="2118015844">
      <w:bodyDiv w:val="1"/>
      <w:marLeft w:val="0"/>
      <w:marRight w:val="0"/>
      <w:marTop w:val="0"/>
      <w:marBottom w:val="0"/>
      <w:divBdr>
        <w:top w:val="none" w:sz="0" w:space="0" w:color="auto"/>
        <w:left w:val="none" w:sz="0" w:space="0" w:color="auto"/>
        <w:bottom w:val="none" w:sz="0" w:space="0" w:color="auto"/>
        <w:right w:val="none" w:sz="0" w:space="0" w:color="auto"/>
      </w:divBdr>
    </w:div>
    <w:div w:id="2119593031">
      <w:bodyDiv w:val="1"/>
      <w:marLeft w:val="0"/>
      <w:marRight w:val="0"/>
      <w:marTop w:val="0"/>
      <w:marBottom w:val="0"/>
      <w:divBdr>
        <w:top w:val="none" w:sz="0" w:space="0" w:color="auto"/>
        <w:left w:val="none" w:sz="0" w:space="0" w:color="auto"/>
        <w:bottom w:val="none" w:sz="0" w:space="0" w:color="auto"/>
        <w:right w:val="none" w:sz="0" w:space="0" w:color="auto"/>
      </w:divBdr>
    </w:div>
    <w:div w:id="2122530706">
      <w:bodyDiv w:val="1"/>
      <w:marLeft w:val="0"/>
      <w:marRight w:val="0"/>
      <w:marTop w:val="0"/>
      <w:marBottom w:val="0"/>
      <w:divBdr>
        <w:top w:val="none" w:sz="0" w:space="0" w:color="auto"/>
        <w:left w:val="none" w:sz="0" w:space="0" w:color="auto"/>
        <w:bottom w:val="none" w:sz="0" w:space="0" w:color="auto"/>
        <w:right w:val="none" w:sz="0" w:space="0" w:color="auto"/>
      </w:divBdr>
    </w:div>
    <w:div w:id="2122604977">
      <w:bodyDiv w:val="1"/>
      <w:marLeft w:val="0"/>
      <w:marRight w:val="0"/>
      <w:marTop w:val="0"/>
      <w:marBottom w:val="0"/>
      <w:divBdr>
        <w:top w:val="none" w:sz="0" w:space="0" w:color="auto"/>
        <w:left w:val="none" w:sz="0" w:space="0" w:color="auto"/>
        <w:bottom w:val="none" w:sz="0" w:space="0" w:color="auto"/>
        <w:right w:val="none" w:sz="0" w:space="0" w:color="auto"/>
      </w:divBdr>
    </w:div>
    <w:div w:id="2125230717">
      <w:bodyDiv w:val="1"/>
      <w:marLeft w:val="0"/>
      <w:marRight w:val="0"/>
      <w:marTop w:val="0"/>
      <w:marBottom w:val="0"/>
      <w:divBdr>
        <w:top w:val="none" w:sz="0" w:space="0" w:color="auto"/>
        <w:left w:val="none" w:sz="0" w:space="0" w:color="auto"/>
        <w:bottom w:val="none" w:sz="0" w:space="0" w:color="auto"/>
        <w:right w:val="none" w:sz="0" w:space="0" w:color="auto"/>
      </w:divBdr>
    </w:div>
    <w:div w:id="2125730656">
      <w:bodyDiv w:val="1"/>
      <w:marLeft w:val="0"/>
      <w:marRight w:val="0"/>
      <w:marTop w:val="0"/>
      <w:marBottom w:val="0"/>
      <w:divBdr>
        <w:top w:val="none" w:sz="0" w:space="0" w:color="auto"/>
        <w:left w:val="none" w:sz="0" w:space="0" w:color="auto"/>
        <w:bottom w:val="none" w:sz="0" w:space="0" w:color="auto"/>
        <w:right w:val="none" w:sz="0" w:space="0" w:color="auto"/>
      </w:divBdr>
    </w:div>
    <w:div w:id="2127918810">
      <w:bodyDiv w:val="1"/>
      <w:marLeft w:val="0"/>
      <w:marRight w:val="0"/>
      <w:marTop w:val="0"/>
      <w:marBottom w:val="0"/>
      <w:divBdr>
        <w:top w:val="none" w:sz="0" w:space="0" w:color="auto"/>
        <w:left w:val="none" w:sz="0" w:space="0" w:color="auto"/>
        <w:bottom w:val="none" w:sz="0" w:space="0" w:color="auto"/>
        <w:right w:val="none" w:sz="0" w:space="0" w:color="auto"/>
      </w:divBdr>
    </w:div>
    <w:div w:id="2128113828">
      <w:bodyDiv w:val="1"/>
      <w:marLeft w:val="0"/>
      <w:marRight w:val="0"/>
      <w:marTop w:val="0"/>
      <w:marBottom w:val="0"/>
      <w:divBdr>
        <w:top w:val="none" w:sz="0" w:space="0" w:color="auto"/>
        <w:left w:val="none" w:sz="0" w:space="0" w:color="auto"/>
        <w:bottom w:val="none" w:sz="0" w:space="0" w:color="auto"/>
        <w:right w:val="none" w:sz="0" w:space="0" w:color="auto"/>
      </w:divBdr>
    </w:div>
    <w:div w:id="2128812676">
      <w:bodyDiv w:val="1"/>
      <w:marLeft w:val="0"/>
      <w:marRight w:val="0"/>
      <w:marTop w:val="0"/>
      <w:marBottom w:val="0"/>
      <w:divBdr>
        <w:top w:val="none" w:sz="0" w:space="0" w:color="auto"/>
        <w:left w:val="none" w:sz="0" w:space="0" w:color="auto"/>
        <w:bottom w:val="none" w:sz="0" w:space="0" w:color="auto"/>
        <w:right w:val="none" w:sz="0" w:space="0" w:color="auto"/>
      </w:divBdr>
    </w:div>
    <w:div w:id="2131388730">
      <w:bodyDiv w:val="1"/>
      <w:marLeft w:val="0"/>
      <w:marRight w:val="0"/>
      <w:marTop w:val="0"/>
      <w:marBottom w:val="0"/>
      <w:divBdr>
        <w:top w:val="none" w:sz="0" w:space="0" w:color="auto"/>
        <w:left w:val="none" w:sz="0" w:space="0" w:color="auto"/>
        <w:bottom w:val="none" w:sz="0" w:space="0" w:color="auto"/>
        <w:right w:val="none" w:sz="0" w:space="0" w:color="auto"/>
      </w:divBdr>
    </w:div>
    <w:div w:id="2131973669">
      <w:bodyDiv w:val="1"/>
      <w:marLeft w:val="0"/>
      <w:marRight w:val="0"/>
      <w:marTop w:val="0"/>
      <w:marBottom w:val="0"/>
      <w:divBdr>
        <w:top w:val="none" w:sz="0" w:space="0" w:color="auto"/>
        <w:left w:val="none" w:sz="0" w:space="0" w:color="auto"/>
        <w:bottom w:val="none" w:sz="0" w:space="0" w:color="auto"/>
        <w:right w:val="none" w:sz="0" w:space="0" w:color="auto"/>
      </w:divBdr>
    </w:div>
    <w:div w:id="2132017459">
      <w:bodyDiv w:val="1"/>
      <w:marLeft w:val="0"/>
      <w:marRight w:val="0"/>
      <w:marTop w:val="0"/>
      <w:marBottom w:val="0"/>
      <w:divBdr>
        <w:top w:val="none" w:sz="0" w:space="0" w:color="auto"/>
        <w:left w:val="none" w:sz="0" w:space="0" w:color="auto"/>
        <w:bottom w:val="none" w:sz="0" w:space="0" w:color="auto"/>
        <w:right w:val="none" w:sz="0" w:space="0" w:color="auto"/>
      </w:divBdr>
    </w:div>
    <w:div w:id="2135757021">
      <w:bodyDiv w:val="1"/>
      <w:marLeft w:val="0"/>
      <w:marRight w:val="0"/>
      <w:marTop w:val="0"/>
      <w:marBottom w:val="0"/>
      <w:divBdr>
        <w:top w:val="none" w:sz="0" w:space="0" w:color="auto"/>
        <w:left w:val="none" w:sz="0" w:space="0" w:color="auto"/>
        <w:bottom w:val="none" w:sz="0" w:space="0" w:color="auto"/>
        <w:right w:val="none" w:sz="0" w:space="0" w:color="auto"/>
      </w:divBdr>
    </w:div>
    <w:div w:id="2137793896">
      <w:bodyDiv w:val="1"/>
      <w:marLeft w:val="0"/>
      <w:marRight w:val="0"/>
      <w:marTop w:val="0"/>
      <w:marBottom w:val="0"/>
      <w:divBdr>
        <w:top w:val="none" w:sz="0" w:space="0" w:color="auto"/>
        <w:left w:val="none" w:sz="0" w:space="0" w:color="auto"/>
        <w:bottom w:val="none" w:sz="0" w:space="0" w:color="auto"/>
        <w:right w:val="none" w:sz="0" w:space="0" w:color="auto"/>
      </w:divBdr>
    </w:div>
    <w:div w:id="2141992177">
      <w:bodyDiv w:val="1"/>
      <w:marLeft w:val="0"/>
      <w:marRight w:val="0"/>
      <w:marTop w:val="0"/>
      <w:marBottom w:val="0"/>
      <w:divBdr>
        <w:top w:val="none" w:sz="0" w:space="0" w:color="auto"/>
        <w:left w:val="none" w:sz="0" w:space="0" w:color="auto"/>
        <w:bottom w:val="none" w:sz="0" w:space="0" w:color="auto"/>
        <w:right w:val="none" w:sz="0" w:space="0" w:color="auto"/>
      </w:divBdr>
    </w:div>
    <w:div w:id="2143841917">
      <w:bodyDiv w:val="1"/>
      <w:marLeft w:val="0"/>
      <w:marRight w:val="0"/>
      <w:marTop w:val="0"/>
      <w:marBottom w:val="0"/>
      <w:divBdr>
        <w:top w:val="none" w:sz="0" w:space="0" w:color="auto"/>
        <w:left w:val="none" w:sz="0" w:space="0" w:color="auto"/>
        <w:bottom w:val="none" w:sz="0" w:space="0" w:color="auto"/>
        <w:right w:val="none" w:sz="0" w:space="0" w:color="auto"/>
      </w:divBdr>
    </w:div>
    <w:div w:id="2146507016">
      <w:bodyDiv w:val="1"/>
      <w:marLeft w:val="0"/>
      <w:marRight w:val="0"/>
      <w:marTop w:val="0"/>
      <w:marBottom w:val="0"/>
      <w:divBdr>
        <w:top w:val="none" w:sz="0" w:space="0" w:color="auto"/>
        <w:left w:val="none" w:sz="0" w:space="0" w:color="auto"/>
        <w:bottom w:val="none" w:sz="0" w:space="0" w:color="auto"/>
        <w:right w:val="none" w:sz="0" w:space="0" w:color="auto"/>
      </w:divBdr>
    </w:div>
    <w:div w:id="2146778410">
      <w:bodyDiv w:val="1"/>
      <w:marLeft w:val="0"/>
      <w:marRight w:val="0"/>
      <w:marTop w:val="0"/>
      <w:marBottom w:val="0"/>
      <w:divBdr>
        <w:top w:val="none" w:sz="0" w:space="0" w:color="auto"/>
        <w:left w:val="none" w:sz="0" w:space="0" w:color="auto"/>
        <w:bottom w:val="none" w:sz="0" w:space="0" w:color="auto"/>
        <w:right w:val="none" w:sz="0" w:space="0" w:color="auto"/>
      </w:divBdr>
    </w:div>
    <w:div w:id="2147039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chart" Target="charts/chart9.xml"/><Relationship Id="rId21" Type="http://schemas.openxmlformats.org/officeDocument/2006/relationships/chart" Target="charts/chart10.xml"/><Relationship Id="rId22" Type="http://schemas.openxmlformats.org/officeDocument/2006/relationships/image" Target="media/image3.png"/><Relationship Id="rId23" Type="http://schemas.openxmlformats.org/officeDocument/2006/relationships/chart" Target="charts/chart11.xml"/><Relationship Id="rId24" Type="http://schemas.openxmlformats.org/officeDocument/2006/relationships/chart" Target="charts/chart12.xml"/><Relationship Id="rId25" Type="http://schemas.openxmlformats.org/officeDocument/2006/relationships/image" Target="media/image4.png"/><Relationship Id="rId26" Type="http://schemas.openxmlformats.org/officeDocument/2006/relationships/chart" Target="charts/chart13.xml"/><Relationship Id="rId27" Type="http://schemas.openxmlformats.org/officeDocument/2006/relationships/chart" Target="charts/chart14.xml"/><Relationship Id="rId28" Type="http://schemas.openxmlformats.org/officeDocument/2006/relationships/chart" Target="charts/chart15.xml"/><Relationship Id="rId29" Type="http://schemas.openxmlformats.org/officeDocument/2006/relationships/image" Target="media/image5.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ntTable" Target="fontTable.xml"/><Relationship Id="rId9" Type="http://schemas.openxmlformats.org/officeDocument/2006/relationships/comments" Target="comment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theme" Target="theme/theme1.xml"/><Relationship Id="rId10" Type="http://schemas.openxmlformats.org/officeDocument/2006/relationships/chart" Target="charts/chart1.xml"/><Relationship Id="rId11" Type="http://schemas.openxmlformats.org/officeDocument/2006/relationships/chart" Target="charts/chart2.xml"/><Relationship Id="rId12" Type="http://schemas.openxmlformats.org/officeDocument/2006/relationships/chart" Target="charts/chart3.xml"/><Relationship Id="rId13" Type="http://schemas.openxmlformats.org/officeDocument/2006/relationships/chart" Target="charts/chart4.xml"/><Relationship Id="rId14" Type="http://schemas.openxmlformats.org/officeDocument/2006/relationships/chart" Target="charts/chart5.xml"/><Relationship Id="rId15" Type="http://schemas.openxmlformats.org/officeDocument/2006/relationships/chart" Target="charts/chart6.xml"/><Relationship Id="rId16" Type="http://schemas.openxmlformats.org/officeDocument/2006/relationships/image" Target="media/image1.png"/><Relationship Id="rId17" Type="http://schemas.openxmlformats.org/officeDocument/2006/relationships/chart" Target="charts/chart7.xml"/><Relationship Id="rId18" Type="http://schemas.openxmlformats.org/officeDocument/2006/relationships/chart" Target="charts/chart8.xml"/><Relationship Id="rId19" Type="http://schemas.openxmlformats.org/officeDocument/2006/relationships/image" Target="media/image2.emf"/><Relationship Id="rId40" Type="http://schemas.microsoft.com/office/2011/relationships/commentsExtended" Target="commentsExtended.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fisher\Documents\a%20-%20volpe%2012%2021%2016\projects\nhtsa%20dynamic%20speed%20feedback%2012%2015\literature%20review\vote%20count\dsfs%20__%20nhtsa%20__%20vote%20count%20__%2012%2022%2016.xlsx" TargetMode="External"/><Relationship Id="rId2" Type="http://schemas.microsoft.com/office/2011/relationships/chartStyle" Target="style1.xml"/><Relationship Id="rId3" Type="http://schemas.microsoft.com/office/2011/relationships/chartColorStyle" Target="colors1.xml"/></Relationships>
</file>

<file path=word/charts/_rels/chart2.xml.rels><?xml version="1.0" encoding="UTF-8" standalone="yes"?>
<Relationships xmlns="http://schemas.openxmlformats.org/package/2006/relationships"><Relationship Id="rId1" Type="http://schemas.openxmlformats.org/officeDocument/2006/relationships/oleObject" Target="file:///\\vntscex\dfs\3BC-Share\NHTSA\FY15\Meta-Analysis\Statistical%20Summary%20Tables\Copy%20of%20dsfs%20__%20nhtsa%20__%20vote%20count%20__%2012%2030%2016.xlsx" TargetMode="External"/><Relationship Id="rId2" Type="http://schemas.microsoft.com/office/2011/relationships/chartStyle" Target="style2.xml"/><Relationship Id="rId3" Type="http://schemas.microsoft.com/office/2011/relationships/chartColorStyle" Target="colors2.xml"/></Relationships>
</file>

<file path=word/charts/_rels/chart3.xml.rels><?xml version="1.0" encoding="UTF-8" standalone="yes"?>
<Relationships xmlns="http://schemas.openxmlformats.org/package/2006/relationships"><Relationship Id="rId1" Type="http://schemas.openxmlformats.org/officeDocument/2006/relationships/oleObject" Target="file:///C:\Users\fisher\Documents\a%20-%20volpe%2012%2021%2016\projects\nhtsa%20dynamic%20speed%20feedback%2012%2015\literature%20review\vote%20count\dsfs%20__%20nhtsa%20__%20vote%20count%20__%2012%2023%2016.xlsx" TargetMode="External"/><Relationship Id="rId2" Type="http://schemas.microsoft.com/office/2011/relationships/chartStyle" Target="style3.xml"/><Relationship Id="rId3" Type="http://schemas.microsoft.com/office/2011/relationships/chartColorStyle" Target="colors3.xml"/></Relationships>
</file>

<file path=word/charts/_rels/chart4.xml.rels><?xml version="1.0" encoding="UTF-8" standalone="yes"?>
<Relationships xmlns="http://schemas.openxmlformats.org/package/2006/relationships"><Relationship Id="rId1" Type="http://schemas.openxmlformats.org/officeDocument/2006/relationships/oleObject" Target="file:///C:\Users\fisher\Documents\a%20-%20volpe%2012%2021%2016\projects\nhtsa%20dynamic%20speed%20feedback%2012%2015\literature%20review\vote%20count\dsfs%20__%20nhtsa%20__%20vote%20count%20__%2012%2027%2016.xlsx" TargetMode="External"/><Relationship Id="rId2" Type="http://schemas.microsoft.com/office/2011/relationships/chartStyle" Target="style4.xml"/><Relationship Id="rId3" Type="http://schemas.microsoft.com/office/2011/relationships/chartColorStyle" Target="colors4.xml"/></Relationships>
</file>

<file path=word/charts/_rels/chart5.xml.rels><?xml version="1.0" encoding="UTF-8" standalone="yes"?>
<Relationships xmlns="http://schemas.openxmlformats.org/package/2006/relationships"><Relationship Id="rId1" Type="http://schemas.openxmlformats.org/officeDocument/2006/relationships/oleObject" Target="file:///C:\Users\fisher\Documents\a%20-%20volpe%2012%2021%2016\projects\nhtsa%20dynamic%20speed%20feedback%2012%2015\literature%20review\vote%20count\dsfs%20__%20nhtsa%20__%20vote%20count%20__%2012%2027%2016.xlsx" TargetMode="External"/><Relationship Id="rId2" Type="http://schemas.microsoft.com/office/2011/relationships/chartStyle" Target="style5.xml"/><Relationship Id="rId3" Type="http://schemas.microsoft.com/office/2011/relationships/chartColorStyle" Target="colors5.xml"/></Relationships>
</file>

<file path=word/charts/_rels/chart6.xml.rels><?xml version="1.0" encoding="UTF-8" standalone="yes"?>
<Relationships xmlns="http://schemas.openxmlformats.org/package/2006/relationships"><Relationship Id="rId1" Type="http://schemas.openxmlformats.org/officeDocument/2006/relationships/oleObject" Target="file:///C:\Users\fisher\Documents\a%20-%20volpe%2012%2021%2016\projects\nhtsa%20dynamic%20speed%20feedback%2012%2015\literature%20review\vote%20count\dsfs%20__%20nhtsa%20__%20vote%20count%20__%2012%2027%2016.xlsx" TargetMode="External"/><Relationship Id="rId2" Type="http://schemas.microsoft.com/office/2011/relationships/chartStyle" Target="style6.xml"/><Relationship Id="rId3" Type="http://schemas.microsoft.com/office/2011/relationships/chartColorStyle" Target="colors6.xml"/></Relationships>
</file>

<file path=word/charts/_rels/chart7.xml.rels><?xml version="1.0" encoding="UTF-8" standalone="yes"?>
<Relationships xmlns="http://schemas.openxmlformats.org/package/2006/relationships"><Relationship Id="rId1" Type="http://schemas.openxmlformats.org/officeDocument/2006/relationships/oleObject" Target="file:///E:\a%20-%20volpe\projects\nhtsa%20dynamic%20speed%20feedback%2012%2015\literature%20review\vote%20count\dsfs%20__%20nhtsa%20__%20vote%20count%20__%201%2014%2017.xlsx" TargetMode="External"/><Relationship Id="rId2" Type="http://schemas.microsoft.com/office/2011/relationships/chartStyle" Target="style7.xml"/><Relationship Id="rId3" Type="http://schemas.microsoft.com/office/2011/relationships/chartColorStyle" Target="colors7.xml"/></Relationships>
</file>

<file path=word/charts/_rels/chart8.xml.rels><?xml version="1.0" encoding="UTF-8" standalone="yes"?>
<Relationships xmlns="http://schemas.openxmlformats.org/package/2006/relationships"><Relationship Id="rId1" Type="http://schemas.openxmlformats.org/officeDocument/2006/relationships/oleObject" Target="file:///C:\Users\fisher\Documents\a%20-%20volpe%2012%2021%2016\projects\nhtsa%20dynamic%20speed%20feedback%2012%2015\literature%20review\vote%20count\dsfs%20__%20nhtsa%20__%20vote%20count%20__%2012%2027%2016.xlsx" TargetMode="External"/><Relationship Id="rId2" Type="http://schemas.microsoft.com/office/2011/relationships/chartStyle" Target="style8.xml"/><Relationship Id="rId3" Type="http://schemas.microsoft.com/office/2011/relationships/chartColorStyle" Target="colors8.xml"/></Relationships>
</file>

<file path=word/charts/_rels/chart9.xml.rels><?xml version="1.0" encoding="UTF-8" standalone="yes"?>
<Relationships xmlns="http://schemas.openxmlformats.org/package/2006/relationships"><Relationship Id="rId1" Type="http://schemas.openxmlformats.org/officeDocument/2006/relationships/oleObject" Target="file:///E:\a%20-%20volpe\projects\nhtsa%20dynamic%20speed%20feedback%2012%2015\literature%20review\vote%20count\dsfs%20__%20nhtsa%20__%20vote%20count%20__%201%2016%2017.xlsx" TargetMode="External"/><Relationship Id="rId2" Type="http://schemas.microsoft.com/office/2011/relationships/chartStyle" Target="style9.xml"/><Relationship Id="rId3" Type="http://schemas.microsoft.com/office/2011/relationships/chartColorStyle" Target="colors9.xml"/></Relationships>
</file>

<file path=word/charts/_rels/chart10.xml.rels><?xml version="1.0" encoding="UTF-8" standalone="yes"?>
<Relationships xmlns="http://schemas.openxmlformats.org/package/2006/relationships"><Relationship Id="rId1" Type="http://schemas.openxmlformats.org/officeDocument/2006/relationships/oleObject" Target="file:///E:\a%20-%20volpe\projects\nhtsa%20dynamic%20speed%20feedback%2012%2015\literature%20review\vote%20count\dsfs%20__%20nhtsa%20__%20vote%20count%20__%201%2016%2017.xlsx" TargetMode="External"/><Relationship Id="rId2" Type="http://schemas.microsoft.com/office/2011/relationships/chartStyle" Target="style10.xml"/><Relationship Id="rId3" Type="http://schemas.microsoft.com/office/2011/relationships/chartColorStyle" Target="colors10.xml"/></Relationships>
</file>

<file path=word/charts/_rels/chart11.xml.rels><?xml version="1.0" encoding="UTF-8" standalone="yes"?>
<Relationships xmlns="http://schemas.openxmlformats.org/package/2006/relationships"><Relationship Id="rId1" Type="http://schemas.openxmlformats.org/officeDocument/2006/relationships/oleObject" Target="file:///E:\a%20-%20volpe\projects\nhtsa%20dynamic%20speed%20feedback%2012%2015\literature%20review\vote%20count\dsfs%20__%20nhtsa%20__%20vote%20count%20__%201%2016%2017.xlsx" TargetMode="External"/><Relationship Id="rId2" Type="http://schemas.microsoft.com/office/2011/relationships/chartStyle" Target="style11.xml"/><Relationship Id="rId3" Type="http://schemas.microsoft.com/office/2011/relationships/chartColorStyle" Target="colors11.xml"/></Relationships>
</file>

<file path=word/charts/_rels/chart12.xml.rels><?xml version="1.0" encoding="UTF-8" standalone="yes"?>
<Relationships xmlns="http://schemas.openxmlformats.org/package/2006/relationships"><Relationship Id="rId1" Type="http://schemas.openxmlformats.org/officeDocument/2006/relationships/oleObject" Target="file:///E:\a%20-%20volpe\projects\nhtsa%20dynamic%20speed%20feedback%2012%2015\literature%20review\vote%20count\dsfs%20__%20nhtsa%20__%20vote%20count%20__%201%2016%2017.xlsx" TargetMode="External"/><Relationship Id="rId2" Type="http://schemas.microsoft.com/office/2011/relationships/chartStyle" Target="style12.xml"/><Relationship Id="rId3" Type="http://schemas.microsoft.com/office/2011/relationships/chartColorStyle" Target="colors12.xml"/></Relationships>
</file>

<file path=word/charts/_rels/chart13.xml.rels><?xml version="1.0" encoding="UTF-8" standalone="yes"?>
<Relationships xmlns="http://schemas.openxmlformats.org/package/2006/relationships"><Relationship Id="rId1" Type="http://schemas.openxmlformats.org/officeDocument/2006/relationships/oleObject" Target="file:///E:\a%20-%20volpe\projects\nhtsa%20dynamic%20speed%20feedback%2012%2015\literature%20review\vote%20count\dsfs%20__%20nhtsa%20__%20vote%20count%20__%201%2014%2017.xlsx" TargetMode="External"/><Relationship Id="rId2" Type="http://schemas.microsoft.com/office/2011/relationships/chartStyle" Target="style13.xml"/><Relationship Id="rId3" Type="http://schemas.microsoft.com/office/2011/relationships/chartColorStyle" Target="colors13.xml"/></Relationships>
</file>

<file path=word/charts/_rels/chart14.xml.rels><?xml version="1.0" encoding="UTF-8" standalone="yes"?>
<Relationships xmlns="http://schemas.openxmlformats.org/package/2006/relationships"><Relationship Id="rId1" Type="http://schemas.openxmlformats.org/officeDocument/2006/relationships/oleObject" Target="file:///E:\a%20-%20volpe\projects\nhtsa%20dynamic%20speed%20feedback%2012%2015\literature%20review\vote%20count\dsfs%20__%20nhtsa%20__%20vote%20count%20__%201%2014%2017.xlsx" TargetMode="External"/><Relationship Id="rId2" Type="http://schemas.microsoft.com/office/2011/relationships/chartStyle" Target="style14.xml"/><Relationship Id="rId3" Type="http://schemas.microsoft.com/office/2011/relationships/chartColorStyle" Target="colors14.xml"/></Relationships>
</file>

<file path=word/charts/_rels/chart15.xml.rels><?xml version="1.0" encoding="UTF-8" standalone="yes"?>
<Relationships xmlns="http://schemas.openxmlformats.org/package/2006/relationships"><Relationship Id="rId1" Type="http://schemas.openxmlformats.org/officeDocument/2006/relationships/oleObject" Target="file:///E:\a%20-%20volpe\projects\nhtsa%20dynamic%20speed%20feedback%2012%2015\literature%20review\vote%20count\dsfs%20__%20nhtsa%20__%20vote%20count%20__%201%2014%2017.xlsx" TargetMode="External"/><Relationship Id="rId2" Type="http://schemas.microsoft.com/office/2011/relationships/chartStyle" Target="style15.xml"/><Relationship Id="rId3" Type="http://schemas.microsoft.com/office/2011/relationships/chartColorStyle" Target="colors1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H1: Activation Hypothesis</a:t>
            </a:r>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multiLvlStrRef>
              <c:f>'Summary H1'!$B$8:$J$9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'Summary H1'!$B$10:$J$10</c:f>
              <c:numCache>
                <c:formatCode>General</c:formatCode>
                <c:ptCount val="9"/>
                <c:pt idx="0">
                  <c:v>133.0</c:v>
                </c:pt>
                <c:pt idx="1">
                  <c:v>8.0</c:v>
                </c:pt>
                <c:pt idx="2">
                  <c:v>4.0</c:v>
                </c:pt>
                <c:pt idx="3">
                  <c:v>116.0</c:v>
                </c:pt>
                <c:pt idx="4">
                  <c:v>5.0</c:v>
                </c:pt>
                <c:pt idx="5">
                  <c:v>0.0</c:v>
                </c:pt>
                <c:pt idx="6">
                  <c:v>61.0</c:v>
                </c:pt>
                <c:pt idx="7">
                  <c:v>4.0</c:v>
                </c:pt>
                <c:pt idx="8">
                  <c:v>0.0</c:v>
                </c:pt>
              </c:numCache>
            </c:numRef>
          </c:val>
          <c:extLst xmlns:c16r2="http://schemas.microsoft.com/office/drawing/2015/06/chart">
            <c:ext xmlns:c16="http://schemas.microsoft.com/office/drawing/2014/chart" uri="{C3380CC4-5D6E-409C-BE32-E72D297353CC}">
              <c16:uniqueId val="{00000000-2EC9-4BAE-BF8B-6B828D460823}"/>
            </c:ext>
          </c:extLst>
        </c:ser>
        <c:dLbls>
          <c:dLblPos val="outEnd"/>
          <c:showLegendKey val="0"/>
          <c:showVal val="1"/>
          <c:showCatName val="0"/>
          <c:showSerName val="0"/>
          <c:showPercent val="0"/>
          <c:showBubbleSize val="0"/>
        </c:dLbls>
        <c:gapWidth val="444"/>
        <c:overlap val="-90"/>
        <c:axId val="-2053572280"/>
        <c:axId val="-2053565768"/>
      </c:barChart>
      <c:catAx>
        <c:axId val="-20535722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53565768"/>
        <c:crosses val="autoZero"/>
        <c:auto val="1"/>
        <c:lblAlgn val="ctr"/>
        <c:lblOffset val="100"/>
        <c:noMultiLvlLbl val="0"/>
      </c:catAx>
      <c:valAx>
        <c:axId val="-2053565768"/>
        <c:scaling>
          <c:orientation val="minMax"/>
        </c:scaling>
        <c:delete val="1"/>
        <c:axPos val="l"/>
        <c:numFmt formatCode="General" sourceLinked="1"/>
        <c:majorTickMark val="none"/>
        <c:minorTickMark val="none"/>
        <c:tickLblPos val="nextTo"/>
        <c:crossAx val="-2053572280"/>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H2: Activation Hypothesis</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multiLvlStrRef>
              <c:f>'Summary H2'!$B$8:$J$9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'Summary H2'!$B$10:$J$10</c:f>
              <c:numCache>
                <c:formatCode>General</c:formatCode>
                <c:ptCount val="9"/>
                <c:pt idx="0">
                  <c:v>60.0</c:v>
                </c:pt>
                <c:pt idx="1">
                  <c:v>22.0</c:v>
                </c:pt>
                <c:pt idx="2">
                  <c:v>6.0</c:v>
                </c:pt>
                <c:pt idx="3">
                  <c:v>35.0</c:v>
                </c:pt>
                <c:pt idx="4">
                  <c:v>3.0</c:v>
                </c:pt>
                <c:pt idx="5">
                  <c:v>0.0</c:v>
                </c:pt>
                <c:pt idx="6">
                  <c:v>38.0</c:v>
                </c:pt>
                <c:pt idx="7">
                  <c:v>5.0</c:v>
                </c:pt>
                <c:pt idx="8">
                  <c:v>0.0</c:v>
                </c:pt>
              </c:numCache>
            </c:numRef>
          </c:val>
          <c:extLst xmlns:c16r2="http://schemas.microsoft.com/office/drawing/2015/06/chart">
            <c:ext xmlns:c16="http://schemas.microsoft.com/office/drawing/2014/chart" uri="{C3380CC4-5D6E-409C-BE32-E72D297353CC}">
              <c16:uniqueId val="{00000000-EDEB-4124-B92D-E6E64CAE49E4}"/>
            </c:ext>
          </c:extLst>
        </c:ser>
        <c:dLbls>
          <c:dLblPos val="outEnd"/>
          <c:showLegendKey val="0"/>
          <c:showVal val="1"/>
          <c:showCatName val="0"/>
          <c:showSerName val="0"/>
          <c:showPercent val="0"/>
          <c:showBubbleSize val="0"/>
        </c:dLbls>
        <c:gapWidth val="444"/>
        <c:overlap val="-90"/>
        <c:axId val="-2067698664"/>
        <c:axId val="-2064997688"/>
      </c:barChart>
      <c:catAx>
        <c:axId val="-20676986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64997688"/>
        <c:crosses val="autoZero"/>
        <c:auto val="1"/>
        <c:lblAlgn val="ctr"/>
        <c:lblOffset val="100"/>
        <c:noMultiLvlLbl val="0"/>
      </c:catAx>
      <c:valAx>
        <c:axId val="-2064997688"/>
        <c:scaling>
          <c:orientation val="minMax"/>
        </c:scaling>
        <c:delete val="1"/>
        <c:axPos val="l"/>
        <c:numFmt formatCode="General" sourceLinked="1"/>
        <c:majorTickMark val="none"/>
        <c:minorTickMark val="none"/>
        <c:tickLblPos val="nextTo"/>
        <c:crossAx val="-2067698664"/>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H3: DEActivation Hypothesis</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multiLvlStrRef>
              <c:f>'Summary H3'!$B$8:$G$9</c:f>
              <c:multiLvlStrCache>
                <c:ptCount val="6"/>
                <c:lvl>
                  <c:pt idx="0">
                    <c:v>Decrease</c:v>
                  </c:pt>
                  <c:pt idx="1">
                    <c:v>No Change</c:v>
                  </c:pt>
                  <c:pt idx="2">
                    <c:v>Decrease</c:v>
                  </c:pt>
                  <c:pt idx="3">
                    <c:v>No Change</c:v>
                  </c:pt>
                  <c:pt idx="4">
                    <c:v>Decrease</c:v>
                  </c:pt>
                  <c:pt idx="5">
                    <c:v>Decrease</c:v>
                  </c:pt>
                </c:lvl>
                <c:lvl>
                  <c:pt idx="0">
                    <c:v>H3: Mean Speed</c:v>
                  </c:pt>
                  <c:pt idx="2">
                    <c:v>H3: 85th percentile speed</c:v>
                  </c:pt>
                  <c:pt idx="4">
                    <c:v>H3: Percentage of drivers over the speed limit</c:v>
                  </c:pt>
                </c:lvl>
              </c:multiLvlStrCache>
            </c:multiLvlStrRef>
          </c:cat>
          <c:val>
            <c:numRef>
              <c:f>'Summary H3'!$B$10:$G$10</c:f>
              <c:numCache>
                <c:formatCode>General</c:formatCode>
                <c:ptCount val="6"/>
                <c:pt idx="0">
                  <c:v>3.0</c:v>
                </c:pt>
                <c:pt idx="1">
                  <c:v>0.0</c:v>
                </c:pt>
                <c:pt idx="2">
                  <c:v>3.0</c:v>
                </c:pt>
                <c:pt idx="3">
                  <c:v>0.0</c:v>
                </c:pt>
                <c:pt idx="4">
                  <c:v>3.0</c:v>
                </c:pt>
                <c:pt idx="5">
                  <c:v>0.0</c:v>
                </c:pt>
              </c:numCache>
            </c:numRef>
          </c:val>
          <c:extLst xmlns:c16r2="http://schemas.microsoft.com/office/drawing/2015/06/chart">
            <c:ext xmlns:c16="http://schemas.microsoft.com/office/drawing/2014/chart" uri="{C3380CC4-5D6E-409C-BE32-E72D297353CC}">
              <c16:uniqueId val="{00000000-A77B-44DC-A35E-6AD2BC9F21D5}"/>
            </c:ext>
          </c:extLst>
        </c:ser>
        <c:dLbls>
          <c:dLblPos val="outEnd"/>
          <c:showLegendKey val="0"/>
          <c:showVal val="1"/>
          <c:showCatName val="0"/>
          <c:showSerName val="0"/>
          <c:showPercent val="0"/>
          <c:showBubbleSize val="0"/>
        </c:dLbls>
        <c:gapWidth val="444"/>
        <c:overlap val="-90"/>
        <c:axId val="-2067000536"/>
        <c:axId val="-2089711704"/>
      </c:barChart>
      <c:catAx>
        <c:axId val="-20670005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89711704"/>
        <c:crosses val="autoZero"/>
        <c:auto val="1"/>
        <c:lblAlgn val="ctr"/>
        <c:lblOffset val="100"/>
        <c:noMultiLvlLbl val="0"/>
      </c:catAx>
      <c:valAx>
        <c:axId val="-2089711704"/>
        <c:scaling>
          <c:orientation val="minMax"/>
        </c:scaling>
        <c:delete val="1"/>
        <c:axPos val="l"/>
        <c:numFmt formatCode="General" sourceLinked="1"/>
        <c:majorTickMark val="none"/>
        <c:minorTickMark val="none"/>
        <c:tickLblPos val="nextTo"/>
        <c:crossAx val="-206700053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Work Zones: H1</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'Work Zone'!$H$47:$P$48</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'Work Zone'!$H$49:$P$49</c:f>
              <c:numCache>
                <c:formatCode>0</c:formatCode>
                <c:ptCount val="9"/>
                <c:pt idx="0">
                  <c:v>45.0</c:v>
                </c:pt>
                <c:pt idx="1">
                  <c:v>7.0</c:v>
                </c:pt>
                <c:pt idx="2">
                  <c:v>0.0</c:v>
                </c:pt>
                <c:pt idx="3">
                  <c:v>30.0</c:v>
                </c:pt>
                <c:pt idx="4">
                  <c:v>5.0</c:v>
                </c:pt>
                <c:pt idx="5">
                  <c:v>0.0</c:v>
                </c:pt>
                <c:pt idx="6">
                  <c:v>37.0</c:v>
                </c:pt>
                <c:pt idx="7">
                  <c:v>4.0</c:v>
                </c:pt>
                <c:pt idx="8" formatCode="General">
                  <c:v>0.0</c:v>
                </c:pt>
              </c:numCache>
            </c:numRef>
          </c:val>
          <c:extLst xmlns:c16r2="http://schemas.microsoft.com/office/drawing/2015/06/chart">
            <c:ext xmlns:c16="http://schemas.microsoft.com/office/drawing/2014/chart" uri="{C3380CC4-5D6E-409C-BE32-E72D297353CC}">
              <c16:uniqueId val="{00000000-A10B-4442-B5B8-05373D51AECD}"/>
            </c:ext>
          </c:extLst>
        </c:ser>
        <c:dLbls>
          <c:dLblPos val="outEnd"/>
          <c:showLegendKey val="0"/>
          <c:showVal val="1"/>
          <c:showCatName val="0"/>
          <c:showSerName val="0"/>
          <c:showPercent val="0"/>
          <c:showBubbleSize val="0"/>
        </c:dLbls>
        <c:gapWidth val="444"/>
        <c:overlap val="-90"/>
        <c:axId val="-2069886776"/>
        <c:axId val="-2054518136"/>
      </c:barChart>
      <c:catAx>
        <c:axId val="-20698867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54518136"/>
        <c:crosses val="autoZero"/>
        <c:auto val="1"/>
        <c:lblAlgn val="ctr"/>
        <c:lblOffset val="100"/>
        <c:noMultiLvlLbl val="0"/>
      </c:catAx>
      <c:valAx>
        <c:axId val="-2054518136"/>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itle>
        <c:numFmt formatCode="0" sourceLinked="1"/>
        <c:majorTickMark val="none"/>
        <c:minorTickMark val="none"/>
        <c:tickLblPos val="nextTo"/>
        <c:crossAx val="-206988677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Work</a:t>
            </a:r>
            <a:r>
              <a:rPr lang="en-US" baseline="0"/>
              <a:t> Zone: H2</a:t>
            </a:r>
            <a:endParaRPr lang="en-US"/>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'Work Zone'!$T$47:$AB$48</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'Work Zone'!$T$49:$AB$49</c:f>
              <c:numCache>
                <c:formatCode>0</c:formatCode>
                <c:ptCount val="9"/>
                <c:pt idx="0">
                  <c:v>45.0</c:v>
                </c:pt>
                <c:pt idx="1">
                  <c:v>13.0</c:v>
                </c:pt>
                <c:pt idx="2">
                  <c:v>6.0</c:v>
                </c:pt>
                <c:pt idx="3">
                  <c:v>29.0</c:v>
                </c:pt>
                <c:pt idx="4">
                  <c:v>2.0</c:v>
                </c:pt>
                <c:pt idx="5">
                  <c:v>0.0</c:v>
                </c:pt>
                <c:pt idx="6">
                  <c:v>32.0</c:v>
                </c:pt>
                <c:pt idx="7">
                  <c:v>5.0</c:v>
                </c:pt>
                <c:pt idx="8" formatCode="General">
                  <c:v>0.0</c:v>
                </c:pt>
              </c:numCache>
            </c:numRef>
          </c:val>
          <c:extLst xmlns:c16r2="http://schemas.microsoft.com/office/drawing/2015/06/chart">
            <c:ext xmlns:c16="http://schemas.microsoft.com/office/drawing/2014/chart" uri="{C3380CC4-5D6E-409C-BE32-E72D297353CC}">
              <c16:uniqueId val="{00000000-DE57-451D-8293-04083BC45815}"/>
            </c:ext>
          </c:extLst>
        </c:ser>
        <c:dLbls>
          <c:dLblPos val="outEnd"/>
          <c:showLegendKey val="0"/>
          <c:showVal val="1"/>
          <c:showCatName val="0"/>
          <c:showSerName val="0"/>
          <c:showPercent val="0"/>
          <c:showBubbleSize val="0"/>
        </c:dLbls>
        <c:gapWidth val="444"/>
        <c:overlap val="-90"/>
        <c:axId val="-2093802136"/>
        <c:axId val="-2047601336"/>
      </c:barChart>
      <c:catAx>
        <c:axId val="-20938021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47601336"/>
        <c:crosses val="autoZero"/>
        <c:auto val="1"/>
        <c:lblAlgn val="ctr"/>
        <c:lblOffset val="100"/>
        <c:noMultiLvlLbl val="0"/>
      </c:catAx>
      <c:valAx>
        <c:axId val="-2047601336"/>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itle>
        <c:numFmt formatCode="0" sourceLinked="1"/>
        <c:majorTickMark val="none"/>
        <c:minorTickMark val="none"/>
        <c:tickLblPos val="nextTo"/>
        <c:crossAx val="-209380213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Work Zones: H3</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'Work Zone'!$AF$47:$AN$48</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H3: Mean speed</c:v>
                  </c:pt>
                  <c:pt idx="3">
                    <c:v>H3: 85th percentile speed</c:v>
                  </c:pt>
                  <c:pt idx="6">
                    <c:v>H3: Percentage of drivers over the speed limit</c:v>
                  </c:pt>
                </c:lvl>
              </c:multiLvlStrCache>
            </c:multiLvlStrRef>
          </c:cat>
          <c:val>
            <c:numRef>
              <c:f>'Work Zone'!$AF$49:$AN$49</c:f>
              <c:numCache>
                <c:formatCode>0</c:formatCode>
                <c:ptCount val="9"/>
                <c:pt idx="0">
                  <c:v>3.0</c:v>
                </c:pt>
                <c:pt idx="1">
                  <c:v>0.0</c:v>
                </c:pt>
                <c:pt idx="2">
                  <c:v>0.0</c:v>
                </c:pt>
                <c:pt idx="3">
                  <c:v>3.0</c:v>
                </c:pt>
                <c:pt idx="4">
                  <c:v>0.0</c:v>
                </c:pt>
                <c:pt idx="5">
                  <c:v>0.0</c:v>
                </c:pt>
                <c:pt idx="6">
                  <c:v>3.0</c:v>
                </c:pt>
                <c:pt idx="7">
                  <c:v>0.0</c:v>
                </c:pt>
                <c:pt idx="8" formatCode="General">
                  <c:v>0.0</c:v>
                </c:pt>
              </c:numCache>
            </c:numRef>
          </c:val>
          <c:extLst xmlns:c16r2="http://schemas.microsoft.com/office/drawing/2015/06/chart">
            <c:ext xmlns:c16="http://schemas.microsoft.com/office/drawing/2014/chart" uri="{C3380CC4-5D6E-409C-BE32-E72D297353CC}">
              <c16:uniqueId val="{00000000-64B4-4A26-A11D-2306EFD1E310}"/>
            </c:ext>
          </c:extLst>
        </c:ser>
        <c:dLbls>
          <c:dLblPos val="outEnd"/>
          <c:showLegendKey val="0"/>
          <c:showVal val="1"/>
          <c:showCatName val="0"/>
          <c:showSerName val="0"/>
          <c:showPercent val="0"/>
          <c:showBubbleSize val="0"/>
        </c:dLbls>
        <c:gapWidth val="444"/>
        <c:overlap val="-90"/>
        <c:axId val="-2069871528"/>
        <c:axId val="-2054897064"/>
      </c:barChart>
      <c:catAx>
        <c:axId val="-20698715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54897064"/>
        <c:crosses val="autoZero"/>
        <c:auto val="1"/>
        <c:lblAlgn val="ctr"/>
        <c:lblOffset val="100"/>
        <c:noMultiLvlLbl val="0"/>
      </c:catAx>
      <c:valAx>
        <c:axId val="-2054897064"/>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itle>
        <c:numFmt formatCode="0" sourceLinked="1"/>
        <c:majorTickMark val="none"/>
        <c:minorTickMark val="none"/>
        <c:tickLblPos val="nextTo"/>
        <c:crossAx val="-2069871528"/>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School Zone: H1</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'School Zone'!$H$47:$P$48</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'School Zone'!$H$49:$P$49</c:f>
              <c:numCache>
                <c:formatCode>0</c:formatCode>
                <c:ptCount val="9"/>
                <c:pt idx="0">
                  <c:v>12.0</c:v>
                </c:pt>
                <c:pt idx="1">
                  <c:v>0.0</c:v>
                </c:pt>
                <c:pt idx="2">
                  <c:v>3.0</c:v>
                </c:pt>
                <c:pt idx="3">
                  <c:v>3.0</c:v>
                </c:pt>
                <c:pt idx="4">
                  <c:v>1.0</c:v>
                </c:pt>
                <c:pt idx="5">
                  <c:v>0.0</c:v>
                </c:pt>
                <c:pt idx="6">
                  <c:v>3.0</c:v>
                </c:pt>
                <c:pt idx="7">
                  <c:v>0.0</c:v>
                </c:pt>
                <c:pt idx="8" formatCode="General">
                  <c:v>0.0</c:v>
                </c:pt>
              </c:numCache>
            </c:numRef>
          </c:val>
          <c:extLst xmlns:c16r2="http://schemas.microsoft.com/office/drawing/2015/06/chart">
            <c:ext xmlns:c16="http://schemas.microsoft.com/office/drawing/2014/chart" uri="{C3380CC4-5D6E-409C-BE32-E72D297353CC}">
              <c16:uniqueId val="{00000000-3DEA-4153-ABE6-99FDB4A5D9A2}"/>
            </c:ext>
          </c:extLst>
        </c:ser>
        <c:dLbls>
          <c:dLblPos val="outEnd"/>
          <c:showLegendKey val="0"/>
          <c:showVal val="1"/>
          <c:showCatName val="0"/>
          <c:showSerName val="0"/>
          <c:showPercent val="0"/>
          <c:showBubbleSize val="0"/>
        </c:dLbls>
        <c:gapWidth val="444"/>
        <c:overlap val="-90"/>
        <c:axId val="-2092097928"/>
        <c:axId val="-2048947432"/>
      </c:barChart>
      <c:catAx>
        <c:axId val="-20920979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48947432"/>
        <c:crosses val="autoZero"/>
        <c:auto val="1"/>
        <c:lblAlgn val="ctr"/>
        <c:lblOffset val="100"/>
        <c:noMultiLvlLbl val="0"/>
      </c:catAx>
      <c:valAx>
        <c:axId val="-2048947432"/>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itle>
        <c:numFmt formatCode="0" sourceLinked="1"/>
        <c:majorTickMark val="none"/>
        <c:minorTickMark val="none"/>
        <c:tickLblPos val="nextTo"/>
        <c:crossAx val="-2092097928"/>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School Zone: H2</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'School Zone'!$T$47:$AB$48</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'School Zone'!$T$49:$AB$49</c:f>
              <c:numCache>
                <c:formatCode>0</c:formatCode>
                <c:ptCount val="9"/>
                <c:pt idx="0">
                  <c:v>1.0</c:v>
                </c:pt>
                <c:pt idx="1">
                  <c:v>3.0</c:v>
                </c:pt>
                <c:pt idx="2">
                  <c:v>0.0</c:v>
                </c:pt>
                <c:pt idx="3">
                  <c:v>1.0</c:v>
                </c:pt>
                <c:pt idx="4">
                  <c:v>0.0</c:v>
                </c:pt>
                <c:pt idx="5">
                  <c:v>0.0</c:v>
                </c:pt>
                <c:pt idx="6">
                  <c:v>0.0</c:v>
                </c:pt>
                <c:pt idx="7">
                  <c:v>0.0</c:v>
                </c:pt>
                <c:pt idx="8" formatCode="General">
                  <c:v>0.0</c:v>
                </c:pt>
              </c:numCache>
            </c:numRef>
          </c:val>
          <c:extLst xmlns:c16r2="http://schemas.microsoft.com/office/drawing/2015/06/chart">
            <c:ext xmlns:c16="http://schemas.microsoft.com/office/drawing/2014/chart" uri="{C3380CC4-5D6E-409C-BE32-E72D297353CC}">
              <c16:uniqueId val="{00000000-8A61-4D00-824C-FF9C55A76BDB}"/>
            </c:ext>
          </c:extLst>
        </c:ser>
        <c:dLbls>
          <c:dLblPos val="outEnd"/>
          <c:showLegendKey val="0"/>
          <c:showVal val="1"/>
          <c:showCatName val="0"/>
          <c:showSerName val="0"/>
          <c:showPercent val="0"/>
          <c:showBubbleSize val="0"/>
        </c:dLbls>
        <c:gapWidth val="444"/>
        <c:overlap val="-90"/>
        <c:axId val="-2091965160"/>
        <c:axId val="-2047920776"/>
      </c:barChart>
      <c:catAx>
        <c:axId val="-20919651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47920776"/>
        <c:crosses val="autoZero"/>
        <c:auto val="1"/>
        <c:lblAlgn val="ctr"/>
        <c:lblOffset val="100"/>
        <c:noMultiLvlLbl val="0"/>
      </c:catAx>
      <c:valAx>
        <c:axId val="-2047920776"/>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itle>
        <c:numFmt formatCode="0" sourceLinked="1"/>
        <c:majorTickMark val="none"/>
        <c:minorTickMark val="none"/>
        <c:tickLblPos val="nextTo"/>
        <c:crossAx val="-2091965160"/>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Transition Zone: H1</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'Transition Zone'!$H$48:$P$49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'Transition Zone'!$H$50:$P$50</c:f>
              <c:numCache>
                <c:formatCode>0</c:formatCode>
                <c:ptCount val="9"/>
                <c:pt idx="0">
                  <c:v>31.0</c:v>
                </c:pt>
                <c:pt idx="1">
                  <c:v>0.0</c:v>
                </c:pt>
                <c:pt idx="2">
                  <c:v>0.0</c:v>
                </c:pt>
                <c:pt idx="3">
                  <c:v>11.0</c:v>
                </c:pt>
                <c:pt idx="4">
                  <c:v>2.0</c:v>
                </c:pt>
                <c:pt idx="5">
                  <c:v>0.0</c:v>
                </c:pt>
                <c:pt idx="6">
                  <c:v>5.0</c:v>
                </c:pt>
                <c:pt idx="7">
                  <c:v>0.0</c:v>
                </c:pt>
                <c:pt idx="8" formatCode="General">
                  <c:v>0.0</c:v>
                </c:pt>
              </c:numCache>
            </c:numRef>
          </c:val>
          <c:extLst xmlns:c16r2="http://schemas.microsoft.com/office/drawing/2015/06/chart">
            <c:ext xmlns:c16="http://schemas.microsoft.com/office/drawing/2014/chart" uri="{C3380CC4-5D6E-409C-BE32-E72D297353CC}">
              <c16:uniqueId val="{00000000-E16B-44B1-AFB0-49321293A30A}"/>
            </c:ext>
          </c:extLst>
        </c:ser>
        <c:dLbls>
          <c:dLblPos val="outEnd"/>
          <c:showLegendKey val="0"/>
          <c:showVal val="1"/>
          <c:showCatName val="0"/>
          <c:showSerName val="0"/>
          <c:showPercent val="0"/>
          <c:showBubbleSize val="0"/>
        </c:dLbls>
        <c:gapWidth val="444"/>
        <c:overlap val="-90"/>
        <c:axId val="-2051610232"/>
        <c:axId val="-2051466888"/>
      </c:barChart>
      <c:catAx>
        <c:axId val="-20516102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51466888"/>
        <c:crosses val="autoZero"/>
        <c:auto val="1"/>
        <c:lblAlgn val="ctr"/>
        <c:lblOffset val="100"/>
        <c:noMultiLvlLbl val="0"/>
      </c:catAx>
      <c:valAx>
        <c:axId val="-2051466888"/>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itle>
        <c:numFmt formatCode="0" sourceLinked="1"/>
        <c:majorTickMark val="none"/>
        <c:minorTickMark val="none"/>
        <c:tickLblPos val="nextTo"/>
        <c:crossAx val="-2051610232"/>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Transition Zone: H2</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'Transition Zone'!$T$48:$AB$49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'Transition Zone'!$T$50:$AB$50</c:f>
              <c:numCache>
                <c:formatCode>0</c:formatCode>
                <c:ptCount val="9"/>
                <c:pt idx="0">
                  <c:v>1.0</c:v>
                </c:pt>
                <c:pt idx="1">
                  <c:v>1.0</c:v>
                </c:pt>
                <c:pt idx="2">
                  <c:v>0.0</c:v>
                </c:pt>
                <c:pt idx="3">
                  <c:v>0.0</c:v>
                </c:pt>
                <c:pt idx="4">
                  <c:v>1.0</c:v>
                </c:pt>
                <c:pt idx="5">
                  <c:v>0.0</c:v>
                </c:pt>
                <c:pt idx="6">
                  <c:v>1.0</c:v>
                </c:pt>
                <c:pt idx="7">
                  <c:v>0.0</c:v>
                </c:pt>
                <c:pt idx="8" formatCode="General">
                  <c:v>0.0</c:v>
                </c:pt>
              </c:numCache>
            </c:numRef>
          </c:val>
          <c:extLst xmlns:c16r2="http://schemas.microsoft.com/office/drawing/2015/06/chart">
            <c:ext xmlns:c16="http://schemas.microsoft.com/office/drawing/2014/chart" uri="{C3380CC4-5D6E-409C-BE32-E72D297353CC}">
              <c16:uniqueId val="{00000000-449B-463C-9CC5-B60FC83D6AF5}"/>
            </c:ext>
          </c:extLst>
        </c:ser>
        <c:dLbls>
          <c:dLblPos val="outEnd"/>
          <c:showLegendKey val="0"/>
          <c:showVal val="1"/>
          <c:showCatName val="0"/>
          <c:showSerName val="0"/>
          <c:showPercent val="0"/>
          <c:showBubbleSize val="0"/>
        </c:dLbls>
        <c:gapWidth val="444"/>
        <c:overlap val="-90"/>
        <c:axId val="-2092120568"/>
        <c:axId val="-2092111000"/>
      </c:barChart>
      <c:catAx>
        <c:axId val="-20921205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92111000"/>
        <c:crosses val="autoZero"/>
        <c:auto val="1"/>
        <c:lblAlgn val="ctr"/>
        <c:lblOffset val="100"/>
        <c:noMultiLvlLbl val="0"/>
      </c:catAx>
      <c:valAx>
        <c:axId val="-2092111000"/>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itle>
        <c:numFmt formatCode="0" sourceLinked="1"/>
        <c:majorTickMark val="none"/>
        <c:minorTickMark val="none"/>
        <c:tickLblPos val="nextTo"/>
        <c:crossAx val="-2092120568"/>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Horizontal Curve: H1</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'Horizontal Curve'!$H$49:$P$50</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'Horizontal Curve'!$H$51:$P$51</c:f>
              <c:numCache>
                <c:formatCode>0</c:formatCode>
                <c:ptCount val="9"/>
                <c:pt idx="0">
                  <c:v>32.0</c:v>
                </c:pt>
                <c:pt idx="1">
                  <c:v>2.0</c:v>
                </c:pt>
                <c:pt idx="2">
                  <c:v>0.0</c:v>
                </c:pt>
                <c:pt idx="3">
                  <c:v>27.0</c:v>
                </c:pt>
                <c:pt idx="4">
                  <c:v>4.0</c:v>
                </c:pt>
                <c:pt idx="5">
                  <c:v>0.0</c:v>
                </c:pt>
                <c:pt idx="6">
                  <c:v>5.0</c:v>
                </c:pt>
                <c:pt idx="7">
                  <c:v>2.0</c:v>
                </c:pt>
                <c:pt idx="8" formatCode="General">
                  <c:v>0.0</c:v>
                </c:pt>
              </c:numCache>
            </c:numRef>
          </c:val>
          <c:extLst xmlns:c16r2="http://schemas.microsoft.com/office/drawing/2015/06/chart">
            <c:ext xmlns:c16="http://schemas.microsoft.com/office/drawing/2014/chart" uri="{C3380CC4-5D6E-409C-BE32-E72D297353CC}">
              <c16:uniqueId val="{00000000-2C49-4C56-B334-FB9AAFD4AB10}"/>
            </c:ext>
          </c:extLst>
        </c:ser>
        <c:dLbls>
          <c:dLblPos val="outEnd"/>
          <c:showLegendKey val="0"/>
          <c:showVal val="1"/>
          <c:showCatName val="0"/>
          <c:showSerName val="0"/>
          <c:showPercent val="0"/>
          <c:showBubbleSize val="0"/>
        </c:dLbls>
        <c:gapWidth val="444"/>
        <c:overlap val="-90"/>
        <c:axId val="-2089549976"/>
        <c:axId val="-2089367336"/>
      </c:barChart>
      <c:catAx>
        <c:axId val="-20895499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89367336"/>
        <c:crosses val="autoZero"/>
        <c:auto val="1"/>
        <c:lblAlgn val="ctr"/>
        <c:lblOffset val="100"/>
        <c:noMultiLvlLbl val="0"/>
      </c:catAx>
      <c:valAx>
        <c:axId val="-2089367336"/>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itle>
        <c:numFmt formatCode="0" sourceLinked="1"/>
        <c:majorTickMark val="none"/>
        <c:minorTickMark val="none"/>
        <c:tickLblPos val="nextTo"/>
        <c:crossAx val="-208954997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Horizontal Curve: H2</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'Horizontal Curve'!$T$49:$AB$50</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'Horizontal Curve'!$T$51:$AB$51</c:f>
              <c:numCache>
                <c:formatCode>0</c:formatCode>
                <c:ptCount val="9"/>
                <c:pt idx="0">
                  <c:v>11.0</c:v>
                </c:pt>
                <c:pt idx="1">
                  <c:v>5.0</c:v>
                </c:pt>
                <c:pt idx="2">
                  <c:v>0.0</c:v>
                </c:pt>
                <c:pt idx="3">
                  <c:v>3.0</c:v>
                </c:pt>
                <c:pt idx="4">
                  <c:v>0.0</c:v>
                </c:pt>
                <c:pt idx="5">
                  <c:v>0.0</c:v>
                </c:pt>
                <c:pt idx="6">
                  <c:v>3.0</c:v>
                </c:pt>
                <c:pt idx="7">
                  <c:v>0.0</c:v>
                </c:pt>
                <c:pt idx="8" formatCode="General">
                  <c:v>0.0</c:v>
                </c:pt>
              </c:numCache>
            </c:numRef>
          </c:val>
          <c:extLst xmlns:c16r2="http://schemas.microsoft.com/office/drawing/2015/06/chart">
            <c:ext xmlns:c16="http://schemas.microsoft.com/office/drawing/2014/chart" uri="{C3380CC4-5D6E-409C-BE32-E72D297353CC}">
              <c16:uniqueId val="{00000000-0BC9-402A-A0BB-F3BFE5730A73}"/>
            </c:ext>
          </c:extLst>
        </c:ser>
        <c:dLbls>
          <c:dLblPos val="outEnd"/>
          <c:showLegendKey val="0"/>
          <c:showVal val="1"/>
          <c:showCatName val="0"/>
          <c:showSerName val="0"/>
          <c:showPercent val="0"/>
          <c:showBubbleSize val="0"/>
        </c:dLbls>
        <c:gapWidth val="444"/>
        <c:overlap val="-90"/>
        <c:axId val="-2089581624"/>
        <c:axId val="-2065400504"/>
      </c:barChart>
      <c:catAx>
        <c:axId val="-20895816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65400504"/>
        <c:crosses val="autoZero"/>
        <c:auto val="1"/>
        <c:lblAlgn val="ctr"/>
        <c:lblOffset val="100"/>
        <c:noMultiLvlLbl val="0"/>
      </c:catAx>
      <c:valAx>
        <c:axId val="-2065400504"/>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itle>
        <c:numFmt formatCode="0" sourceLinked="1"/>
        <c:majorTickMark val="none"/>
        <c:minorTickMark val="none"/>
        <c:tickLblPos val="nextTo"/>
        <c:crossAx val="-2089581624"/>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Straight Section:</a:t>
            </a:r>
            <a:r>
              <a:rPr lang="en-US" baseline="0"/>
              <a:t> H1</a:t>
            </a:r>
            <a:endParaRPr lang="en-US"/>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'Straight Zone'!$H$48:$P$49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H1: Mean speed</c:v>
                  </c:pt>
                  <c:pt idx="3">
                    <c:v>H1: 85th percentile speed</c:v>
                  </c:pt>
                  <c:pt idx="6">
                    <c:v>H1: Percentage of drivers over the speed limit</c:v>
                  </c:pt>
                </c:lvl>
              </c:multiLvlStrCache>
            </c:multiLvlStrRef>
          </c:cat>
          <c:val>
            <c:numRef>
              <c:f>'Straight Zone'!$H$50:$P$50</c:f>
              <c:numCache>
                <c:formatCode>0</c:formatCode>
                <c:ptCount val="9"/>
                <c:pt idx="0">
                  <c:v>2.0</c:v>
                </c:pt>
                <c:pt idx="1">
                  <c:v>0.0</c:v>
                </c:pt>
                <c:pt idx="2">
                  <c:v>0.0</c:v>
                </c:pt>
                <c:pt idx="3">
                  <c:v>0.0</c:v>
                </c:pt>
                <c:pt idx="4">
                  <c:v>0.0</c:v>
                </c:pt>
                <c:pt idx="5">
                  <c:v>0.0</c:v>
                </c:pt>
                <c:pt idx="6">
                  <c:v>2.0</c:v>
                </c:pt>
                <c:pt idx="7">
                  <c:v>0.0</c:v>
                </c:pt>
                <c:pt idx="8" formatCode="General">
                  <c:v>0.0</c:v>
                </c:pt>
              </c:numCache>
            </c:numRef>
          </c:val>
          <c:extLst xmlns:c16r2="http://schemas.microsoft.com/office/drawing/2015/06/chart">
            <c:ext xmlns:c16="http://schemas.microsoft.com/office/drawing/2014/chart" uri="{C3380CC4-5D6E-409C-BE32-E72D297353CC}">
              <c16:uniqueId val="{00000000-E3D8-4980-B9CD-41C585D642A1}"/>
            </c:ext>
          </c:extLst>
        </c:ser>
        <c:dLbls>
          <c:dLblPos val="outEnd"/>
          <c:showLegendKey val="0"/>
          <c:showVal val="1"/>
          <c:showCatName val="0"/>
          <c:showSerName val="0"/>
          <c:showPercent val="0"/>
          <c:showBubbleSize val="0"/>
        </c:dLbls>
        <c:gapWidth val="444"/>
        <c:overlap val="-90"/>
        <c:axId val="-2088853848"/>
        <c:axId val="-2065425352"/>
      </c:barChart>
      <c:catAx>
        <c:axId val="-20888538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65425352"/>
        <c:crosses val="autoZero"/>
        <c:auto val="1"/>
        <c:lblAlgn val="ctr"/>
        <c:lblOffset val="100"/>
        <c:noMultiLvlLbl val="0"/>
      </c:catAx>
      <c:valAx>
        <c:axId val="-2065425352"/>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 of Studies</a:t>
                </a:r>
              </a:p>
            </c:rich>
          </c:tx>
          <c:overlay val="0"/>
          <c:spPr>
            <a:noFill/>
            <a:ln>
              <a:noFill/>
            </a:ln>
            <a:effectLst/>
          </c:spPr>
        </c:title>
        <c:numFmt formatCode="0" sourceLinked="1"/>
        <c:majorTickMark val="none"/>
        <c:minorTickMark val="none"/>
        <c:tickLblPos val="nextTo"/>
        <c:crossAx val="-2088853848"/>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Straight Section: H2</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'Straight Zone'!$T$48:$AB$49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H2: Mean speed</c:v>
                  </c:pt>
                  <c:pt idx="3">
                    <c:v>H2: 85th percentile speed</c:v>
                  </c:pt>
                  <c:pt idx="6">
                    <c:v>H2: Percentage of drivers over the speed limit</c:v>
                  </c:pt>
                </c:lvl>
              </c:multiLvlStrCache>
            </c:multiLvlStrRef>
          </c:cat>
          <c:val>
            <c:numRef>
              <c:f>'Straight Zone'!$T$50:$AB$50</c:f>
              <c:numCache>
                <c:formatCode>0</c:formatCode>
                <c:ptCount val="9"/>
                <c:pt idx="0">
                  <c:v>5.0</c:v>
                </c:pt>
                <c:pt idx="1">
                  <c:v>0.0</c:v>
                </c:pt>
                <c:pt idx="2">
                  <c:v>1.0</c:v>
                </c:pt>
                <c:pt idx="3">
                  <c:v>2.0</c:v>
                </c:pt>
                <c:pt idx="4">
                  <c:v>0.0</c:v>
                </c:pt>
                <c:pt idx="5">
                  <c:v>0.0</c:v>
                </c:pt>
                <c:pt idx="6">
                  <c:v>2.0</c:v>
                </c:pt>
                <c:pt idx="7">
                  <c:v>0.0</c:v>
                </c:pt>
                <c:pt idx="8" formatCode="General">
                  <c:v>0.0</c:v>
                </c:pt>
              </c:numCache>
            </c:numRef>
          </c:val>
          <c:extLst xmlns:c16r2="http://schemas.microsoft.com/office/drawing/2015/06/chart">
            <c:ext xmlns:c16="http://schemas.microsoft.com/office/drawing/2014/chart" uri="{C3380CC4-5D6E-409C-BE32-E72D297353CC}">
              <c16:uniqueId val="{00000000-C4BF-4CAB-9AC6-A56814D03888}"/>
            </c:ext>
          </c:extLst>
        </c:ser>
        <c:dLbls>
          <c:dLblPos val="outEnd"/>
          <c:showLegendKey val="0"/>
          <c:showVal val="1"/>
          <c:showCatName val="0"/>
          <c:showSerName val="0"/>
          <c:showPercent val="0"/>
          <c:showBubbleSize val="0"/>
        </c:dLbls>
        <c:gapWidth val="444"/>
        <c:overlap val="-90"/>
        <c:axId val="-2089427192"/>
        <c:axId val="-2088917624"/>
      </c:barChart>
      <c:catAx>
        <c:axId val="-20894271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88917624"/>
        <c:crosses val="autoZero"/>
        <c:auto val="1"/>
        <c:lblAlgn val="ctr"/>
        <c:lblOffset val="100"/>
        <c:noMultiLvlLbl val="0"/>
      </c:catAx>
      <c:valAx>
        <c:axId val="-2088917624"/>
        <c:scaling>
          <c:orientation val="minMax"/>
        </c:scaling>
        <c:delete val="1"/>
        <c:axPos val="l"/>
        <c:numFmt formatCode="0" sourceLinked="1"/>
        <c:majorTickMark val="none"/>
        <c:minorTickMark val="none"/>
        <c:tickLblPos val="nextTo"/>
        <c:crossAx val="-2089427192"/>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Straight</a:t>
            </a:r>
            <a:r>
              <a:rPr lang="en-US" baseline="0"/>
              <a:t> Section: H3</a:t>
            </a:r>
            <a:endParaRPr lang="en-US"/>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'Straight Zone'!$AF$48:$AN$49</c:f>
              <c:multiLvlStrCache>
                <c:ptCount val="9"/>
                <c:lvl>
                  <c:pt idx="0">
                    <c:v>Decrease</c:v>
                  </c:pt>
                  <c:pt idx="1">
                    <c:v>No Change</c:v>
                  </c:pt>
                  <c:pt idx="2">
                    <c:v>Increase</c:v>
                  </c:pt>
                  <c:pt idx="3">
                    <c:v>Decrease</c:v>
                  </c:pt>
                  <c:pt idx="4">
                    <c:v>No Change</c:v>
                  </c:pt>
                  <c:pt idx="5">
                    <c:v>Increase</c:v>
                  </c:pt>
                  <c:pt idx="6">
                    <c:v>Decrease</c:v>
                  </c:pt>
                  <c:pt idx="7">
                    <c:v>No Change</c:v>
                  </c:pt>
                  <c:pt idx="8">
                    <c:v>Increase</c:v>
                  </c:pt>
                </c:lvl>
                <c:lvl>
                  <c:pt idx="0">
                    <c:v>H3: Mean speed</c:v>
                  </c:pt>
                  <c:pt idx="3">
                    <c:v>H3: 85th percentile speed</c:v>
                  </c:pt>
                  <c:pt idx="6">
                    <c:v>H3: Percentage of drivers over the speed limit</c:v>
                  </c:pt>
                </c:lvl>
              </c:multiLvlStrCache>
            </c:multiLvlStrRef>
          </c:cat>
          <c:val>
            <c:numRef>
              <c:f>'Straight Zone'!$AF$50:$AN$50</c:f>
              <c:numCache>
                <c:formatCode>0</c:formatCode>
                <c:ptCount val="9"/>
                <c:pt idx="0">
                  <c:v>0.0</c:v>
                </c:pt>
                <c:pt idx="1">
                  <c:v>2.0</c:v>
                </c:pt>
                <c:pt idx="2">
                  <c:v>0.0</c:v>
                </c:pt>
                <c:pt idx="3">
                  <c:v>0.0</c:v>
                </c:pt>
                <c:pt idx="4">
                  <c:v>0.0</c:v>
                </c:pt>
                <c:pt idx="5">
                  <c:v>0.0</c:v>
                </c:pt>
                <c:pt idx="6">
                  <c:v>0.0</c:v>
                </c:pt>
                <c:pt idx="7">
                  <c:v>2.0</c:v>
                </c:pt>
                <c:pt idx="8" formatCode="General">
                  <c:v>0.0</c:v>
                </c:pt>
              </c:numCache>
            </c:numRef>
          </c:val>
          <c:extLst xmlns:c16r2="http://schemas.microsoft.com/office/drawing/2015/06/chart">
            <c:ext xmlns:c16="http://schemas.microsoft.com/office/drawing/2014/chart" uri="{C3380CC4-5D6E-409C-BE32-E72D297353CC}">
              <c16:uniqueId val="{00000000-8F70-4BCD-A451-7C1845FA4A5C}"/>
            </c:ext>
          </c:extLst>
        </c:ser>
        <c:dLbls>
          <c:dLblPos val="outEnd"/>
          <c:showLegendKey val="0"/>
          <c:showVal val="1"/>
          <c:showCatName val="0"/>
          <c:showSerName val="0"/>
          <c:showPercent val="0"/>
          <c:showBubbleSize val="0"/>
        </c:dLbls>
        <c:gapWidth val="444"/>
        <c:overlap val="-90"/>
        <c:axId val="-2054592504"/>
        <c:axId val="-2054559352"/>
      </c:barChart>
      <c:catAx>
        <c:axId val="-20545925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54559352"/>
        <c:crosses val="autoZero"/>
        <c:auto val="1"/>
        <c:lblAlgn val="ctr"/>
        <c:lblOffset val="100"/>
        <c:noMultiLvlLbl val="0"/>
      </c:catAx>
      <c:valAx>
        <c:axId val="-2054559352"/>
        <c:scaling>
          <c:orientation val="minMax"/>
        </c:scaling>
        <c:delete val="1"/>
        <c:axPos val="l"/>
        <c:numFmt formatCode="0" sourceLinked="1"/>
        <c:majorTickMark val="none"/>
        <c:minorTickMark val="none"/>
        <c:tickLblPos val="nextTo"/>
        <c:crossAx val="-2054592504"/>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Don07</b:Tag>
    <b:SourceType>Report</b:SourceType>
    <b:Guid>{59070EA3-4A81-4B43-A7CF-B990EC8BE8BC}</b:Guid>
    <b:Author>
      <b:Author>
        <b:NameList>
          <b:Person>
            <b:Last>Donnell</b:Last>
            <b:First>E.T.</b:First>
          </b:Person>
          <b:Person>
            <b:Last>Cruzado</b:Last>
            <b:First>I.</b:First>
          </b:Person>
        </b:NameList>
      </b:Author>
    </b:Author>
    <b:Title>Effectiveness of speed minder in reducing driving speeds on rural highway in Pennsylvania: Literature synthesis</b:Title>
    <b:Year>2007</b:Year>
    <b:Publisher>Pennsylvania Transportation Institute</b:Publisher>
    <b:ThesisType>PennDot/MAUTC Partnership Work Order No. 12</b:ThesisType>
    <b:City>State College, PA</b:City>
    <b:RefOrder>5</b:RefOrder>
  </b:Source>
  <b:Source>
    <b:Tag>Tur15</b:Tag>
    <b:SourceType>InternetSite</b:SourceType>
    <b:Guid>{E9DB0DEB-07FD-4D61-8FB2-A876C41AF5B2}</b:Guid>
    <b:Author>
      <b:Author>
        <b:NameList>
          <b:Person>
            <b:Last>Turner</b:Last>
            <b:First>J.D.</b:First>
          </b:Person>
        </b:NameList>
      </b:Author>
    </b:Author>
    <b:Title>What's a Work Zone?</b:Title>
    <b:Year>2015</b:Year>
    <b:Month>June</b:Month>
    <b:Day>10</b:Day>
    <b:YearAccessed>2016</b:YearAccessed>
    <b:MonthAccessed>June</b:MonthAccessed>
    <b:DayAccessed>8</b:DayAccessed>
    <b:URL>http://www.fhwa.dot.gov/publications/publicroads/99mayjun/workzone.cfm</b:URL>
    <b:InternetSiteTitle>Federal Highway Administration Research and Technology: Public Roads</b:InternetSiteTitle>
    <b:RefOrder>11</b:RefOrder>
  </b:Source>
  <b:Source>
    <b:Tag>Chr06</b:Tag>
    <b:SourceType>JournalArticle</b:SourceType>
    <b:Guid>{3650A6E3-FD36-4867-A3D2-CE8C9D20EF65}</b:Guid>
    <b:Title>Abrupt onsets cannot be ignored</b:Title>
    <b:Year>2006</b:Year>
    <b:Author>
      <b:Author>
        <b:NameList>
          <b:Person>
            <b:Last>Christ</b:Last>
            <b:First>S.</b:First>
          </b:Person>
          <b:Person>
            <b:Last>Abrams</b:Last>
            <b:First>R.</b:First>
          </b:Person>
        </b:NameList>
      </b:Author>
    </b:Author>
    <b:JournalName>Psychonomic Bulletin &amp; Review</b:JournalName>
    <b:Pages>875-880</b:Pages>
    <b:Volume>13</b:Volume>
    <b:RefOrder>12</b:RefOrder>
  </b:Source>
  <b:Source>
    <b:Tag>Tra10</b:Tag>
    <b:SourceType>Book</b:SourceType>
    <b:Guid>{94777320-B919-42DE-A900-9F4643268AD5}</b:Guid>
    <b:Title>Highway Capacity Manual (2010)</b:Title>
    <b:Year>2010</b:Year>
    <b:Author>
      <b:Author>
        <b:Corporate>Transportation Research Board</b:Corporate>
      </b:Author>
    </b:Author>
    <b:City>Washington,DC</b:City>
    <b:Publisher>National Academies of Science</b:Publisher>
    <b:RefOrder>13</b:RefOrder>
  </b:Source>
  <b:Source>
    <b:Tag>Fed12</b:Tag>
    <b:SourceType>DocumentFromInternetSite</b:SourceType>
    <b:Guid>{510C0AAB-70BE-428D-A70E-30CD6AD4E794}</b:Guid>
    <b:Author>
      <b:Author>
        <b:Corporate>Federal Highway Administration</b:Corporate>
      </b:Author>
    </b:Author>
    <b:Title>Flexibility in Highway Design.  Chapter 3.  Functional Classification.</b:Title>
    <b:Year>2012</b:Year>
    <b:Month>October</b:Month>
    <b:Day>19</b:Day>
    <b:YearAccessed>2016</b:YearAccessed>
    <b:MonthAccessed>June</b:MonthAccessed>
    <b:DayAccessed>8</b:DayAccessed>
    <b:URL>http://www.fhwa.dot.gov/environment/publications/flexibility/ch03.cfm</b:URL>
    <b:RefOrder>14</b:RefOrder>
  </b:Source>
  <b:Source>
    <b:Tag>Fed13</b:Tag>
    <b:SourceType>Book</b:SourceType>
    <b:Guid>{601FDF52-A996-470A-A165-18EB7453109D}</b:Guid>
    <b:Author>
      <b:Author>
        <b:Corporate>Federal Highway Administration</b:Corporate>
      </b:Author>
    </b:Author>
    <b:Title>Highway functional classification concepts, criteria and procedures</b:Title>
    <b:Year>2013</b:Year>
    <b:City>Washington, DC</b:City>
    <b:Publisher>Federal Highway Administration</b:Publisher>
    <b:RefOrder>15</b:RefOrder>
  </b:Source>
  <b:Source>
    <b:Tag>Sou06</b:Tag>
    <b:SourceType>Report</b:SourceType>
    <b:Guid>{19F226D1-42E8-4B4C-BFA5-7B42C83B0C83}</b:Guid>
    <b:Title>Traffic Calming Guidelines</b:Title>
    <b:Year>2006</b:Year>
    <b:Author>
      <b:Author>
        <b:Corporate>South Carolina Department of Transportation</b:Corporate>
      </b:Author>
    </b:Author>
    <b:Publisher>Soutch Carolina Department of Transportation</b:Publisher>
    <b:City>Columbia, SC</b:City>
    <b:YearAccessed>2016</b:YearAccessed>
    <b:MonthAccessed>June</b:MonthAccessed>
    <b:DayAccessed>13</b:DayAccessed>
    <b:URL>http://safety.fhwa.dot.gov/speedmgt/ref_mats/fhwasa09028/resources/SCDOT%20Traffic%20calming%20guidelines.pdf</b:URL>
    <b:RefOrder>16</b:RefOrder>
  </b:Source>
  <b:Source>
    <b:Tag>Fed14</b:Tag>
    <b:SourceType>InternetSite</b:SourceType>
    <b:Guid>{257DBE15-EE44-4A3E-82F8-1D8344B98C3D}</b:Guid>
    <b:Title>Commercial drivers licences: Drivers</b:Title>
    <b:Year>2014</b:Year>
    <b:Author>
      <b:Author>
        <b:Corporate>Federal Motor Carrier Administration</b:Corporate>
      </b:Author>
    </b:Author>
    <b:ProductionCompany>Federal Motor Carrier Safety Administration</b:ProductionCompany>
    <b:Month>March</b:Month>
    <b:Day>27</b:Day>
    <b:YearAccessed>2016</b:YearAccessed>
    <b:MonthAccessed>June</b:MonthAccessed>
    <b:DayAccessed>8</b:DayAccessed>
    <b:URL>https://www.fmcsa.dot.gov/registration/commercial-drivers-license/drivers</b:URL>
    <b:RefOrder>17</b:RefOrder>
  </b:Source>
  <b:Source>
    <b:Tag>Ber06</b:Tag>
    <b:SourceType>Report</b:SourceType>
    <b:Guid>{00F07E7E-BF3D-47BE-B06C-3DF1F847DE6A}</b:Guid>
    <b:Author>
      <b:Author>
        <b:NameList>
          <b:Person>
            <b:Last>Bertucci</b:Last>
            <b:First>A.</b:First>
          </b:Person>
        </b:NameList>
      </b:Author>
    </b:Author>
    <b:Title>Sign Legibility Rules of Thumb</b:Title>
    <b:Year>2006</b:Year>
    <b:Publisher>United States Sign Council</b:Publisher>
    <b:City>Bristol, PA</b:City>
    <b:YearAccessed>2016</b:YearAccessed>
    <b:MonthAccessed>June</b:MonthAccessed>
    <b:DayAccessed>13</b:DayAccessed>
    <b:URL>http://www.usscfoundation.org/USSCSignLegiRulesThumb.pdf</b:URL>
    <b:RefOrder>18</b:RefOrder>
  </b:Source>
  <b:Source>
    <b:Tag>Fed121</b:Tag>
    <b:SourceType>Report</b:SourceType>
    <b:Guid>{A23D4D0C-5324-4091-9195-ECBEE084302F}</b:Guid>
    <b:Author>
      <b:Author>
        <b:Corporate>Federal Highway Administration</b:Corporate>
      </b:Author>
    </b:Author>
    <b:Title>Manual on Uniform Traffic Control Devices: Standard Hihway Signs (2012 Supplement)</b:Title>
    <b:Year>2012</b:Year>
    <b:Publisher>Federal Highway Administration</b:Publisher>
    <b:City>Washington, DC</b:City>
    <b:YearAccessed>2016</b:YearAccessed>
    <b:MonthAccessed>June</b:MonthAccessed>
    <b:DayAccessed>13</b:DayAccessed>
    <b:URL>http://mutcd.fhwa.dot.gov/shsm_interim/#rs</b:URL>
    <b:RefOrder>19</b:RefOrder>
  </b:Source>
  <b:Source>
    <b:Tag>Nat14</b:Tag>
    <b:SourceType>InternetSite</b:SourceType>
    <b:Guid>{D6D46A19-29AF-4CE0-9C47-614672B78916}</b:Guid>
    <b:Author>
      <b:Author>
        <b:Corporate>National Highway Traffic Safety Administration</b:Corporate>
      </b:Author>
    </b:Author>
    <b:Title>Traffic Safety Facts. 2012 Data.  Speeding.</b:Title>
    <b:Year>2014</b:Year>
    <b:Month>May</b:Month>
    <b:YearAccessed>2016</b:YearAccessed>
    <b:MonthAccessed>June</b:MonthAccessed>
    <b:DayAccessed>13</b:DayAccessed>
    <b:URL>http://www-nrd.nhtsa.dot.gov/Pubs/812021.pdf</b:URL>
    <b:RefOrder>1</b:RefOrder>
  </b:Source>
  <b:Source>
    <b:Tag>Sch13</b:Tag>
    <b:SourceType>Report</b:SourceType>
    <b:Guid>{1906C0A9-B188-4FC9-9835-A4F42ED33AB8}</b:Guid>
    <b:Author>
      <b:Author>
        <b:NameList>
          <b:Person>
            <b:Last>Schroeder</b:Last>
            <b:First>P.</b:First>
          </b:Person>
          <b:Person>
            <b:Last>Kostynuik</b:Last>
            <b:First>L.</b:First>
          </b:Person>
          <b:Person>
            <b:Last>Mack</b:Last>
            <b:First>M.</b:First>
          </b:Person>
        </b:NameList>
      </b:Author>
    </b:Author>
    <b:Title>2011 National survey of speeding attitudes and behaviors</b:Title>
    <b:Year>2013</b:Year>
    <b:Publisher>National Highway Traffic Safety Administration</b:Publisher>
    <b:City>Washington, DC</b:City>
    <b:StandardNumber>DOT HS 811 865</b:StandardNumber>
    <b:RefOrder>2</b:RefOrder>
  </b:Source>
  <b:Source>
    <b:Tag>Ric13</b:Tag>
    <b:SourceType>Report</b:SourceType>
    <b:Guid>{BEFE0E48-BB04-42B5-929B-241E1087E6F5}</b:Guid>
    <b:Author>
      <b:Author>
        <b:NameList>
          <b:Person>
            <b:Last>Richard</b:Last>
            <b:First>C.M.</b:First>
          </b:Person>
          <b:Person>
            <b:Last>Campbell</b:Last>
            <b:First>J.L.</b:First>
          </b:Person>
          <b:Person>
            <b:Last>Lichty</b:Last>
            <b:First>M.G.</b:First>
          </b:Person>
          <b:Person>
            <b:Last>Brown</b:Last>
            <b:First>J.L.</b:First>
          </b:Person>
          <b:Person>
            <b:Last>Chrysler</b:Last>
            <b:First>S.</b:First>
          </b:Person>
          <b:Person>
            <b:Last>Lee</b:Last>
            <b:First>J.D.</b:First>
          </b:Person>
          <b:Person>
            <b:Last>Boyle</b:Last>
            <b:First>L.</b:First>
          </b:Person>
          <b:Person>
            <b:Last>&amp; Reagle</b:Last>
            <b:First>G.</b:First>
          </b:Person>
        </b:NameList>
      </b:Author>
    </b:Author>
    <b:Title>Motivations for speeding, Volume II: Findings report</b:Title>
    <b:Year>2013</b:Year>
    <b:Publisher>National Highway Traffic Safety Administration</b:Publisher>
    <b:City>Washington, DC</b:City>
    <b:StandardNumber>DOT 811 818</b:StandardNumber>
    <b:RefOrder>3</b:RefOrder>
  </b:Source>
  <b:Source>
    <b:Tag>Blo</b:Tag>
    <b:SourceType>JournalArticle</b:SourceType>
    <b:Guid>{66C4037D-63C4-4E27-AFA0-8C73853F7614}</b:Guid>
    <b:Author>
      <b:Author>
        <b:NameList>
          <b:Person>
            <b:Last>Bloch</b:Last>
            <b:First>S.A.</b:First>
          </b:Person>
          <b:Person>
            <b:Last>Automobile Club of Southern California</b:Last>
          </b:Person>
        </b:NameList>
      </b:Author>
    </b:Author>
    <b:Title>Comparative study of speed reduction effects of photo-radar and speed display boards</b:Title>
    <b:JournalName>Transportation Research Record</b:JournalName>
    <b:Year>2007</b:Year>
    <b:Volume>1640</b:Volume>
    <b:RefOrder>4</b:RefOrder>
  </b:Source>
  <b:Source>
    <b:Tag>Tri00</b:Tag>
    <b:SourceType>Report</b:SourceType>
    <b:Guid>{B4ACA560-51C9-4F20-9F1C-01F1F49F4300}</b:Guid>
    <b:Author>
      <b:Author>
        <b:NameList>
          <b:Person>
            <b:Last>Tribbett</b:Last>
            <b:First>L.</b:First>
          </b:Person>
          <b:Person>
            <b:Last>McGowen</b:Last>
            <b:First>P.</b:First>
          </b:Person>
          <b:Person>
            <b:Last>Mounce</b:Last>
            <b:First>J.</b:First>
          </b:Person>
        </b:NameList>
      </b:Author>
    </b:Author>
    <b:Title>An evaluation of dynamic curve warning systems in the Sacramento River Canyon</b:Title>
    <b:Year>2000</b:Year>
    <b:Publisher>Western Transportation Institute.</b:Publisher>
    <b:City>Bozeman, MT</b:City>
    <b:YearAccessed>2016</b:YearAccessed>
    <b:MonthAccessed>December</b:MonthAccessed>
    <b:DayAccessed>13</b:DayAccessed>
    <b:URL>http://www.coe.montana.edu/ce/patm/pubs/files/2000curve.pdf</b:URL>
    <b:RefOrder>6</b:RefOrder>
  </b:Source>
  <b:Source>
    <b:Tag>Eva</b:Tag>
    <b:SourceType>Report</b:SourceType>
    <b:Guid>{B27F7521-2470-4D60-8F46-123EC0B537C5}</b:Guid>
    <b:Title>Evaluation of Radar Speed Display for Mobile Maintenance</b:Title>
    <b:Author>
      <b:Author>
        <b:NameList>
          <b:Person>
            <b:Last>Gambatese</b:Last>
            <b:First>J.A.</b:First>
          </b:Person>
          <b:Person>
            <b:Last>Jafarnejad</b:Last>
            <b:First>A.</b:First>
          </b:Person>
        </b:NameList>
      </b:Author>
    </b:Author>
    <b:Year>2015</b:Year>
    <b:Publisher>Oregon Department of Transportation Research Unit</b:Publisher>
    <b:City>Salem, Oregon</b:City>
    <b:StandardNumber>OR-RD-16-09</b:StandardNumber>
    <b:RefOrder>24</b:RefOrder>
  </b:Source>
  <b:Source>
    <b:Tag>Coo09</b:Tag>
    <b:SourceType>Book</b:SourceType>
    <b:Guid>{DF9DB2AA-DA4F-4415-BC63-1C50BA8FE7A6}</b:Guid>
    <b:Title>The Handbook of Research, Synthesis and Meta-analysis (2nd ed.)</b:Title>
    <b:Year>2009</b:Year>
    <b:Publisher>Russell Safe</b:Publisher>
    <b:City>New York</b:City>
    <b:Author>
      <b:Author>
        <b:NameList>
          <b:Person>
            <b:Last>Cooper</b:Last>
            <b:First>H.</b:First>
          </b:Person>
          <b:Person>
            <b:Last>Hedges</b:Last>
            <b:First>L.</b:First>
          </b:Person>
          <b:Person>
            <b:Last>Valentine</b:Last>
            <b:First>J.</b:First>
          </b:Person>
        </b:NameList>
      </b:Author>
    </b:Author>
    <b:RefOrder>8</b:RefOrder>
  </b:Source>
  <b:Source>
    <b:Tag>Gam14</b:Tag>
    <b:SourceType>Report</b:SourceType>
    <b:Guid>{76970E2B-05E5-4EA6-9831-CBC883889F02}</b:Guid>
    <b:Title>Safe and effective speed reductions for freeway work zones Phase 2</b:Title>
    <b:Year>2014</b:Year>
    <b:City>Salem, OR</b:City>
    <b:Publisher>Oregon Department of Transportation</b:Publisher>
    <b:Author>
      <b:Author>
        <b:NameList>
          <b:Person>
            <b:Last>Gambatese</b:Last>
            <b:First>J.A.</b:First>
          </b:Person>
          <b:Person>
            <b:Last>Zhang</b:Last>
            <b:First>F.</b:First>
          </b:Person>
        </b:NameList>
      </b:Author>
    </b:Author>
    <b:RefOrder>25</b:RefOrder>
  </b:Source>
  <b:Source>
    <b:Tag>Tef11</b:Tag>
    <b:SourceType>Report</b:SourceType>
    <b:Guid>{25F2546A-D5E9-4435-B375-9CBE60C5BF66}</b:Guid>
    <b:Title>Impact speed and a pedestrain's risk of severe injury or death</b:Title>
    <b:Year>2011</b:Year>
    <b:Author>
      <b:Author>
        <b:NameList>
          <b:Person>
            <b:Last>Tefft</b:Last>
            <b:First>B.</b:First>
          </b:Person>
        </b:NameList>
      </b:Author>
    </b:Author>
    <b:Publisher>AAA FTS</b:Publisher>
    <b:City>Washington DC</b:City>
    <b:RefOrder>7</b:RefOrder>
  </b:Source>
  <b:Source>
    <b:Tag>Kor16</b:Tag>
    <b:SourceType>BookSection</b:SourceType>
    <b:Guid>{B8173C23-5156-40E4-8DAE-E1994E9F552E}</b:Guid>
    <b:Title>Place of Meta-analysis among Other Methods of Research Synthesis</b:Title>
    <b:Year>2016</b:Year>
    <b:Publisher>Princeton University Press</b:Publisher>
    <b:City>Princeton</b:City>
    <b:Author>
      <b:Author>
        <b:NameList>
          <b:Person>
            <b:Last>Koricheva</b:Last>
            <b:First>J.</b:First>
          </b:Person>
          <b:Person>
            <b:Last>Gurevitch</b:Last>
            <b:First>J.</b:First>
          </b:Person>
        </b:NameList>
      </b:Author>
      <b:Editor>
        <b:NameList>
          <b:Person>
            <b:Last>Koricheva</b:Last>
            <b:First>J.</b:First>
          </b:Person>
          <b:Person>
            <b:Last>Gurevitch</b:Last>
            <b:First>J.</b:First>
          </b:Person>
          <b:Person>
            <b:Last>Mengersen</b:Last>
            <b:First>K.</b:First>
          </b:Person>
        </b:NameList>
      </b:Editor>
    </b:Author>
    <b:BookTitle>Handbook of Meta-analysis in Ecology and Evolution</b:BookTitle>
    <b:Pages>3-13</b:Pages>
    <b:StateProvince>NJ</b:StateProvince>
    <b:RefOrder>9</b:RefOrder>
  </b:Source>
  <b:Source>
    <b:Tag>Bul12</b:Tag>
    <b:SourceType>Report</b:SourceType>
    <b:Guid>{D3FE50EB-1B41-4FCE-8139-DBCD94A9C787}</b:Guid>
    <b:Title>Using Lighting And Visual Information to Alter Driver Behavior</b:Title>
    <b:Year>2012</b:Year>
    <b:City>Albany, NY</b:City>
    <b:Publisher>New York State Department of Transportation</b:Publisher>
    <b:Author>
      <b:Author>
        <b:NameList>
          <b:Person>
            <b:Last>Bullough</b:Last>
            <b:First>J.D.</b:First>
          </b:Person>
          <b:Person>
            <b:Last>Skinner</b:Last>
            <b:First>N.P.</b:First>
          </b:Person>
          <b:Person>
            <b:Last>Brons</b:Last>
            <b:First>J.A.</b:First>
          </b:Person>
          <b:Person>
            <b:Last>Rea</b:Last>
            <b:First>M.S.</b:First>
          </b:Person>
        </b:NameList>
      </b:Author>
    </b:Author>
    <b:StandardNumber>C-06-36</b:StandardNumber>
    <b:RefOrder>50</b:RefOrder>
  </b:Source>
  <b:Source>
    <b:Tag>Bre06</b:Tag>
    <b:SourceType>JournalArticle</b:SourceType>
    <b:Guid>{551AE1CA-50FD-4D45-A03B-9AE67C286A22}</b:Guid>
    <b:Author>
      <b:Author>
        <b:NameList>
          <b:Person>
            <b:Last>Brewer</b:Last>
            <b:First>M.A.</b:First>
          </b:Person>
          <b:Person>
            <b:Last>Pestie</b:Last>
            <b:First>G.</b:First>
          </b:Person>
          <b:Person>
            <b:Last>Schneider</b:Last>
            <b:First>W.</b:First>
          </b:Person>
        </b:NameList>
      </b:Author>
    </b:Author>
    <b:Title>Improving compliance in work zone speed limits</b:Title>
    <b:JournalName>Transportation Research Record</b:JournalName>
    <b:Year>2006</b:Year>
    <b:Pages>67-76</b:Pages>
    <b:RefOrder>21</b:RefOrder>
  </b:Source>
  <b:Source>
    <b:Tag>Rob12</b:Tag>
    <b:SourceType>Report</b:SourceType>
    <b:Guid>{C9576C09-79A2-4FA8-8F69-B0A4F9F28A0D}</b:Guid>
    <b:Title>The vehicle speed impacts of dynamic horizontal curve warning sign on low-volume local roadways</b:Title>
    <b:Year>2012</b:Year>
    <b:Author>
      <b:Author>
        <b:NameList>
          <b:Person>
            <b:Last>Robinson</b:Last>
            <b:First>F.</b:First>
          </b:Person>
        </b:NameList>
      </b:Author>
    </b:Author>
    <b:Publisher>Minnesota Department of Transportation</b:Publisher>
    <b:City>St. Paul</b:City>
    <b:StandardNumber>CTS 12-12</b:StandardNumber>
    <b:RefOrder>65</b:RefOrder>
  </b:Source>
  <b:Source>
    <b:Tag>San12</b:Tag>
    <b:SourceType>JournalArticle</b:SourceType>
    <b:Guid>{E0197A1B-1855-4B2B-8BF7-0AE12B93A6D3}</b:Guid>
    <b:Title>Spatial effectiveness of speed feedback signs</b:Title>
    <b:Year>2012</b:Year>
    <b:Author>
      <b:Author>
        <b:NameList>
          <b:Person>
            <b:Last>Santiago-Chaparro</b:Last>
            <b:First>K.R.</b:First>
          </b:Person>
          <b:Person>
            <b:Last>Chitturi</b:Last>
            <b:First>M.</b:First>
          </b:Person>
          <b:Person>
            <b:Last>Bill</b:Last>
            <b:First>A.</b:First>
          </b:Person>
          <b:Person>
            <b:Last>Noyce</b:Last>
            <b:First>D.</b:First>
          </b:Person>
        </b:NameList>
      </b:Author>
    </b:Author>
    <b:JournalName>Transportation Research Record</b:JournalName>
    <b:Pages>8-15</b:Pages>
    <b:RefOrder>66</b:RefOrder>
  </b:Source>
  <b:Source>
    <b:Tag>Bow03</b:Tag>
    <b:SourceType>Report</b:SourceType>
    <b:Guid>{B0BBC801-8875-4D7F-B376-F0E649B8A4BC}</b:Guid>
    <b:Title>Efficacy of speed monitoring displays in increasing speed limit compliance in highway work zones (Masters's Thesis)</b:Title>
    <b:Year>2003</b:Year>
    <b:Author>
      <b:Author>
        <b:NameList>
          <b:Person>
            <b:Last>Bowie</b:Last>
            <b:First>J.M.</b:First>
          </b:Person>
        </b:NameList>
      </b:Author>
    </b:Author>
    <b:Publisher>Brigham Young University.</b:Publisher>
    <b:City>Salt Lake City</b:City>
    <b:RefOrder>20</b:RefOrder>
  </b:Source>
  <b:Source>
    <b:Tag>Fon</b:Tag>
    <b:SourceType>Report</b:SourceType>
    <b:Guid>{69A2B38E-509B-40CE-A741-9D5DA5D4BFA2}</b:Guid>
    <b:Author>
      <b:Author>
        <b:NameList>
          <b:Person>
            <b:Last>Fontaine</b:Last>
            <b:First>M.D.</b:First>
          </b:Person>
        </b:NameList>
      </b:Author>
    </b:Author>
    <b:Title>Innovative traffic control devices for improving safety at rural short-term maintenance work zones</b:Title>
    <b:Publisher>Texas Transportation Institute</b:Publisher>
    <b:City>College Station, TX</b:City>
    <b:Year>2008</b:Year>
    <b:RefOrder>23</b:RefOrder>
  </b:Source>
  <b:Source>
    <b:Tag>McC01</b:Tag>
    <b:SourceType>Report</b:SourceType>
    <b:Guid>{954A0FC1-CC05-406E-8938-84A91D3C165C}</b:Guid>
    <b:Author>
      <b:Author>
        <b:NameList>
          <b:Person>
            <b:Last>McCoy</b:Last>
            <b:First>P.T.</b:First>
          </b:Person>
          <b:Person>
            <b:Last>Pesti</b:Last>
            <b:First>G.</b:First>
          </b:Person>
        </b:NameList>
      </b:Author>
    </b:Author>
    <b:Title>Smart work zone technology evaluations: speed monitoring displays and condition-responsive, real-time travel information systems</b:Title>
    <b:Year>2001</b:Year>
    <b:Publisher>Mid-America Transportation Center, University of Nebraska-Lincoln</b:Publisher>
    <b:City>Lincoln</b:City>
    <b:RefOrder>28</b:RefOrder>
  </b:Source>
  <b:Source>
    <b:Tag>Mat07</b:Tag>
    <b:SourceType>JournalArticle</b:SourceType>
    <b:Guid>{018C8550-9894-4E60-8212-3A057343E120}</b:Guid>
    <b:Title>Development and evaluation of speed-activated sign to reduce speeds in work zones</b:Title>
    <b:Year>2007</b:Year>
    <b:Author>
      <b:Author>
        <b:NameList>
          <b:Person>
            <b:Last>Mattox</b:Last>
            <b:First>J.H.</b:First>
          </b:Person>
          <b:Person>
            <b:Last>Sarasua</b:Last>
            <b:First>W.A.</b:First>
          </b:Person>
          <b:Person>
            <b:Last>Ogle</b:Last>
            <b:First>J.H.</b:First>
          </b:Person>
          <b:Person>
            <b:Last>Eckenrode</b:Last>
            <b:First>R.T.</b:First>
          </b:Person>
          <b:Person>
            <b:Last>Dunning</b:Last>
            <b:First>A.</b:First>
          </b:Person>
        </b:NameList>
      </b:Author>
    </b:Author>
    <b:JournalName>Transportation Research Record</b:JournalName>
    <b:Pages>3-11</b:Pages>
    <b:RefOrder>27</b:RefOrder>
  </b:Source>
  <b:Source>
    <b:Tag>McC95</b:Tag>
    <b:SourceType>JournalArticle</b:SourceType>
    <b:Guid>{831EC238-7CFF-4D85-AC14-B1A01B5F70E9}</b:Guid>
    <b:Author>
      <b:Author>
        <b:NameList>
          <b:Person>
            <b:Last>McCoy</b:Last>
            <b:First>P.T.</b:First>
          </b:Person>
          <b:Person>
            <b:Last>Bonneson</b:Last>
            <b:First>J.A.</b:First>
          </b:Person>
          <b:Person>
            <b:Last>Kollbaum</b:Last>
            <b:First>J.A.</b:First>
          </b:Person>
        </b:NameList>
      </b:Author>
    </b:Author>
    <b:Title>Speed reduction effects of speed monitoring displays with radar in work zones on interstate highways</b:Title>
    <b:JournalName>Transportation Research Record</b:JournalName>
    <b:Year>1995</b:Year>
    <b:Pages>65-72</b:Pages>
    <b:RefOrder>29</b:RefOrder>
  </b:Source>
  <b:Source>
    <b:Tag>Med09</b:Tag>
    <b:SourceType>JournalArticle</b:SourceType>
    <b:Guid>{4857AEA1-D457-4F0B-8501-03187C33C16C}</b:Guid>
    <b:Author>
      <b:Author>
        <b:NameList>
          <b:Person>
            <b:Last>Medina</b:Last>
            <b:First>J.C.</b:First>
          </b:Person>
          <b:Person>
            <b:Last>Benekohal</b:Last>
            <b:First>R.F.</b:First>
          </b:Person>
          <b:Person>
            <b:Last>Hajbabaie</b:Last>
            <b:First>A.</b:First>
          </b:Person>
          <b:Person>
            <b:Last>Wang</b:Last>
            <b:First>M.H.</b:First>
          </b:Person>
          <b:Person>
            <b:Last>Chitturi</b:Last>
            <b:First>M.V.</b:First>
          </b:Person>
        </b:NameList>
      </b:Author>
    </b:Author>
    <b:Title>Downstream effects of speed photo-radar enforcement and other speed reduction treatments on work zones</b:Title>
    <b:JournalName>Transportation Research Record</b:JournalName>
    <b:Year>2009</b:Year>
    <b:Pages>24-33</b:Pages>
    <b:RefOrder>30</b:RefOrder>
  </b:Source>
  <b:Source>
    <b:Tag>Pes11</b:Tag>
    <b:SourceType>JournalArticle</b:SourceType>
    <b:Guid>{1CEBD7EC-879B-4E36-A4BB-98AFB30E3800}</b:Guid>
    <b:Author>
      <b:Author>
        <b:NameList>
          <b:Person>
            <b:Last>Pesti</b:Last>
            <b:First>G.</b:First>
          </b:Person>
          <b:Person>
            <b:Last>McCoy</b:Last>
            <b:First>P.</b:First>
          </b:Person>
        </b:NameList>
      </b:Author>
    </b:Author>
    <b:Title>Long-term effectiveness of speed monitoring displays in work zones on rural interstate highways</b:Title>
    <b:JournalName>Transportation Research Record</b:JournalName>
    <b:Year>2011</b:Year>
    <b:Pages>21-30</b:Pages>
    <b:RefOrder>32</b:RefOrder>
  </b:Source>
  <b:Source>
    <b:Tag>Red</b:Tag>
    <b:SourceType>Report</b:SourceType>
    <b:Guid>{2377A807-445C-498F-912C-805CFF24DDD5}</b:Guid>
    <b:Author>
      <b:Author>
        <b:NameList>
          <b:Person>
            <b:Last>Reddy</b:Last>
            <b:First>V.</b:First>
          </b:Person>
          <b:Person>
            <b:Last>Datta</b:Last>
            <b:First>T.</b:First>
          </b:Person>
          <b:Person>
            <b:Last>Savolainen</b:Last>
            <b:First>P.</b:First>
          </b:Person>
          <b:Person>
            <b:Last>Pinapaka</b:Last>
            <b:First>S.</b:First>
          </b:Person>
        </b:NameList>
      </b:Author>
    </b:Author>
    <b:Title>Evaluation of innovative safety treatments: A study of the effectiveness of motorist awareness systme in construction work zones</b:Title>
    <b:Year>2008</b:Year>
    <b:Publisher>Florida Department of Transportation</b:Publisher>
    <b:City>Tallahassee</b:City>
    <b:StandardNumber>40502-PL-007-001</b:StandardNumber>
    <b:RefOrder>33</b:RefOrder>
  </b:Source>
  <b:Source>
    <b:Tag>Sar06</b:Tag>
    <b:SourceType>Report</b:SourceType>
    <b:Guid>{258C1AFE-0DF8-4C28-86D5-9053330CC7FE}</b:Guid>
    <b:Author>
      <b:Author>
        <b:NameList>
          <b:Person>
            <b:Last>Sarasua</b:Last>
            <b:First>W.</b:First>
          </b:Person>
          <b:Person>
            <b:Last>Ogle</b:Last>
            <b:First>J.</b:First>
          </b:Person>
          <b:Person>
            <b:Last>Chowdhury</b:Last>
            <b:First>M.</b:First>
          </b:Person>
        </b:NameList>
      </b:Author>
    </b:Author>
    <b:Title>Better management of speed control in work zones</b:Title>
    <b:Year>2006</b:Year>
    <b:Publisher>South Carolina Department of Transportation</b:Publisher>
    <b:City>Columbia, SC</b:City>
    <b:RefOrder>35</b:RefOrder>
  </b:Source>
  <b:Source>
    <b:Tag>Haj11</b:Tag>
    <b:SourceType>JournalArticle</b:SourceType>
    <b:Guid>{239FA853-8B47-4C81-8652-4255635AB578}</b:Guid>
    <b:Title>Sustained and halo effects of various speed reduction treatments in highway work zones</b:Title>
    <b:Year>2011</b:Year>
    <b:Author>
      <b:Author>
        <b:NameList>
          <b:Person>
            <b:Last>Hajbabie</b:Last>
            <b:First>A.</b:First>
          </b:Person>
          <b:Person>
            <b:Last>Medina</b:Last>
            <b:First>J.C.</b:First>
          </b:Person>
          <b:Person>
            <b:Last>Wang</b:Last>
            <b:First>M.H.</b:First>
          </b:Person>
          <b:Person>
            <b:Last>Benekohal</b:Last>
            <b:First>R.</b:First>
            <b:Middle>F.</b:Middle>
          </b:Person>
          <b:Person>
            <b:Last>Chitturi</b:Last>
            <b:First>M.</b:First>
          </b:Person>
        </b:NameList>
      </b:Author>
    </b:Author>
    <b:JournalName>Transportation Research Record</b:JournalName>
    <b:Pages>118-128</b:Pages>
    <b:RefOrder>26</b:RefOrder>
  </b:Source>
  <b:Source>
    <b:Tag>Mey00</b:Tag>
    <b:SourceType>ConferenceProceedings</b:SourceType>
    <b:Guid>{8B625E4E-AEE8-4F07-8EDB-D831AED25151}</b:Guid>
    <b:Title>Evaluation of two strategies for improving safety in highway work zones</b:Title>
    <b:Year>2000</b:Year>
    <b:Pages>62-66</b:Pages>
    <b:Author>
      <b:Author>
        <b:NameList>
          <b:Person>
            <b:Last>Meyer</b:Last>
            <b:First>E.</b:First>
          </b:Person>
        </b:NameList>
      </b:Author>
    </b:Author>
    <b:ConferenceName>Mid-Continent Transportation Symposium 2000 Proceedings</b:ConferenceName>
    <b:City>Ames</b:City>
    <b:Publisher>Iowa State University</b:Publisher>
    <b:RefOrder>31</b:RefOrder>
  </b:Source>
  <b:Source>
    <b:Tag>Rob121</b:Tag>
    <b:SourceType>JournalArticle</b:SourceType>
    <b:Guid>{963DF117-6388-4D28-8F62-59598FB238DE}</b:Guid>
    <b:Title>Driver feedback on monetary penalty and its impact on work zone speed</b:Title>
    <b:Pages>27-34</b:Pages>
    <b:Year>2012</b:Year>
    <b:Author>
      <b:Author>
        <b:NameList>
          <b:Person>
            <b:Last>Roberts</b:Last>
            <b:First>C.A.</b:First>
          </b:Person>
          <b:Person>
            <b:Last>Smaglik</b:Last>
            <b:First>E.J.</b:First>
          </b:Person>
        </b:NameList>
      </b:Author>
    </b:Author>
    <b:JournalName>Transportation Research Record</b:JournalName>
    <b:RefOrder>34</b:RefOrder>
  </b:Source>
  <b:Source>
    <b:Tag>Ten09</b:Tag>
    <b:SourceType>JournalArticle</b:SourceType>
    <b:Guid>{852DC4D6-A841-4A6C-AADF-BE40ADC7D33E}</b:Guid>
    <b:Author>
      <b:Author>
        <b:NameList>
          <b:Person>
            <b:Last>Teng</b:Last>
            <b:First>H.</b:First>
          </b:Person>
          <b:Person>
            <b:Last>Xu</b:Last>
            <b:First>X.</b:First>
          </b:Person>
          <b:Person>
            <b:Last>Li</b:Last>
            <b:First>X.</b:First>
          </b:Person>
          <b:Person>
            <b:Last>Kwigizile</b:Last>
            <b:First>V.</b:First>
          </b:Person>
          <b:Person>
            <b:Last>Gibby</b:Last>
            <b:First>A.R.</b:First>
          </b:Person>
        </b:NameList>
      </b:Author>
    </b:Author>
    <b:Title>Evaluation of speed monitoring displays for work zones in Las Vegas, Nevada</b:Title>
    <b:JournalName>Transportation Research Record</b:JournalName>
    <b:Year>2009</b:Year>
    <b:Pages>45-56</b:Pages>
    <b:RefOrder>36</b:RefOrder>
  </b:Source>
  <b:Source>
    <b:Tag>Sai05</b:Tag>
    <b:SourceType>Report</b:SourceType>
    <b:Guid>{E7A0D174-3603-4D4D-8AB4-1DCAF0C9E0F1}</b:Guid>
    <b:Author>
      <b:Author>
        <b:NameList>
          <b:Person>
            <b:Last>Saito</b:Last>
            <b:First>M.S.</b:First>
          </b:Person>
          <b:Person>
            <b:Last>Ash</b:Last>
            <b:First>K.G.</b:First>
          </b:Person>
        </b:NameList>
      </b:Author>
    </b:Author>
    <b:Title>Evaluation of four recent traffic safety initiatives, Volume IV: Increasing speed limit compliance in reduced speed school ones</b:Title>
    <b:Year>2005</b:Year>
    <b:Publisher>Utah Department of Transportation Research Division</b:Publisher>
    <b:City>Salt Lake City, Utah</b:City>
    <b:RefOrder>40</b:RefOrder>
  </b:Source>
  <b:Source>
    <b:Tag>Jei12</b:Tag>
    <b:SourceType>Report</b:SourceType>
    <b:Guid>{0A0E390B-FBCC-4635-9C34-4DA2B85944A1}</b:Guid>
    <b:Author>
      <b:Author>
        <b:NameList>
          <b:Person>
            <b:Last>Jeihani</b:Last>
            <b:First>M.</b:First>
          </b:Person>
          <b:Person>
            <b:Last>Ardeshiri</b:Last>
            <b:First>A.</b:First>
          </b:Person>
          <b:Person>
            <b:Last>Naeeni</b:Last>
            <b:First>A.</b:First>
          </b:Person>
        </b:NameList>
      </b:Author>
    </b:Author>
    <b:Title>Evaluating the effectiveness of dynamic speed display signs</b:Title>
    <b:Year>2012</b:Year>
    <b:Publisher>Morgan State University National Transportation Center</b:Publisher>
    <b:City>Baltimore, MD</b:City>
    <b:RefOrder>37</b:RefOrder>
  </b:Source>
  <b:Source>
    <b:Tag>Ull05</b:Tag>
    <b:SourceType>JournalArticle</b:SourceType>
    <b:Guid>{6C9E0C1D-3BC4-42E5-A67D-89C2E777B668}</b:Guid>
    <b:Author>
      <b:Author>
        <b:NameList>
          <b:Person>
            <b:Last>Ullman</b:Last>
            <b:First>G.E.</b:First>
          </b:Person>
          <b:Person>
            <b:Last>Rose</b:Last>
            <b:First>E.R.</b:First>
          </b:Person>
        </b:NameList>
      </b:Author>
    </b:Author>
    <b:Title>Evaluation of dynamic speed display signs</b:Title>
    <b:Year>2005</b:Year>
    <b:JournalName>Transportation Research Record</b:JournalName>
    <b:Pages>92-97</b:Pages>
    <b:RefOrder>41</b:RefOrder>
  </b:Source>
  <b:Source>
    <b:Tag>Lee05</b:Tag>
    <b:SourceType>JournalArticle</b:SourceType>
    <b:Guid>{8F0B4559-8E88-4F50-81EF-26F0DC9DCDB4}</b:Guid>
    <b:Author>
      <b:Author>
        <b:NameList>
          <b:Person>
            <b:Last>Lee</b:Last>
            <b:First>C.</b:First>
          </b:Person>
          <b:Person>
            <b:Last>Lee</b:Last>
            <b:First>S.</b:First>
          </b:Person>
          <b:Person>
            <b:Last>Choi</b:Last>
            <b:First>B.</b:First>
          </b:Person>
          <b:Person>
            <b:Last>Oh</b:Last>
            <b:First>Y.</b:First>
          </b:Person>
        </b:NameList>
      </b:Author>
    </b:Author>
    <b:Title>Effectiveness of speed-monitoring displays in speed reduction in school zones</b:Title>
    <b:JournalName>Transportation Research Record</b:JournalName>
    <b:Year>2005</b:Year>
    <b:Pages>27-35</b:Pages>
    <b:RefOrder>38</b:RefOrder>
  </b:Source>
  <b:Source>
    <b:Tag>OBr12</b:Tag>
    <b:SourceType>JournalArticle</b:SourceType>
    <b:Guid>{29B760C9-D0C7-4E60-95AA-6AED110F78D3}</b:Guid>
    <b:Author>
      <b:Author>
        <b:NameList>
          <b:Person>
            <b:Last>O'Brien</b:Last>
            <b:First>S.</b:First>
          </b:Person>
          <b:Person>
            <b:Last>Simpson</b:Last>
            <b:First>C.</b:First>
          </b:Person>
        </b:NameList>
      </b:Author>
    </b:Author>
    <b:Title>Use of "Your Speed" changeable message signs in school zones: Experience from North Carolina Safe Routes to School Program</b:Title>
    <b:JournalName>Transportation Research Record</b:JournalName>
    <b:Year>2012</b:Year>
    <b:RefOrder>39</b:RefOrder>
  </b:Source>
  <b:Source>
    <b:Tag>Cru09</b:Tag>
    <b:SourceType>JournalArticle</b:SourceType>
    <b:Guid>{736425F9-6EFC-4F4C-8E1A-8E002CEA9F3A}</b:Guid>
    <b:Author>
      <b:Author>
        <b:NameList>
          <b:Person>
            <b:Last>Cruzado</b:Last>
            <b:First>I.</b:First>
          </b:Person>
          <b:Person>
            <b:Last>Donnell</b:Last>
            <b:First>E.T.</b:First>
          </b:Person>
        </b:NameList>
      </b:Author>
    </b:Author>
    <b:Title>Evaluating effectiveness of dynamic speed display signs in transition ones of two-lane, rural highways in Pennsylvania</b:Title>
    <b:JournalName>Transportation Research Record</b:JournalName>
    <b:Year>2009</b:Year>
    <b:Pages>1-8</b:Pages>
    <b:RefOrder>42</b:RefOrder>
  </b:Source>
  <b:Source>
    <b:Tag>Hal15</b:Tag>
    <b:SourceType>ConferenceProceedings</b:SourceType>
    <b:Guid>{EAFB8CB8-DC78-4850-8CC2-5E5EB3566351}</b:Guid>
    <b:Title>Use of DSFS as a Speed Transition Zone Countermeasures in Small, Rural Communities</b:Title>
    <b:Year>2015</b:Year>
    <b:Pages>1448-1454</b:Pages>
    <b:Author>
      <b:Author>
        <b:NameList>
          <b:Person>
            <b:Last>Hallmark</b:Last>
            <b:First>S.L.</b:First>
          </b:Person>
          <b:Person>
            <b:Last>Hawkins</b:Last>
            <b:First>H.,</b:First>
            <b:Middle>Knickerbocker, S.</b:Middle>
          </b:Person>
        </b:NameList>
      </b:Author>
    </b:Author>
    <b:ConferenceName>2015 IEEE 18th International Conference on Intelligent Transportation Systems</b:ConferenceName>
    <b:City>Canary Islands, Spain</b:City>
    <b:Publisher>IEEE Computer Society</b:Publisher>
    <b:RefOrder>44</b:RefOrder>
  </b:Source>
  <b:Source>
    <b:Tag>Hal151</b:Tag>
    <b:SourceType>Report</b:SourceType>
    <b:Guid>{81208126-2F4B-498D-9882-F46C04EC3BB7}</b:Guid>
    <b:Title>Evaluation of dynamic speed feedback signs on curves: A national demonstration project</b:Title>
    <b:Year>2015</b:Year>
    <b:City>McClean, VA</b:City>
    <b:Publisher>Office of Infrastructure Research and Development, Federal Highway Administration</b:Publisher>
    <b:Author>
      <b:Author>
        <b:NameList>
          <b:Person>
            <b:Last>Hallmark</b:Last>
            <b:First>S.L.</b:First>
          </b:Person>
          <b:Person>
            <b:Last>Hawkins</b:Last>
            <b:First>N.</b:First>
          </b:Person>
          <b:Person>
            <b:Last>Smadi</b:Last>
            <b:First>O.</b:First>
          </b:Person>
        </b:NameList>
      </b:Author>
    </b:Author>
    <b:StandardNumber>FHWA-HRT-14-020</b:StandardNumber>
    <b:RefOrder>52</b:RefOrder>
  </b:Source>
  <b:Source>
    <b:Tag>Hal07</b:Tag>
    <b:SourceType>Report</b:SourceType>
    <b:Guid>{F57EC25B-942E-4AA6-B581-041FB97E20AA}</b:Guid>
    <b:Author>
      <b:Author>
        <b:NameList>
          <b:Person>
            <b:Last>Hallmark</b:Last>
            <b:First>S.</b:First>
          </b:Person>
          <b:Person>
            <b:Last>Peterson</b:Last>
            <b:First>E.</b:First>
          </b:Person>
          <b:Person>
            <b:Last>Fitzsimmons</b:Last>
            <b:First>E.</b:First>
          </b:Person>
          <b:Person>
            <b:Last>Hawkins</b:Last>
            <b:First>N.</b:First>
          </b:Person>
          <b:Person>
            <b:Last>Resler</b:Last>
            <b:First>J.</b:First>
          </b:Person>
          <b:Person>
            <b:Last>Welch</b:Last>
            <b:First>T.</b:First>
          </b:Person>
        </b:NameList>
      </b:Author>
    </b:Author>
    <b:Title>Evaluationn of gateway and low-cost traffic-calming treatments for major routes in small, rural communities</b:Title>
    <b:Year>2007</b:Year>
    <b:Publisher>Center for Transportation Research and Education, Iowa State University</b:Publisher>
    <b:City>Ames</b:City>
    <b:RefOrder>43</b:RefOrder>
  </b:Source>
  <b:Source>
    <b:Tag>Kam02</b:Tag>
    <b:SourceType>Report</b:SourceType>
    <b:Guid>{735F5F84-D3C2-4226-8644-167A13AB3EEF}</b:Guid>
    <b:Author>
      <b:Author>
        <b:NameList>
          <b:Person>
            <b:Last>Kamyab</b:Last>
            <b:First>A.</b:First>
          </b:Person>
          <b:Person>
            <b:Last>Andrle</b:Last>
            <b:First>S.</b:First>
          </b:Person>
          <b:Person>
            <b:Last>Kroeger</b:Last>
            <b:First>D.</b:First>
          </b:Person>
        </b:NameList>
      </b:Author>
    </b:Author>
    <b:Title>Methods to reduce traffic speed in high pedestrian areas</b:Title>
    <b:Year>2002</b:Year>
    <b:Publisher>Minnesota Department of Transportation</b:Publisher>
    <b:City>St. Paul</b:City>
    <b:RefOrder>46</b:RefOrder>
  </b:Source>
  <b:Source>
    <b:Tag>Sch</b:Tag>
    <b:SourceType>Report</b:SourceType>
    <b:Guid>{7EBD5C9F-5822-4744-BAA3-DED8FF81769C}</b:Guid>
    <b:Author>
      <b:Author>
        <b:NameList>
          <b:Person>
            <b:Last>Schoenecker</b:Last>
            <b:First>T.</b:First>
          </b:Person>
          <b:Person>
            <b:Last>Sandberg</b:Last>
            <b:First>W.</b:First>
          </b:Person>
          <b:Person>
            <b:Last>Sebastian</b:Last>
            <b:First>K.</b:First>
          </b:Person>
          <b:Person>
            <b:Last>Soler</b:Last>
            <b:First>P.E.</b:First>
          </b:Person>
        </b:NameList>
      </b:Author>
    </b:Author>
    <b:Title>Long-term effectiveness of dynamic speed monitoring display (DSMD) signs for speed management at speed limit transitions</b:Title>
    <b:RefOrder>47</b:RefOrder>
  </b:Source>
  <b:Source>
    <b:Tag>Wil15</b:Tag>
    <b:SourceType>JournalArticle</b:SourceType>
    <b:Guid>{8A60A353-94E3-48DB-9D4E-4398233BA4F3}</b:Guid>
    <b:Author>
      <b:Author>
        <b:NameList>
          <b:Person>
            <b:Last>Williamson</b:Last>
            <b:First>M.R.</b:First>
          </b:Person>
          <b:Person>
            <b:Last>Fries</b:Last>
            <b:First>R.</b:First>
          </b:Person>
        </b:NameList>
      </b:Author>
    </b:Author>
    <b:Title>Effectiveness of radar speed signs in a university environment</b:Title>
    <b:Year>2015</b:Year>
    <b:JournalName>ite Journal</b:JournalName>
    <b:Pages>44-48</b:Pages>
    <b:RefOrder>48</b:RefOrder>
  </b:Source>
  <b:Source>
    <b:Tag>Ber061</b:Tag>
    <b:SourceType>Report</b:SourceType>
    <b:Guid>{63AAA95B-6DEA-430C-A64C-C48E5E0C08B5}</b:Guid>
    <b:Title>Field evaluation of Myrtle Creek advanced curve warning system</b:Title>
    <b:Year>2006</b:Year>
    <b:Author>
      <b:Author>
        <b:NameList>
          <b:Person>
            <b:Last>Bertini</b:Last>
            <b:First>R.L.</b:First>
          </b:Person>
          <b:Person>
            <b:Last>Monsere</b:Last>
            <b:First>C.M.</b:First>
          </b:Person>
          <b:Person>
            <b:Last>Nolan</b:Last>
            <b:First>C.</b:First>
          </b:Person>
          <b:Person>
            <b:Last>Bosa</b:Last>
            <b:First>P.</b:First>
          </b:Person>
          <b:Person>
            <b:Last>Abou El-Seoud</b:Last>
            <b:First>T.</b:First>
          </b:Person>
        </b:NameList>
      </b:Author>
    </b:Author>
    <b:Publisher>Federal Highway Administration</b:Publisher>
    <b:City>Washington, DC</b:City>
    <b:RefOrder>49</b:RefOrder>
  </b:Source>
  <b:Source>
    <b:Tag>Dra03</b:Tag>
    <b:SourceType>Report</b:SourceType>
    <b:Guid>{CE3DCF93-2C62-43AC-85F1-B9A1118B2DB9}</b:Guid>
    <b:Author>
      <b:Author>
        <b:NameList>
          <b:Person>
            <b:Last>Drakopoulos</b:Last>
            <b:First>A.</b:First>
          </b:Person>
          <b:Person>
            <b:Last>Uprety</b:Last>
            <b:First>S.</b:First>
          </b:Person>
        </b:NameList>
      </b:Author>
    </b:Author>
    <b:Title>I-43 speed warning sign evaluation</b:Title>
    <b:Year>2003</b:Year>
    <b:Publisher>Marquette University</b:Publisher>
    <b:City>Milwaukee, Wisconsin</b:City>
    <b:RefOrder>51</b:RefOrder>
  </b:Source>
  <b:Source>
    <b:Tag>Kna12</b:Tag>
    <b:SourceType>Report</b:SourceType>
    <b:Guid>{4A74BFCC-882A-40BF-912F-1A9D3690F186}</b:Guid>
    <b:Author>
      <b:Author>
        <b:NameList>
          <b:Person>
            <b:Last>Knapp</b:Last>
            <b:First>K.K.</b:First>
          </b:Person>
          <b:Person>
            <b:Last>Robinson</b:Last>
            <b:First>F.</b:First>
          </b:Person>
        </b:NameList>
      </b:Author>
    </b:Author>
    <b:Title>The vehicle speed impacts of a dynamic horizontal curve warning sign on low-volume local roadways</b:Title>
    <b:Year>2012</b:Year>
    <b:Publisher>Minnesota Department of Transportation</b:Publisher>
    <b:City>St. Paul</b:City>
    <b:RefOrder>53</b:RefOrder>
  </b:Source>
  <b:Source>
    <b:Tag>Tri001</b:Tag>
    <b:SourceType>Report</b:SourceType>
    <b:Guid>{8B43E4A6-4F9B-43FE-A6D3-1BB0EE985B26}</b:Guid>
    <b:Author>
      <b:Author>
        <b:NameList>
          <b:Person>
            <b:Last>Tribbett</b:Last>
            <b:First>L.</b:First>
          </b:Person>
          <b:Person>
            <b:Last>McGowen</b:Last>
            <b:First>P.</b:First>
          </b:Person>
          <b:Person>
            <b:Last>Mounce</b:Last>
            <b:First>J.</b:First>
          </b:Person>
        </b:NameList>
      </b:Author>
    </b:Author>
    <b:Title>An evaluation of dynamic curve warning systems in the Sacremento River Canyon</b:Title>
    <b:Year>2000</b:Year>
    <b:Publisher>Western Transportation Institute</b:Publisher>
    <b:City>Bozeman, MT</b:City>
    <b:RefOrder>64</b:RefOrder>
  </b:Source>
  <b:Source>
    <b:Tag>Wes03</b:Tag>
    <b:SourceType>Report</b:SourceType>
    <b:Guid>{047F9284-14AF-4D4F-9FA9-F39A9F8D4477}</b:Guid>
    <b:Author>
      <b:Author>
        <b:Corporate>Western Transportation Institute</b:Corporate>
      </b:Author>
    </b:Author>
    <b:Title>Greater Yellowstone Rural ITS Project: Work Order II-2C Dynamic Warning VMS Evaluation of Wyoming Site</b:Title>
    <b:Year>2003</b:Year>
    <b:Publisher>Western Transportation Institute</b:Publisher>
    <b:City>Bozeman, MT</b:City>
    <b:RefOrder>54</b:RefOrder>
  </b:Source>
  <b:Source>
    <b:Tag>Cha04</b:Tag>
    <b:SourceType>ConferenceProceedings</b:SourceType>
    <b:Guid>{B29F2ACE-AEA4-4E21-9863-B44032FAF667}</b:Guid>
    <b:Title>Radar speed signs on neighborhood streets: An effective traffic calming device?</b:Title>
    <b:Year>2004</b:Year>
    <b:City>Lake Buena Vista, FL</b:City>
    <b:Author>
      <b:Author>
        <b:NameList>
          <b:Person>
            <b:Last>Chang</b:Last>
            <b:First>K.</b:First>
          </b:Person>
          <b:Person>
            <b:Last>Nolan</b:Last>
            <b:First>M.</b:First>
          </b:Person>
          <b:Person>
            <b:Last>Nihan</b:Last>
            <b:First>N.</b:First>
          </b:Person>
        </b:NameList>
      </b:Author>
    </b:Author>
    <b:ConferenceName>2004 ITE Annual Meetingn</b:ConferenceName>
    <b:RefOrder>55</b:RefOrder>
  </b:Source>
  <b:Source>
    <b:Tag>Cit14</b:Tag>
    <b:SourceType>Report</b:SourceType>
    <b:Guid>{19D5B777-EA30-4D58-9C23-0A920EF4E7BD}</b:Guid>
    <b:Title>Recent accomplishments: Traffic safety improvements at Logan and Eastman</b:Title>
    <b:Year>2014</b:Year>
    <b:City>Englewood, CO</b:City>
    <b:Publisher>Author</b:Publisher>
    <b:Author>
      <b:Author>
        <b:Corporate>City of Englewood, CO</b:Corporate>
      </b:Author>
    </b:Author>
    <b:YearAccessed>2017</b:YearAccessed>
    <b:MonthAccessed>January</b:MonthAccessed>
    <b:DayAccessed>3</b:DayAccessed>
    <b:URL>http://www.englewoodgov.org/inside-city-hall/boards-and-commissions/transportation-advisory-committee/recent-accomplishments</b:URL>
    <b:RefOrder>56</b:RefOrder>
  </b:Source>
  <b:Source>
    <b:Tag>Cit09</b:Tag>
    <b:SourceType>Report</b:SourceType>
    <b:Guid>{023EAB3B-D91C-4F5D-A985-0C25D1EC18B3}</b:Guid>
    <b:Author>
      <b:Author>
        <b:Corporate>City of Bellevue Transportation Department</b:Corporate>
      </b:Author>
    </b:Author>
    <b:Title>Stationary radar sign program 2009 report</b:Title>
    <b:Year>2009</b:Year>
    <b:Publisher>Author</b:Publisher>
    <b:City>Bellevue, WA</b:City>
    <b:RefOrder>67</b:RefOrder>
  </b:Source>
  <b:Source>
    <b:Tag>Fon01</b:Tag>
    <b:SourceType>JournalArticle</b:SourceType>
    <b:Guid>{524364A7-C3D4-4CBE-A07D-0C53B1554E8D}</b:Guid>
    <b:Title>Evaluation of speed displays and rumble strips in rural-maintenance work zones</b:Title>
    <b:Year>2001</b:Year>
    <b:Author>
      <b:Author>
        <b:NameList>
          <b:Person>
            <b:Last>Fontaine</b:Last>
            <b:First>M.D.</b:First>
          </b:Person>
          <b:Person>
            <b:Last>Carlson</b:Last>
            <b:First>P.J.</b:First>
          </b:Person>
        </b:NameList>
      </b:Author>
    </b:Author>
    <b:JournalName>Transportation Research Record</b:JournalName>
    <b:Pages>27-38</b:Pages>
    <b:Volume>1745</b:Volume>
    <b:RefOrder>22</b:RefOrder>
  </b:Source>
  <b:Source>
    <b:Tag>Nat141</b:Tag>
    <b:SourceType>Report</b:SourceType>
    <b:Guid>{130D5B53-DD82-4B46-A48A-9FE187C14122}</b:Guid>
    <b:Author>
      <b:Author>
        <b:Corporate>National Highway Traffic Safety Administration</b:Corporate>
      </b:Author>
    </b:Author>
    <b:Title>Traffic safety facts 2012 data: Speeding</b:Title>
    <b:Year>2014</b:Year>
    <b:Publisher>Author</b:Publisher>
    <b:City>Washington, D.C.</b:City>
    <b:StandardNumber>DOT HS 812 021</b:StandardNumber>
    <b:RefOrder>68</b:RefOrder>
  </b:Source>
  <b:Source>
    <b:Tag>Klo97</b:Tag>
    <b:SourceType>Report</b:SourceType>
    <b:Guid>{63973AA2-8C6D-4AE8-886A-0A0B7F39A79B}</b:Guid>
    <b:Author>
      <b:Author>
        <b:NameList>
          <b:Person>
            <b:Last>Kloeden</b:Last>
            <b:First>C.N.</b:First>
          </b:Person>
          <b:Person>
            <b:Last>McLean</b:Last>
            <b:First>A.J.</b:First>
          </b:Person>
          <b:Person>
            <b:Last>Moore</b:Last>
            <b:First>V.M.</b:First>
          </b:Person>
          <b:Person>
            <b:Last>Ponte</b:Last>
            <b:First>G.</b:First>
          </b:Person>
        </b:NameList>
      </b:Author>
    </b:Author>
    <b:Title>Traveling speed and the risk of crash involvement</b:Title>
    <b:Year>1997</b:Year>
    <b:Publisher>NHMRC Road Accident Research Unit, The University of Adelaide</b:Publisher>
    <b:City>Adelaide, Australia</b:City>
    <b:RefOrder>10</b:RefOrder>
  </b:Source>
  <b:Source>
    <b:Tag>Hal131</b:Tag>
    <b:SourceType>Report</b:SourceType>
    <b:Guid>{CA08CD2F-4173-4BC6-91F9-7467EDD7EEA9}</b:Guid>
    <b:Author>
      <b:Author>
        <b:NameList>
          <b:Person>
            <b:Last>Hallmark</b:Last>
            <b:First>S.</b:First>
          </b:Person>
          <b:Person>
            <b:Last>Knickerbocker</b:Last>
            <b:First>S.</b:First>
          </b:Person>
          <b:Person>
            <b:Last>Hawkins</b:Last>
            <b:First>N.R.</b:First>
          </b:Person>
        </b:NameList>
      </b:Author>
    </b:Author>
    <b:Title>Evaluation of Low Cost Traffic Calming for Rural Communities -- Phase II [Updated]</b:Title>
    <b:Year>2013</b:Year>
    <b:Publisher>Institute for Transportation, Iowa State University</b:Publisher>
    <b:City>Ames</b:City>
    <b:RefOrder>45</b:RefOrder>
  </b:Source>
  <b:Source>
    <b:Tag>Gla76</b:Tag>
    <b:SourceType>ArticleInAPeriodical</b:SourceType>
    <b:Guid>{9E8139B0-B95A-4DE7-9EEE-1225A5224A71}</b:Guid>
    <b:Title>Primary, secondary, and meta-analysis of research</b:Title>
    <b:Year>1976</b:Year>
    <b:Author>
      <b:Author>
        <b:NameList>
          <b:Person>
            <b:Last>Glass</b:Last>
            <b:First>G.V.</b:First>
          </b:Person>
        </b:NameList>
      </b:Author>
    </b:Author>
    <b:PeriodicalTitle>Educational Researcher</b:PeriodicalTitle>
    <b:Pages>3-8</b:Pages>
    <b:Volume>5</b:Volume>
    <b:Issue>10</b:Issue>
    <b:RefOrder>57</b:RefOrder>
  </b:Source>
  <b:Source>
    <b:Tag>HCv02</b:Tag>
    <b:SourceType>ArticleInAPeriodical</b:SourceType>
    <b:Guid>{784FDEAD-CDC4-4AF3-9E1F-D8FFFEDFB669}</b:Guid>
    <b:Author>
      <b:Author>
        <b:NameList>
          <b:Person>
            <b:Last>van Houwelingen</b:Last>
            <b:First>H.C.</b:First>
          </b:Person>
          <b:Person>
            <b:Last>Arends</b:Last>
            <b:First>L.R.</b:First>
          </b:Person>
          <b:Person>
            <b:Last>Stijnen</b:Last>
            <b:First>T.</b:First>
          </b:Person>
        </b:NameList>
      </b:Author>
    </b:Author>
    <b:Title>Advanced methods in meta-analysis: Multivariate approach and meta-regression</b:Title>
    <b:PeriodicalTitle>Statistics in Medicine</b:PeriodicalTitle>
    <b:Year>2002</b:Year>
    <b:Pages>589-624</b:Pages>
    <b:Volume>21</b:Volume>
    <b:Issue>4</b:Issue>
    <b:RefOrder>58</b:RefOrder>
  </b:Source>
  <b:Source>
    <b:Tag>Rau09</b:Tag>
    <b:SourceType>BookSection</b:SourceType>
    <b:Guid>{05F059DD-2678-4C3C-BC70-3683821C36EC}</b:Guid>
    <b:Title>Analyzing effect sizes: Random effects models</b:Title>
    <b:Year>2009</b:Year>
    <b:Pages>295-315</b:Pages>
    <b:Author>
      <b:Author>
        <b:NameList>
          <b:Person>
            <b:Last>Raudenbush</b:Last>
            <b:First>S.W.</b:First>
          </b:Person>
        </b:NameList>
      </b:Author>
      <b:BookAuthor>
        <b:NameList>
          <b:Person>
            <b:Last>Cooper</b:Last>
            <b:First>H.</b:First>
          </b:Person>
          <b:Person>
            <b:Last>Hedges</b:Last>
            <b:First>L.V.</b:First>
          </b:Person>
          <b:Person>
            <b:Last>Valentine</b:Last>
            <b:First>J.C.</b:First>
          </b:Person>
        </b:NameList>
      </b:BookAuthor>
    </b:Author>
    <b:BookTitle>The Handbook of Research Synthesis and Meta-analysis</b:BookTitle>
    <b:City>New York</b:City>
    <b:Publisher>Russell Sage Foundation</b:Publisher>
    <b:RefOrder>59</b:RefOrder>
  </b:Source>
  <b:Source>
    <b:Tag>Hed98</b:Tag>
    <b:SourceType>JournalArticle</b:SourceType>
    <b:Guid>{23443061-D9DE-4878-8ADC-42A825058E11}</b:Guid>
    <b:Title>Fixed- and random-effects models in meta-analysis</b:Title>
    <b:Year>1998</b:Year>
    <b:Pages>486-504</b:Pages>
    <b:Author>
      <b:Author>
        <b:NameList>
          <b:Person>
            <b:Last>Hedges</b:Last>
            <b:First>L.V.</b:First>
          </b:Person>
          <b:Person>
            <b:Last>Vevea</b:Last>
            <b:First>J.L.</b:First>
          </b:Person>
        </b:NameList>
      </b:Author>
    </b:Author>
    <b:JournalName>Psychological Methods</b:JournalName>
    <b:Volume>3</b:Volume>
    <b:RefOrder>60</b:RefOrder>
  </b:Source>
  <b:Source>
    <b:Tag>Vie10</b:Tag>
    <b:SourceType>JournalArticle</b:SourceType>
    <b:Guid>{78C1C1C8-533C-4EC4-A961-96410D74FC0C}</b:Guid>
    <b:Title>Conducting meta-analyses in R with the metafor package</b:Title>
    <b:Year>2010</b:Year>
    <b:Pages>1-48</b:Pages>
    <b:Author>
      <b:Author>
        <b:NameList>
          <b:Person>
            <b:Last>Viechtbauer</b:Last>
            <b:First>W.</b:First>
          </b:Person>
        </b:NameList>
      </b:Author>
    </b:Author>
    <b:JournalName>Journal of Statistical Software</b:JournalName>
    <b:Volume>36</b:Volume>
    <b:Issue>3</b:Issue>
    <b:URL>http://www.jstatsoft.org/v36/i03/</b:URL>
    <b:RefOrder>61</b:RefOrder>
  </b:Source>
  <b:Source>
    <b:Tag>RCo16</b:Tag>
    <b:SourceType>ElectronicSource</b:SourceType>
    <b:Guid>{C8768B16-5F4D-4AF5-9E4D-321046698436}</b:Guid>
    <b:Author>
      <b:Author>
        <b:Corporate>R Core Team</b:Corporate>
      </b:Author>
    </b:Author>
    <b:Title>R: A language and environment for statistical computing</b:Title>
    <b:Year>2016</b:Year>
    <b:City>Vienna</b:City>
    <b:CountryRegion>Austria</b:CountryRegion>
    <b:URL>https://www.R-project.org/</b:URL>
    <b:RefOrder>62</b:RefOrder>
  </b:Source>
  <b:Source>
    <b:Tag>Bat15</b:Tag>
    <b:SourceType>JournalArticle</b:SourceType>
    <b:Guid>{0EA8090B-70BB-422A-88F5-F1AB9DA437FD}</b:Guid>
    <b:Author>
      <b:Author>
        <b:NameList>
          <b:Person>
            <b:Last>Bates</b:Last>
            <b:First>D.</b:First>
          </b:Person>
          <b:Person>
            <b:Last>Maechler</b:Last>
            <b:First>M.</b:First>
          </b:Person>
          <b:Person>
            <b:Last>Bolker</b:Last>
            <b:First>B.</b:First>
          </b:Person>
          <b:Person>
            <b:Last>Walker</b:Last>
            <b:First>S.</b:First>
          </b:Person>
        </b:NameList>
      </b:Author>
    </b:Author>
    <b:Title>Fitting Linear Mixed-Effects Models Using lme4</b:Title>
    <b:JournalName>Journal of Statistical Software</b:JournalName>
    <b:Year>2015</b:Year>
    <b:Pages>1-48</b:Pages>
    <b:Volume>67</b:Volume>
    <b:Issue>1</b:Issue>
    <b:DOI>10.18637/jss.v067.i01</b:DOI>
    <b:RefOrder>63</b:RefOrder>
  </b:Source>
</b:Sources>
</file>

<file path=customXml/itemProps1.xml><?xml version="1.0" encoding="utf-8"?>
<ds:datastoreItem xmlns:ds="http://schemas.openxmlformats.org/officeDocument/2006/customXml" ds:itemID="{FB7C12F2-FDE4-5D40-AF7D-D432C63D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71</Pages>
  <Words>25869</Words>
  <Characters>147457</Characters>
  <Application>Microsoft Macintosh Word</Application>
  <DocSecurity>0</DocSecurity>
  <Lines>1228</Lines>
  <Paragraphs>345</Paragraphs>
  <ScaleCrop>false</ScaleCrop>
  <HeadingPairs>
    <vt:vector size="2" baseType="variant">
      <vt:variant>
        <vt:lpstr>Title</vt:lpstr>
      </vt:variant>
      <vt:variant>
        <vt:i4>1</vt:i4>
      </vt:variant>
    </vt:vector>
  </HeadingPairs>
  <TitlesOfParts>
    <vt:vector size="1" baseType="lpstr">
      <vt:lpstr/>
    </vt:vector>
  </TitlesOfParts>
  <Company>USDOT-Volpe Center</Company>
  <LinksUpToDate>false</LinksUpToDate>
  <CharactersWithSpaces>172981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Fisher, Donald (VOLPE)</dc:creator>
  <cp:lastModifiedBy>Dan Flynn</cp:lastModifiedBy>
  <cp:revision>10</cp:revision>
  <dcterms:created xsi:type="dcterms:W3CDTF">2017-05-03T13:02:00Z</dcterms:created>
  <dcterms:modified xsi:type="dcterms:W3CDTF">2017-05-03T13:49:00Z</dcterms:modified>
</cp:coreProperties>
</file>